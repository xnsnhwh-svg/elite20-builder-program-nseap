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6C102">
      <w:pPr>
        <w:pStyle w:val="149"/>
        <w:spacing w:before="1000" w:after="720"/>
      </w:pPr>
      <w:r>
        <w:t>P</w:t>
      </w:r>
      <w:r>
        <w:rPr>
          <w:rFonts w:hint="eastAsia"/>
          <w:lang w:eastAsia="zh-CN"/>
        </w:rPr>
        <w:t>2807.6</w:t>
      </w:r>
      <w:r>
        <w:t>™/D</w:t>
      </w:r>
      <w:r>
        <w:fldChar w:fldCharType="begin"/>
      </w:r>
      <w:r>
        <w:instrText xml:space="preserve"> DOCVARIABLE varDraftNumber \* MERGEFORMAT </w:instrText>
      </w:r>
      <w:r>
        <w:fldChar w:fldCharType="separate"/>
      </w:r>
      <w:r>
        <w:t>1.</w:t>
      </w:r>
      <w:r>
        <w:fldChar w:fldCharType="end"/>
      </w:r>
      <w:r>
        <w:rPr>
          <w:rFonts w:hint="eastAsia"/>
          <w:lang w:eastAsia="zh-CN"/>
        </w:rPr>
        <w:t>0</w:t>
      </w:r>
      <w:r>
        <w:br w:type="textWrapping"/>
      </w:r>
      <w:r>
        <w:rPr>
          <w:rFonts w:hint="eastAsia"/>
        </w:rPr>
        <w:t xml:space="preserve">IEEE Guide for </w:t>
      </w:r>
      <w:ins w:id="17" w:author="Catherine Berger" w:date="2026-04-27T15:19:00Z">
        <w:r>
          <w:rPr/>
          <w:t xml:space="preserve">the </w:t>
        </w:r>
      </w:ins>
      <w:r>
        <w:rPr>
          <w:rFonts w:hint="eastAsia"/>
        </w:rPr>
        <w:t>Architectural Framework and Application of Educational Knowledge Graph</w:t>
      </w:r>
    </w:p>
    <w:p w14:paraId="2F0715F0">
      <w:pPr>
        <w:pStyle w:val="204"/>
      </w:pPr>
      <w:r>
        <w:t>Developed by the</w:t>
      </w:r>
    </w:p>
    <w:p w14:paraId="3DE1521C">
      <w:pPr>
        <w:pStyle w:val="204"/>
      </w:pPr>
    </w:p>
    <w:p w14:paraId="0817BF50">
      <w:pPr>
        <w:pStyle w:val="205"/>
      </w:pPr>
      <w:r>
        <w:fldChar w:fldCharType="begin"/>
      </w:r>
      <w:r>
        <w:instrText xml:space="preserve"> DOCVARIABLE "varCommittee"  \* MERGEFORMAT </w:instrText>
      </w:r>
      <w:r>
        <w:fldChar w:fldCharType="separate"/>
      </w:r>
      <w:r>
        <w:t>Knowledge Engineering Standards Committee</w:t>
      </w:r>
      <w:r>
        <w:fldChar w:fldCharType="end"/>
      </w:r>
    </w:p>
    <w:p w14:paraId="121309F3">
      <w:pPr>
        <w:pStyle w:val="204"/>
      </w:pPr>
      <w:r>
        <w:t>of the</w:t>
      </w:r>
    </w:p>
    <w:p w14:paraId="7F71775B">
      <w:pPr>
        <w:pStyle w:val="205"/>
        <w:outlineLvl w:val="0"/>
      </w:pPr>
      <w:bookmarkStart w:id="0" w:name="_Toc201854482"/>
      <w:bookmarkStart w:id="1" w:name="_Toc7216"/>
      <w:bookmarkStart w:id="2" w:name="_Toc14847"/>
      <w:bookmarkStart w:id="3" w:name="_Toc978003129"/>
      <w:bookmarkStart w:id="4" w:name="_Toc17659"/>
      <w:bookmarkStart w:id="5" w:name="_Toc12257"/>
      <w:r>
        <w:t xml:space="preserve">IEEE </w:t>
      </w:r>
      <w:r>
        <w:fldChar w:fldCharType="begin"/>
      </w:r>
      <w:r>
        <w:instrText xml:space="preserve"> DOCVARIABLE  "varSociety"  \* MERGEFORMAT </w:instrText>
      </w:r>
      <w:r>
        <w:fldChar w:fldCharType="separate"/>
      </w:r>
      <w:r>
        <w:t>Computer Society</w:t>
      </w:r>
      <w:bookmarkEnd w:id="0"/>
      <w:r>
        <w:fldChar w:fldCharType="end"/>
      </w:r>
      <w:bookmarkEnd w:id="1"/>
      <w:bookmarkEnd w:id="2"/>
      <w:bookmarkEnd w:id="3"/>
      <w:bookmarkEnd w:id="4"/>
      <w:bookmarkEnd w:id="5"/>
    </w:p>
    <w:p w14:paraId="3EFCD439">
      <w:pPr>
        <w:pStyle w:val="204"/>
      </w:pPr>
    </w:p>
    <w:p w14:paraId="0466536C">
      <w:pPr>
        <w:pStyle w:val="204"/>
      </w:pPr>
    </w:p>
    <w:p w14:paraId="649AF900">
      <w:pPr>
        <w:pStyle w:val="204"/>
      </w:pPr>
      <w:r>
        <w:t xml:space="preserve">Approved </w:t>
      </w:r>
      <w:r>
        <w:fldChar w:fldCharType="begin"/>
      </w:r>
      <w:r>
        <w:instrText xml:space="preserve"> DOCVARIABLE  "varApprovedDate" \* MERGEFORMAT </w:instrText>
      </w:r>
      <w:r>
        <w:fldChar w:fldCharType="separate"/>
      </w:r>
      <w:r>
        <w:t>&lt;Date Approved&gt;</w:t>
      </w:r>
      <w:r>
        <w:fldChar w:fldCharType="end"/>
      </w:r>
    </w:p>
    <w:p w14:paraId="284F59A1">
      <w:pPr>
        <w:pStyle w:val="204"/>
      </w:pPr>
    </w:p>
    <w:p w14:paraId="072E4D28">
      <w:pPr>
        <w:pStyle w:val="205"/>
        <w:outlineLvl w:val="0"/>
      </w:pPr>
      <w:bookmarkStart w:id="6" w:name="_Toc7869"/>
      <w:bookmarkStart w:id="7" w:name="_Toc201854483"/>
      <w:bookmarkStart w:id="8" w:name="_Toc458754965"/>
      <w:bookmarkStart w:id="9" w:name="_Toc8743"/>
      <w:bookmarkStart w:id="10" w:name="_Toc9709"/>
      <w:bookmarkStart w:id="11" w:name="_Toc9752"/>
      <w:r>
        <w:t>IEEE SA Standards Board</w:t>
      </w:r>
      <w:bookmarkEnd w:id="6"/>
      <w:bookmarkEnd w:id="7"/>
      <w:bookmarkEnd w:id="8"/>
      <w:bookmarkEnd w:id="9"/>
      <w:bookmarkEnd w:id="10"/>
      <w:bookmarkEnd w:id="11"/>
    </w:p>
    <w:p w14:paraId="1652BEF1">
      <w:pPr>
        <w:pStyle w:val="217"/>
      </w:pPr>
    </w:p>
    <w:p w14:paraId="7F73DAFF">
      <w:pPr>
        <w:pStyle w:val="182"/>
      </w:pPr>
      <w:bookmarkStart w:id="12" w:name="CRSect"/>
      <w:r>
        <w:t xml:space="preserve">Copyright © </w:t>
      </w:r>
      <w:r>
        <w:fldChar w:fldCharType="begin"/>
      </w:r>
      <w:r>
        <w:instrText xml:space="preserve"> DOCVARIABLE varCRYear \* MERGEFORMAT </w:instrText>
      </w:r>
      <w:r>
        <w:fldChar w:fldCharType="separate"/>
      </w:r>
      <w:r>
        <w:t>202</w:t>
      </w:r>
      <w:r>
        <w:fldChar w:fldCharType="end"/>
      </w:r>
      <w:r>
        <w:rPr>
          <w:rFonts w:hint="eastAsia"/>
          <w:lang w:eastAsia="zh-CN"/>
        </w:rPr>
        <w:t>6</w:t>
      </w:r>
      <w:r>
        <w:t xml:space="preserve"> by The Institute of Electrical and Electronics Engineers, Inc.</w:t>
      </w:r>
    </w:p>
    <w:p w14:paraId="1AA5525D">
      <w:pPr>
        <w:pStyle w:val="182"/>
      </w:pPr>
      <w:r>
        <w:t>Three Park Avenue</w:t>
      </w:r>
    </w:p>
    <w:p w14:paraId="535578A6">
      <w:pPr>
        <w:pStyle w:val="182"/>
      </w:pPr>
      <w:r>
        <w:t>New York, New York 10016-5997, USA</w:t>
      </w:r>
    </w:p>
    <w:p w14:paraId="1102615B">
      <w:pPr>
        <w:pStyle w:val="152"/>
      </w:pPr>
      <w:r>
        <w:t>All rights reserved.</w:t>
      </w:r>
    </w:p>
    <w:p w14:paraId="235DACDD">
      <w:pPr>
        <w:pStyle w:val="152"/>
      </w:pPr>
      <w:r>
        <w:t>This document is an unapproved draft of a proposed IEEE Standard. As such, this document is subject to change. USE AT YOUR OWN RISK! IEEE copyright statements SHALL NOT BE REMOVED from draft or approved IEEE standards, or modified in any way. Because this is an unapproved draft, this document must not be utilized for any conformance/compliance purposes. Permission is hereby granted for officers from each IEEE Standards Working Group or Committee to reproduce the draft document developed by that Working Group for purposes of international standardization consideration.  IEEE Standards Department must be informed of the submission for consideration prior to any reproduction for international standardization consideration (</w:t>
      </w:r>
      <w:r>
        <w:fldChar w:fldCharType="begin"/>
      </w:r>
      <w:r>
        <w:instrText xml:space="preserve"> HYPERLINK "mailto:stds-ipr@ieee.org" </w:instrText>
      </w:r>
      <w:r>
        <w:fldChar w:fldCharType="separate"/>
      </w:r>
      <w:r>
        <w:rPr>
          <w:rStyle w:val="102"/>
          <w:color w:val="auto"/>
        </w:rPr>
        <w:t>stds-ipr@ieee.org</w:t>
      </w:r>
      <w:r>
        <w:rPr>
          <w:rStyle w:val="102"/>
          <w:color w:val="auto"/>
        </w:rPr>
        <w:fldChar w:fldCharType="end"/>
      </w:r>
      <w:r>
        <w:t>). Prior to adoption of this document, in whole or in part, by another standards development organization, permission must first be obtained from the IEEE Standards Department (</w:t>
      </w:r>
      <w:r>
        <w:fldChar w:fldCharType="begin"/>
      </w:r>
      <w:r>
        <w:instrText xml:space="preserve"> HYPERLINK "mailto:stds-ipr@ieee.org" </w:instrText>
      </w:r>
      <w:r>
        <w:fldChar w:fldCharType="separate"/>
      </w:r>
      <w:r>
        <w:rPr>
          <w:rStyle w:val="102"/>
          <w:color w:val="auto"/>
        </w:rPr>
        <w:t>stds-ipr@ieee.org</w:t>
      </w:r>
      <w:r>
        <w:rPr>
          <w:rStyle w:val="102"/>
          <w:color w:val="auto"/>
        </w:rPr>
        <w:fldChar w:fldCharType="end"/>
      </w:r>
      <w:r>
        <w:t>). When requesting permission, IEEE Standards Department will require a copy of the standard development organization's document highlighting the use of IEEE content. Other entities seeking permission to reproduce this document, in whole or in part, must also obtain permission from the IEEE Standards Department.</w:t>
      </w:r>
    </w:p>
    <w:p w14:paraId="5BBD54BA">
      <w:pPr>
        <w:pStyle w:val="182"/>
      </w:pPr>
      <w:r>
        <w:t>IEEE Standards Department</w:t>
      </w:r>
    </w:p>
    <w:p w14:paraId="0968577D">
      <w:pPr>
        <w:pStyle w:val="182"/>
      </w:pPr>
      <w:r>
        <w:t>445 Hoes Lane</w:t>
      </w:r>
    </w:p>
    <w:p w14:paraId="02F109D1">
      <w:pPr>
        <w:pStyle w:val="182"/>
        <w:rPr>
          <w:rFonts w:eastAsia="等线"/>
          <w:sz w:val="24"/>
          <w:lang w:eastAsia="zh-CN"/>
        </w:rPr>
      </w:pPr>
      <w:r>
        <w:t>Piscataway, NJ 08854, USA</w:t>
      </w:r>
      <w:bookmarkEnd w:id="12"/>
      <w:bookmarkStart w:id="13" w:name="_Hlk118293138"/>
    </w:p>
    <w:p w14:paraId="74123B43">
      <w:pPr>
        <w:pStyle w:val="206"/>
        <w:rPr>
          <w:rFonts w:eastAsia="等线"/>
          <w:color w:val="auto"/>
          <w:sz w:val="24"/>
          <w:lang w:eastAsia="zh-CN"/>
        </w:rPr>
      </w:pPr>
    </w:p>
    <w:p w14:paraId="7A787D36">
      <w:pPr>
        <w:pStyle w:val="206"/>
        <w:rPr>
          <w:rFonts w:eastAsia="等线"/>
          <w:color w:val="auto"/>
          <w:sz w:val="24"/>
          <w:lang w:eastAsia="zh-CN"/>
        </w:rPr>
      </w:pPr>
    </w:p>
    <w:p w14:paraId="7B688BE8">
      <w:pPr>
        <w:pStyle w:val="206"/>
        <w:rPr>
          <w:rFonts w:eastAsia="等线"/>
          <w:color w:val="auto"/>
          <w:lang w:eastAsia="zh-CN"/>
        </w:rPr>
        <w:sectPr>
          <w:headerReference r:id="rId7" w:type="first"/>
          <w:headerReference r:id="rId6" w:type="default"/>
          <w:footerReference r:id="rId8" w:type="default"/>
          <w:footerReference r:id="rId9" w:type="even"/>
          <w:pgSz w:w="12240" w:h="15840"/>
          <w:pgMar w:top="1440" w:right="1800" w:bottom="1440" w:left="1800" w:header="720" w:footer="720" w:gutter="0"/>
          <w:lnNumType w:countBy="1"/>
          <w:cols w:space="720" w:num="1"/>
          <w:docGrid w:linePitch="360" w:charSpace="0"/>
        </w:sectPr>
      </w:pPr>
    </w:p>
    <w:bookmarkEnd w:id="13"/>
    <w:p w14:paraId="74CC36E5">
      <w:pPr>
        <w:jc w:val="both"/>
        <w:rPr>
          <w:rFonts w:ascii="Arial" w:hAnsi="Arial" w:eastAsia="Times New Roman"/>
          <w:sz w:val="20"/>
        </w:rPr>
      </w:pPr>
      <w:r>
        <w:rPr>
          <w:rFonts w:ascii="Arial" w:hAnsi="Arial" w:eastAsia="Times New Roman"/>
          <w:b/>
          <w:sz w:val="20"/>
        </w:rPr>
        <w:t>Abstract:</w:t>
      </w:r>
      <w:r>
        <w:rPr>
          <w:rFonts w:ascii="Arial" w:hAnsi="Arial" w:eastAsia="Times New Roman"/>
          <w:sz w:val="20"/>
        </w:rPr>
        <w:t xml:space="preserve"> </w:t>
      </w:r>
      <w:r>
        <w:rPr>
          <w:rFonts w:hint="eastAsia" w:ascii="Arial" w:hAnsi="Arial" w:eastAsia="Times New Roman"/>
          <w:sz w:val="20"/>
        </w:rPr>
        <w:t xml:space="preserve">This </w:t>
      </w:r>
      <w:r>
        <w:rPr>
          <w:rFonts w:hint="eastAsia" w:ascii="Arial" w:hAnsi="Arial"/>
          <w:sz w:val="20"/>
          <w:lang w:eastAsia="zh-CN"/>
        </w:rPr>
        <w:t>guide</w:t>
      </w:r>
      <w:r>
        <w:rPr>
          <w:rFonts w:hint="eastAsia" w:ascii="Arial" w:hAnsi="Arial" w:eastAsia="Times New Roman"/>
          <w:sz w:val="20"/>
        </w:rPr>
        <w:t xml:space="preserve"> defines a comprehensive framework for representing, integrating, and utilizing knowledge graphs in the domain of education. It covers the core ontology, data specifications, implementation guidelines, use cases, and best practices for constructing, maintaining, and leveraging educational knowledge graphs (</w:t>
      </w:r>
      <w:r>
        <w:rPr>
          <w:rFonts w:hint="eastAsia" w:ascii="Arial" w:hAnsi="Arial"/>
          <w:sz w:val="20"/>
          <w:lang w:eastAsia="zh-CN"/>
        </w:rPr>
        <w:t>EDUKG</w:t>
      </w:r>
      <w:r>
        <w:rPr>
          <w:rFonts w:hint="eastAsia" w:ascii="Arial" w:hAnsi="Arial" w:eastAsia="Times New Roman"/>
          <w:sz w:val="20"/>
        </w:rPr>
        <w:t xml:space="preserve">s) across various educational levels and contexts. The </w:t>
      </w:r>
      <w:r>
        <w:rPr>
          <w:rFonts w:hint="eastAsia" w:ascii="Arial" w:hAnsi="Arial"/>
          <w:sz w:val="20"/>
          <w:lang w:eastAsia="zh-CN"/>
        </w:rPr>
        <w:t>guide</w:t>
      </w:r>
      <w:r>
        <w:rPr>
          <w:rFonts w:hint="eastAsia" w:ascii="Arial" w:hAnsi="Arial" w:eastAsia="Times New Roman"/>
          <w:sz w:val="20"/>
        </w:rPr>
        <w:t xml:space="preserve"> introduces a common vocabulary and data model for representing educational knowledge in a structured, machine-readable format, facilitating interoperability and reusability across different systems and platforms. It supports the development of intelligent and personalized educational applications, such as recommendation systems, question-answering engines, and adaptive learning platforms. Furthermore, the </w:t>
      </w:r>
      <w:r>
        <w:rPr>
          <w:rFonts w:hint="eastAsia" w:ascii="Arial" w:hAnsi="Arial"/>
          <w:sz w:val="20"/>
          <w:lang w:eastAsia="zh-CN"/>
        </w:rPr>
        <w:t>guide</w:t>
      </w:r>
      <w:r>
        <w:rPr>
          <w:rFonts w:hint="eastAsia" w:ascii="Arial" w:hAnsi="Arial" w:eastAsia="Times New Roman"/>
          <w:sz w:val="20"/>
        </w:rPr>
        <w:t xml:space="preserve"> provides guidance on integrating </w:t>
      </w:r>
      <w:r>
        <w:rPr>
          <w:rFonts w:hint="eastAsia" w:ascii="Arial" w:hAnsi="Arial"/>
          <w:sz w:val="20"/>
          <w:lang w:eastAsia="zh-CN"/>
        </w:rPr>
        <w:t>EDUKG</w:t>
      </w:r>
      <w:r>
        <w:rPr>
          <w:rFonts w:hint="eastAsia" w:ascii="Arial" w:hAnsi="Arial" w:eastAsia="Times New Roman"/>
          <w:sz w:val="20"/>
        </w:rPr>
        <w:t xml:space="preserve">s with large language models (LLMs) and graph-based retrieval augmented generation (Graph-RAG) techniques, enabling advanced natural language processing and knowledge retrieval capabilities in educational applications. By leveraging semantic web technologies, graph databases, and AI/ML techniques, this </w:t>
      </w:r>
      <w:r>
        <w:rPr>
          <w:rFonts w:hint="eastAsia" w:ascii="Arial" w:hAnsi="Arial"/>
          <w:sz w:val="20"/>
          <w:lang w:eastAsia="zh-CN"/>
        </w:rPr>
        <w:t>guide</w:t>
      </w:r>
      <w:r>
        <w:rPr>
          <w:rFonts w:hint="eastAsia" w:ascii="Arial" w:hAnsi="Arial" w:eastAsia="Times New Roman"/>
          <w:sz w:val="20"/>
        </w:rPr>
        <w:t xml:space="preserve"> aims to enhance personalized learning, intelligent tutoring, curriculum design, and educational analytics, ultimately transforming the landscape of educational technology.</w:t>
      </w:r>
    </w:p>
    <w:p w14:paraId="5962D385">
      <w:pPr>
        <w:jc w:val="both"/>
        <w:rPr>
          <w:rFonts w:ascii="Arial" w:hAnsi="Arial" w:eastAsia="Times New Roman"/>
          <w:sz w:val="20"/>
        </w:rPr>
      </w:pPr>
    </w:p>
    <w:p w14:paraId="3F59778C">
      <w:pPr>
        <w:pStyle w:val="154"/>
        <w:rPr>
          <w:lang w:eastAsia="zh-CN"/>
        </w:rPr>
      </w:pPr>
      <w:r>
        <w:rPr>
          <w:rFonts w:eastAsia="Times New Roman"/>
          <w:b/>
        </w:rPr>
        <w:t>Keywords:</w:t>
      </w:r>
      <w:r>
        <w:rPr>
          <w:rFonts w:eastAsia="Times New Roman"/>
        </w:rPr>
        <w:t xml:space="preserve"> </w:t>
      </w:r>
      <w:r>
        <w:rPr>
          <w:rFonts w:hint="eastAsia" w:eastAsia="Times New Roman"/>
        </w:rPr>
        <w:t>Educational Knowledge Graph; Semantic Web; Ontology; Knowledge Representation; Graph Database; Learning Analytics; Adaptive Learning; Personalized Education; Intelligent Tutoring Systems; Large Language Models; Graph-based Retrieval Augmented Generation; Graph-RAG; Curriculum Design; Educational Data Mining; Interoperability; E-learning; Artificial Intelligence in Education; Learning Object Metadata; Competency Framework; Learning Management System; Ethics in AI; Data Security</w:t>
      </w:r>
    </w:p>
    <w:p w14:paraId="664C14B7">
      <w:pPr>
        <w:jc w:val="both"/>
        <w:rPr>
          <w:rFonts w:ascii="Arial" w:hAnsi="Arial" w:eastAsia="Times New Roman"/>
          <w:sz w:val="20"/>
        </w:rPr>
      </w:pPr>
    </w:p>
    <w:p w14:paraId="0FC3AF0A">
      <w:pPr>
        <w:spacing w:after="240"/>
        <w:jc w:val="both"/>
        <w:rPr>
          <w:rFonts w:eastAsia="Times New Roman"/>
          <w:sz w:val="20"/>
        </w:rPr>
      </w:pPr>
    </w:p>
    <w:p w14:paraId="611EBE17">
      <w:pPr>
        <w:rPr>
          <w:rFonts w:eastAsia="Times New Roman"/>
          <w:color w:val="FFFFFF"/>
          <w:sz w:val="20"/>
        </w:rPr>
        <w:sectPr>
          <w:pgSz w:w="12240" w:h="15840"/>
          <w:pgMar w:top="1440" w:right="1800" w:bottom="1440" w:left="1800" w:header="720" w:footer="720" w:gutter="0"/>
          <w:lnNumType w:countBy="1"/>
          <w:cols w:space="720" w:num="1"/>
          <w:docGrid w:linePitch="360" w:charSpace="0"/>
        </w:sectPr>
      </w:pPr>
      <w:r>
        <w:rPr>
          <w:rFonts w:eastAsia="Times New Roman"/>
          <w:color w:val="FFFFFF"/>
          <w:sz w:val="20"/>
          <w:vertAlign w:val="superscript"/>
        </w:rPr>
        <w:footnoteReference w:id="0" w:customMarkFollows="1"/>
        <w:sym w:font="Symbol" w:char="F0B7"/>
      </w:r>
    </w:p>
    <w:p w14:paraId="736F5FAE">
      <w:pPr>
        <w:keepNext/>
        <w:keepLines/>
        <w:suppressAutoHyphens/>
        <w:spacing w:after="240"/>
        <w:jc w:val="both"/>
        <w:rPr>
          <w:rFonts w:ascii="Arial" w:hAnsi="Arial" w:eastAsia="Times New Roman"/>
          <w:b/>
          <w:color w:val="000000"/>
        </w:rPr>
      </w:pPr>
      <w:r>
        <w:rPr>
          <w:rFonts w:ascii="Arial" w:hAnsi="Arial" w:eastAsia="Times New Roman"/>
          <w:b/>
          <w:color w:val="000000"/>
        </w:rPr>
        <w:t>Important Notices and Disclaimers Concerning IEEE Standards Documents</w:t>
      </w:r>
    </w:p>
    <w:p w14:paraId="12B6828F">
      <w:pPr>
        <w:spacing w:after="240"/>
        <w:jc w:val="both"/>
        <w:rPr>
          <w:rFonts w:eastAsia="Times New Roman"/>
          <w:color w:val="000000"/>
          <w:sz w:val="20"/>
        </w:rPr>
      </w:pPr>
      <w:r>
        <w:rPr>
          <w:rFonts w:eastAsia="Times New Roman"/>
          <w:sz w:val="20"/>
        </w:rPr>
        <w:t>IEEE Standards documents are made available for use subject to important notices and legal disclaimers. These notices and disclaimers, or a reference to this page (</w:t>
      </w:r>
      <w:r>
        <w:fldChar w:fldCharType="begin"/>
      </w:r>
      <w:r>
        <w:instrText xml:space="preserve"> HYPERLINK "https://standards.ieee.org/ipr/disclaimers.html" </w:instrText>
      </w:r>
      <w:r>
        <w:fldChar w:fldCharType="separate"/>
      </w:r>
      <w:r>
        <w:rPr>
          <w:rFonts w:eastAsia="Times New Roman"/>
          <w:color w:val="0000FF"/>
          <w:sz w:val="20"/>
          <w:u w:val="single"/>
        </w:rPr>
        <w:t>https://standards.ieee.org/ipr/disclaimers.html</w:t>
      </w:r>
      <w:r>
        <w:rPr>
          <w:rFonts w:eastAsia="Times New Roman"/>
          <w:color w:val="0000FF"/>
          <w:sz w:val="20"/>
          <w:u w:val="single"/>
        </w:rPr>
        <w:fldChar w:fldCharType="end"/>
      </w:r>
      <w:r>
        <w:rPr>
          <w:rFonts w:eastAsia="Times New Roman"/>
          <w:sz w:val="20"/>
        </w:rPr>
        <w:t>), appear in all IEEE standards and may be found under the heading “Important Notices and Disclaimers Concerning IEEE Standards Documents.”</w:t>
      </w:r>
    </w:p>
    <w:p w14:paraId="7EBB7499">
      <w:pPr>
        <w:keepNext/>
        <w:keepLines/>
        <w:suppressAutoHyphens/>
        <w:autoSpaceDE w:val="0"/>
        <w:autoSpaceDN w:val="0"/>
        <w:adjustRightInd w:val="0"/>
        <w:spacing w:before="360" w:after="240"/>
        <w:outlineLvl w:val="1"/>
        <w:rPr>
          <w:rFonts w:ascii="Arial" w:hAnsi="Arial" w:eastAsia="Times New Roman"/>
          <w:b/>
          <w:sz w:val="22"/>
          <w:szCs w:val="24"/>
        </w:rPr>
      </w:pPr>
      <w:bookmarkStart w:id="14" w:name="_Toc7315"/>
      <w:bookmarkStart w:id="15" w:name="_Toc8136"/>
      <w:bookmarkStart w:id="16" w:name="_Toc14439"/>
      <w:bookmarkStart w:id="17" w:name="_Toc5613"/>
      <w:r>
        <w:rPr>
          <w:rFonts w:ascii="Arial" w:hAnsi="Arial" w:eastAsia="Times New Roman"/>
          <w:b/>
          <w:sz w:val="22"/>
          <w:szCs w:val="24"/>
        </w:rPr>
        <w:t>Notice and Disclaimer of Liability Concerning the Use of IEEE Standards Documents</w:t>
      </w:r>
      <w:bookmarkEnd w:id="14"/>
      <w:bookmarkEnd w:id="15"/>
      <w:bookmarkEnd w:id="16"/>
      <w:bookmarkEnd w:id="17"/>
    </w:p>
    <w:p w14:paraId="78750AD0">
      <w:pPr>
        <w:spacing w:after="240"/>
        <w:jc w:val="both"/>
        <w:rPr>
          <w:rFonts w:eastAsia="Times New Roman"/>
          <w:sz w:val="20"/>
        </w:rPr>
      </w:pPr>
      <w:r>
        <w:rPr>
          <w:rFonts w:eastAsia="Times New Roman"/>
          <w:sz w:val="20"/>
        </w:rPr>
        <w:t>IEEE Standards documents are developed within IEEE Societies and subcommittees of IEEE Standards Association (IEEE SA) Board of Governors. IEEE develops its standards through an accredited consensus development process, which brings together volunteers representing varied viewpoints and interests to achieve the final product. IEEE standards are documents developed by volunteers with scientific, academic, and industry-based expertise in technical working groups. Volunteers involved in technical working groups are not necessarily members of IEEE or IEEE SA and participate without compensation from IEEE. While IEEE administers the process and establishes rules to promote fairness in the consensus development process, IEEE does not independently evaluate, test, or verify the accuracy of any of the information or the soundness of any judgments contained in its standards.</w:t>
      </w:r>
    </w:p>
    <w:p w14:paraId="3D2CC9DE">
      <w:pPr>
        <w:spacing w:after="240"/>
        <w:jc w:val="both"/>
        <w:rPr>
          <w:rFonts w:eastAsia="Times New Roman"/>
          <w:sz w:val="20"/>
        </w:rPr>
      </w:pPr>
      <w:r>
        <w:rPr>
          <w:rFonts w:eastAsia="Times New Roman"/>
          <w:sz w:val="20"/>
        </w:rPr>
        <w:t>IEEE makes no warranties or representations concerning its standards, and expressly disclaims all warranties, express or implied, concerning all standards, including but not limited to the warranties of merchantability, fitness for a particular purpose and non-infringement IEEE Standards documents do not guarantee safety, security, health, or environmental protection, or compliance with law, or guarantee against interference with or from other devices or networks. In addition, IEEE does not warrant or represent that the use of the material contained in its standards is free from patent infringement. IEEE Standards documents are supplied “AS IS” and “WITH ALL FAULTS.”</w:t>
      </w:r>
    </w:p>
    <w:p w14:paraId="7A4930AC">
      <w:pPr>
        <w:spacing w:after="240"/>
        <w:jc w:val="both"/>
        <w:rPr>
          <w:rFonts w:eastAsia="Times New Roman"/>
          <w:sz w:val="20"/>
        </w:rPr>
      </w:pPr>
      <w:r>
        <w:rPr>
          <w:rFonts w:eastAsia="Times New Roman"/>
          <w:sz w:val="20"/>
        </w:rPr>
        <w:t xml:space="preserve">Use of an IEEE standard is wholly voluntary. The existence of an IEEE standard does not imply that 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 </w:t>
      </w:r>
    </w:p>
    <w:p w14:paraId="64DD2D52">
      <w:pPr>
        <w:autoSpaceDE w:val="0"/>
        <w:autoSpaceDN w:val="0"/>
        <w:adjustRightInd w:val="0"/>
        <w:spacing w:after="240"/>
        <w:jc w:val="both"/>
        <w:rPr>
          <w:rFonts w:eastAsia="Times New Roman"/>
          <w:sz w:val="20"/>
          <w:szCs w:val="24"/>
        </w:rPr>
      </w:pPr>
      <w:r>
        <w:rPr>
          <w:rFonts w:eastAsia="Times New Roman"/>
          <w:sz w:val="20"/>
          <w:szCs w:val="24"/>
        </w:rPr>
        <w:t>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their own independent judgment in the exercise of reasonable care in any given circumstances or, as appropriate, seek the advice of a competent professional in determining the appropriateness of a given IEEE standard.</w:t>
      </w:r>
    </w:p>
    <w:p w14:paraId="14207FEE">
      <w:pPr>
        <w:autoSpaceDE w:val="0"/>
        <w:autoSpaceDN w:val="0"/>
        <w:adjustRightInd w:val="0"/>
        <w:spacing w:after="240"/>
        <w:jc w:val="both"/>
        <w:rPr>
          <w:rFonts w:eastAsia="Times New Roman"/>
          <w:sz w:val="20"/>
          <w:szCs w:val="24"/>
        </w:rPr>
      </w:pPr>
      <w:r>
        <w:rPr>
          <w:rFonts w:eastAsia="Times New Roman"/>
          <w:sz w:val="20"/>
          <w:szCs w:val="24"/>
        </w:rPr>
        <w:t>IN NO EVENT SHALL IEEE BE LIABLE FOR ANY DIRECT, INDIRECT, INCIDENTAL, SPECIAL, EXEMPLARY, OR CONSEQUENTIAL DAMAGES (INCLUDING, BUT NOT LIMITED TO: THE NEED TO PROCURE SUBSTITUTE GOODS OR SERVICES; LOSS OF USE, DATA, OR PROFITS; OR BUSINESS INTERRUPTION) HOWEVER CAUSED AND ON ANY THEORY OF LIABILITY, WHETHER IN CONTRACT, STRICT LIABILITY, OR TORT (INCLUDING NEGLIGENCE OR OTHERWISE) ARISING IN ANY WAY OUT OF THE PUBLICATION, USE OF, OR RELIANCE UPON ANY STANDARD, EVEN IF ADVISED OF THE POSSIBILITY OF SUCH DAMAGE AND REGARDLESS OF WHETHER SUCH DAMAGE WAS FORESEEABLE.</w:t>
      </w:r>
    </w:p>
    <w:p w14:paraId="3DD87878">
      <w:pPr>
        <w:keepNext/>
        <w:keepLines/>
        <w:suppressAutoHyphens/>
        <w:autoSpaceDE w:val="0"/>
        <w:autoSpaceDN w:val="0"/>
        <w:adjustRightInd w:val="0"/>
        <w:spacing w:before="360" w:after="240"/>
        <w:outlineLvl w:val="1"/>
        <w:rPr>
          <w:rFonts w:ascii="Arial" w:hAnsi="Arial" w:eastAsia="Times New Roman"/>
          <w:b/>
          <w:sz w:val="22"/>
          <w:szCs w:val="24"/>
        </w:rPr>
      </w:pPr>
      <w:bookmarkStart w:id="18" w:name="_Toc10231"/>
      <w:bookmarkStart w:id="19" w:name="_Toc14060"/>
      <w:bookmarkStart w:id="20" w:name="_Toc8368"/>
      <w:bookmarkStart w:id="21" w:name="_Toc12975"/>
      <w:r>
        <w:rPr>
          <w:rFonts w:ascii="Arial" w:hAnsi="Arial" w:eastAsia="Times New Roman"/>
          <w:b/>
          <w:sz w:val="22"/>
          <w:szCs w:val="24"/>
        </w:rPr>
        <w:t>Translations</w:t>
      </w:r>
      <w:bookmarkEnd w:id="18"/>
      <w:bookmarkEnd w:id="19"/>
      <w:bookmarkEnd w:id="20"/>
      <w:bookmarkEnd w:id="21"/>
    </w:p>
    <w:p w14:paraId="34927779">
      <w:pPr>
        <w:autoSpaceDE w:val="0"/>
        <w:autoSpaceDN w:val="0"/>
        <w:adjustRightInd w:val="0"/>
        <w:spacing w:after="240"/>
        <w:jc w:val="both"/>
        <w:rPr>
          <w:rFonts w:eastAsia="Times New Roman"/>
          <w:sz w:val="20"/>
          <w:szCs w:val="24"/>
        </w:rPr>
      </w:pPr>
      <w:r>
        <w:rPr>
          <w:rFonts w:eastAsia="Times New Roman"/>
          <w:sz w:val="20"/>
          <w:szCs w:val="24"/>
        </w:rPr>
        <w:t>The IEEE consensus balloting process involves the review of documents in English. In the event that an IEEE standard is translated, the English language version published by IEEE is the guiding document.</w:t>
      </w:r>
    </w:p>
    <w:p w14:paraId="71FE3BAA">
      <w:pPr>
        <w:pStyle w:val="230"/>
        <w:autoSpaceDE w:val="0"/>
        <w:autoSpaceDN w:val="0"/>
        <w:adjustRightInd w:val="0"/>
        <w:outlineLvl w:val="0"/>
        <w:rPr>
          <w:szCs w:val="24"/>
        </w:rPr>
      </w:pPr>
      <w:bookmarkStart w:id="22" w:name="_Toc28326"/>
      <w:bookmarkStart w:id="23" w:name="_Toc20788"/>
      <w:bookmarkStart w:id="24" w:name="_Toc201854486"/>
      <w:bookmarkStart w:id="25" w:name="_Toc295056074"/>
      <w:bookmarkStart w:id="26" w:name="_Toc22872"/>
      <w:bookmarkStart w:id="27" w:name="_Toc32427"/>
      <w:r>
        <w:rPr>
          <w:szCs w:val="24"/>
        </w:rPr>
        <w:t>Use by artificial intelligence systems</w:t>
      </w:r>
      <w:bookmarkEnd w:id="22"/>
      <w:bookmarkEnd w:id="23"/>
      <w:bookmarkEnd w:id="24"/>
      <w:bookmarkEnd w:id="25"/>
      <w:bookmarkEnd w:id="26"/>
      <w:bookmarkEnd w:id="27"/>
    </w:p>
    <w:p w14:paraId="4143D960">
      <w:pPr>
        <w:pStyle w:val="4"/>
        <w:autoSpaceDE w:val="0"/>
        <w:autoSpaceDN w:val="0"/>
        <w:adjustRightInd w:val="0"/>
        <w:rPr>
          <w:szCs w:val="24"/>
        </w:rPr>
      </w:pPr>
      <w:r>
        <w:rPr>
          <w:szCs w:val="24"/>
        </w:rPr>
        <w:t>In no event shall material in any IEEE Standards documents be used for the purpose of creating, training, enhancing, developing, maintaining, or contributing to any artificial intelligence systems without the express, written consent of IEEE SA in advance. “Artificial intelligence” refers to any software, application, or other system that uses artificial intelligence, machine learning, or similar technologies, to analyze, train, process, or generate content. Requests for consent can be submitted using the Contact Us form.</w:t>
      </w:r>
    </w:p>
    <w:p w14:paraId="62F71203">
      <w:pPr>
        <w:pStyle w:val="230"/>
        <w:autoSpaceDE w:val="0"/>
        <w:autoSpaceDN w:val="0"/>
        <w:adjustRightInd w:val="0"/>
        <w:outlineLvl w:val="0"/>
        <w:rPr>
          <w:szCs w:val="24"/>
        </w:rPr>
      </w:pPr>
      <w:bookmarkStart w:id="28" w:name="_Toc201854487"/>
      <w:bookmarkStart w:id="29" w:name="_Toc16446"/>
      <w:bookmarkStart w:id="30" w:name="_Toc15410"/>
      <w:bookmarkStart w:id="31" w:name="_Toc467694795"/>
      <w:bookmarkStart w:id="32" w:name="_Toc31590"/>
      <w:bookmarkStart w:id="33" w:name="_Toc7482"/>
      <w:r>
        <w:rPr>
          <w:szCs w:val="24"/>
        </w:rPr>
        <w:t>Official statements</w:t>
      </w:r>
      <w:bookmarkEnd w:id="28"/>
      <w:bookmarkEnd w:id="29"/>
      <w:bookmarkEnd w:id="30"/>
      <w:bookmarkEnd w:id="31"/>
      <w:bookmarkEnd w:id="32"/>
      <w:bookmarkEnd w:id="33"/>
    </w:p>
    <w:p w14:paraId="3B7AEAA3">
      <w:pPr>
        <w:pStyle w:val="4"/>
        <w:autoSpaceDE w:val="0"/>
        <w:autoSpaceDN w:val="0"/>
        <w:adjustRightInd w:val="0"/>
        <w:rPr>
          <w:szCs w:val="24"/>
        </w:rPr>
      </w:pPr>
      <w:r>
        <w:rPr>
          <w:szCs w:val="24"/>
        </w:rPr>
        <w:t>A statement, written or oral, that is not processed in accordance with the IEEE SA Standards Board Operations Manual is not, and shall not be considered or inferred to be, the official position of IEEE or any of its committees and shall not be considered to be, or be relied upon as, a formal position of IEEE or IEEE SA. At lectures, symposia, seminars, or educational courses, an individual presenting information on IEEE standards shall make it clear that the presenter’s views should be considered the personal views of that individual rather than the formal position of IEEE, IEEE SA, the Standards Committee, or the Working Group. Statements made by volunteers may not represent the formal position of their employer(s) or affiliation(s). News releases about IEEE standards issued by entities other than IEEE SA should be considered the view of the entity issuing the release rather than the formal position of IEEE or IEEE SA.</w:t>
      </w:r>
    </w:p>
    <w:p w14:paraId="7588381E">
      <w:pPr>
        <w:pStyle w:val="230"/>
        <w:autoSpaceDE w:val="0"/>
        <w:autoSpaceDN w:val="0"/>
        <w:adjustRightInd w:val="0"/>
        <w:outlineLvl w:val="0"/>
        <w:rPr>
          <w:szCs w:val="24"/>
        </w:rPr>
      </w:pPr>
      <w:bookmarkStart w:id="34" w:name="_Toc201854488"/>
      <w:bookmarkStart w:id="35" w:name="_Toc27954"/>
      <w:bookmarkStart w:id="36" w:name="_Toc31555"/>
      <w:bookmarkStart w:id="37" w:name="_Toc26644"/>
      <w:bookmarkStart w:id="38" w:name="_Toc756271545"/>
      <w:bookmarkStart w:id="39" w:name="_Toc31206"/>
      <w:r>
        <w:rPr>
          <w:szCs w:val="24"/>
        </w:rPr>
        <w:t>Comments on standards</w:t>
      </w:r>
      <w:bookmarkEnd w:id="34"/>
      <w:bookmarkEnd w:id="35"/>
      <w:bookmarkEnd w:id="36"/>
      <w:bookmarkEnd w:id="37"/>
      <w:bookmarkEnd w:id="38"/>
      <w:bookmarkEnd w:id="39"/>
    </w:p>
    <w:p w14:paraId="05DDCCFD">
      <w:pPr>
        <w:pStyle w:val="4"/>
      </w:pPr>
      <w:r>
        <w:t xml:space="preserve">Comments for revision of IEEE Standards documents are welcome from any interested party, regardless of membership affiliation with IEEE or IEEE SA. However, </w:t>
      </w:r>
      <w:r>
        <w:rPr>
          <w:b/>
        </w:rPr>
        <w:t>IEEE does not provide interpretations, consulting information, or advice pertaining to IEEE Standards documents</w:t>
      </w:r>
      <w:r>
        <w:t xml:space="preserve">. </w:t>
      </w:r>
    </w:p>
    <w:p w14:paraId="290DC394">
      <w:pPr>
        <w:pStyle w:val="4"/>
      </w:pPr>
      <w:r>
        <w:t xml:space="preserve">Suggestions for changes in documents should be in the form 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 its Societies and subcommittees of the IEEE SA Board of Governors are not able to provide an instant response to comments or questions, except in those cases where the matter has previously been addressed. For the same reason, IEEE does not respond to interpretation requests. Any person who would like to participate in evaluating comments or revisions to an IEEE standard is welcome to join the relevant IEEE SA working group. You can indicate interest in a working group using the Interests tab in the Manage Profile &amp; Interests area of the </w:t>
      </w:r>
      <w:r>
        <w:fldChar w:fldCharType="begin"/>
      </w:r>
      <w:r>
        <w:instrText xml:space="preserve"> HYPERLINK "https://development.standards.ieee.org/myproject-web/public/view.html" \l "landing" </w:instrText>
      </w:r>
      <w:r>
        <w:fldChar w:fldCharType="separate"/>
      </w:r>
      <w:r>
        <w:rPr>
          <w:rStyle w:val="102"/>
          <w:color w:val="auto"/>
        </w:rPr>
        <w:t>IEEE SA myProject system</w:t>
      </w:r>
      <w:r>
        <w:rPr>
          <w:rStyle w:val="102"/>
          <w:color w:val="auto"/>
        </w:rPr>
        <w:fldChar w:fldCharType="end"/>
      </w:r>
      <w:r>
        <w:t>.</w:t>
      </w:r>
      <w:r>
        <w:rPr>
          <w:rStyle w:val="106"/>
        </w:rPr>
        <w:footnoteReference w:id="1"/>
      </w:r>
      <w:r>
        <w:t xml:space="preserve"> An IEEE Account is needed to access the application.</w:t>
      </w:r>
    </w:p>
    <w:p w14:paraId="1014CB0D">
      <w:pPr>
        <w:pStyle w:val="4"/>
      </w:pPr>
      <w:r>
        <w:t xml:space="preserve">Comments on standards should be submitted using the </w:t>
      </w:r>
      <w:r>
        <w:fldChar w:fldCharType="begin"/>
      </w:r>
      <w:r>
        <w:instrText xml:space="preserve"> HYPERLINK "https://standards.ieee.org/about/contact/" </w:instrText>
      </w:r>
      <w:r>
        <w:fldChar w:fldCharType="separate"/>
      </w:r>
      <w:r>
        <w:rPr>
          <w:rStyle w:val="102"/>
          <w:color w:val="auto"/>
        </w:rPr>
        <w:t>Contact Us</w:t>
      </w:r>
      <w:r>
        <w:rPr>
          <w:rStyle w:val="102"/>
          <w:color w:val="auto"/>
        </w:rPr>
        <w:fldChar w:fldCharType="end"/>
      </w:r>
      <w:r>
        <w:t xml:space="preserve"> form.</w:t>
      </w:r>
      <w:r>
        <w:rPr>
          <w:rStyle w:val="106"/>
        </w:rPr>
        <w:footnoteReference w:id="2"/>
      </w:r>
    </w:p>
    <w:p w14:paraId="08BE73BD">
      <w:pPr>
        <w:pStyle w:val="230"/>
        <w:autoSpaceDE w:val="0"/>
        <w:autoSpaceDN w:val="0"/>
        <w:adjustRightInd w:val="0"/>
        <w:outlineLvl w:val="0"/>
        <w:rPr>
          <w:szCs w:val="24"/>
        </w:rPr>
      </w:pPr>
      <w:bookmarkStart w:id="40" w:name="_Toc15414"/>
      <w:bookmarkStart w:id="41" w:name="_Toc14838"/>
      <w:bookmarkStart w:id="42" w:name="_Toc1847633869"/>
      <w:bookmarkStart w:id="43" w:name="_Toc201854489"/>
      <w:bookmarkStart w:id="44" w:name="_Toc10205"/>
      <w:bookmarkStart w:id="45" w:name="_Toc24663"/>
      <w:r>
        <w:rPr>
          <w:szCs w:val="24"/>
        </w:rPr>
        <w:t>Laws and regulations</w:t>
      </w:r>
      <w:bookmarkEnd w:id="40"/>
      <w:bookmarkEnd w:id="41"/>
      <w:bookmarkEnd w:id="42"/>
      <w:bookmarkEnd w:id="43"/>
      <w:bookmarkEnd w:id="44"/>
      <w:bookmarkEnd w:id="45"/>
    </w:p>
    <w:p w14:paraId="0D6ACE1D">
      <w:pPr>
        <w:pStyle w:val="4"/>
        <w:autoSpaceDE w:val="0"/>
        <w:autoSpaceDN w:val="0"/>
        <w:adjustRightInd w:val="0"/>
        <w:rPr>
          <w:szCs w:val="24"/>
        </w:rPr>
      </w:pPr>
      <w:r>
        <w:rPr>
          <w:szCs w:val="24"/>
        </w:rPr>
        <w:t>Users of IEEE Standards documents should consult all applicable laws and regulations. Compliance with the provisions of any IEEE Standards document does not constitute compliance to any applicable regulatory requirements. Implementers of the standard are responsible for observing or referring to the applicable regulatory requirements. IEEE does not, by the publication of its standards, intend to urge action that is not in compliance with applicable laws, and these documents may not be construed as doing so.</w:t>
      </w:r>
    </w:p>
    <w:p w14:paraId="5571E7B4">
      <w:pPr>
        <w:pStyle w:val="230"/>
        <w:autoSpaceDE w:val="0"/>
        <w:autoSpaceDN w:val="0"/>
        <w:adjustRightInd w:val="0"/>
        <w:outlineLvl w:val="0"/>
        <w:rPr>
          <w:szCs w:val="24"/>
        </w:rPr>
      </w:pPr>
      <w:bookmarkStart w:id="46" w:name="_Toc568900663"/>
      <w:bookmarkStart w:id="47" w:name="_Toc201854490"/>
      <w:bookmarkStart w:id="48" w:name="_Toc22021"/>
      <w:bookmarkStart w:id="49" w:name="_Toc15161"/>
      <w:bookmarkStart w:id="50" w:name="_Toc19186"/>
      <w:bookmarkStart w:id="51" w:name="_Toc31027"/>
      <w:r>
        <w:rPr>
          <w:szCs w:val="24"/>
        </w:rPr>
        <w:t>Data privacy</w:t>
      </w:r>
      <w:bookmarkEnd w:id="46"/>
      <w:bookmarkEnd w:id="47"/>
      <w:bookmarkEnd w:id="48"/>
      <w:bookmarkEnd w:id="49"/>
      <w:bookmarkEnd w:id="50"/>
      <w:bookmarkEnd w:id="51"/>
    </w:p>
    <w:p w14:paraId="0DD2D4F0">
      <w:pPr>
        <w:pStyle w:val="4"/>
      </w:pPr>
      <w:r>
        <w:t>Users of IEEE Standards documents should evaluate the standards for considerations of data privacy and data ownership in the context of assessing and using the standards in compliance with applicable laws and regulations.</w:t>
      </w:r>
    </w:p>
    <w:p w14:paraId="6C3FA7EB">
      <w:pPr>
        <w:pStyle w:val="230"/>
        <w:autoSpaceDE w:val="0"/>
        <w:autoSpaceDN w:val="0"/>
        <w:adjustRightInd w:val="0"/>
        <w:outlineLvl w:val="0"/>
        <w:rPr>
          <w:szCs w:val="24"/>
        </w:rPr>
      </w:pPr>
      <w:bookmarkStart w:id="52" w:name="_Toc9170"/>
      <w:bookmarkStart w:id="53" w:name="_Toc17172"/>
      <w:bookmarkStart w:id="54" w:name="_Toc916246597"/>
      <w:bookmarkStart w:id="55" w:name="_Toc20419"/>
      <w:bookmarkStart w:id="56" w:name="_Toc201854491"/>
      <w:bookmarkStart w:id="57" w:name="_Toc29756"/>
      <w:r>
        <w:rPr>
          <w:szCs w:val="24"/>
        </w:rPr>
        <w:t>Copyrights</w:t>
      </w:r>
      <w:bookmarkEnd w:id="52"/>
      <w:bookmarkEnd w:id="53"/>
      <w:bookmarkEnd w:id="54"/>
      <w:bookmarkEnd w:id="55"/>
      <w:bookmarkEnd w:id="56"/>
      <w:bookmarkEnd w:id="57"/>
    </w:p>
    <w:p w14:paraId="6119CD11">
      <w:pPr>
        <w:pStyle w:val="4"/>
        <w:autoSpaceDE w:val="0"/>
        <w:autoSpaceDN w:val="0"/>
        <w:adjustRightInd w:val="0"/>
        <w:rPr>
          <w:szCs w:val="24"/>
        </w:rPr>
      </w:pPr>
      <w:r>
        <w:rPr>
          <w:szCs w:val="24"/>
        </w:rPr>
        <w:t>IEEE draft and approved standards are copyrighted by IEEE under U.S. and international copyright 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 for use and adoption by public authorities and private users, neither IEEE nor its licensors waive any rights in copyright to the documents.</w:t>
      </w:r>
    </w:p>
    <w:p w14:paraId="35DCF831">
      <w:pPr>
        <w:pStyle w:val="230"/>
        <w:autoSpaceDE w:val="0"/>
        <w:autoSpaceDN w:val="0"/>
        <w:adjustRightInd w:val="0"/>
        <w:outlineLvl w:val="0"/>
        <w:rPr>
          <w:szCs w:val="24"/>
        </w:rPr>
      </w:pPr>
      <w:bookmarkStart w:id="58" w:name="_Toc6946"/>
      <w:bookmarkStart w:id="59" w:name="_Toc1898806789"/>
      <w:bookmarkStart w:id="60" w:name="_Toc31671"/>
      <w:bookmarkStart w:id="61" w:name="_Toc13932"/>
      <w:bookmarkStart w:id="62" w:name="_Toc201854492"/>
      <w:bookmarkStart w:id="63" w:name="_Toc13425"/>
      <w:r>
        <w:rPr>
          <w:szCs w:val="24"/>
        </w:rPr>
        <w:t>Photocopies</w:t>
      </w:r>
      <w:bookmarkEnd w:id="58"/>
      <w:bookmarkEnd w:id="59"/>
      <w:bookmarkEnd w:id="60"/>
      <w:bookmarkEnd w:id="61"/>
      <w:bookmarkEnd w:id="62"/>
      <w:bookmarkEnd w:id="63"/>
    </w:p>
    <w:p w14:paraId="792A42AB">
      <w:pPr>
        <w:pStyle w:val="4"/>
        <w:autoSpaceDE w:val="0"/>
        <w:autoSpaceDN w:val="0"/>
        <w:adjustRightInd w:val="0"/>
        <w:rPr>
          <w:szCs w:val="24"/>
        </w:rPr>
      </w:pPr>
      <w:r>
        <w:rPr>
          <w:szCs w:val="24"/>
        </w:rPr>
        <w:t>Subject to payment of the appropriate licensing fees, IEEE will grant users a limited, non-exclusive license to photocopy portions of any individual standard for company or organizational internal use or individual, non-commercial use only. To arrange for payment of licensing fees, please contact Copyright Clearance Center, Customer Service, 222 Rosewood Drive, Danvers, MA 01923 USA; +1 978 750 8400; https://www.copyright.com/. Permission to photocopy portions of any individual standard for educational classroom use can also be obtained through the Copyright Clearance Center.</w:t>
      </w:r>
    </w:p>
    <w:p w14:paraId="654C9646">
      <w:pPr>
        <w:pStyle w:val="230"/>
        <w:autoSpaceDE w:val="0"/>
        <w:autoSpaceDN w:val="0"/>
        <w:adjustRightInd w:val="0"/>
        <w:outlineLvl w:val="0"/>
        <w:rPr>
          <w:szCs w:val="24"/>
        </w:rPr>
      </w:pPr>
      <w:bookmarkStart w:id="64" w:name="_Toc201854493"/>
      <w:bookmarkStart w:id="65" w:name="_Toc19097"/>
      <w:bookmarkStart w:id="66" w:name="_Toc1709"/>
      <w:bookmarkStart w:id="67" w:name="_Toc9350"/>
      <w:bookmarkStart w:id="68" w:name="_Toc19574"/>
      <w:bookmarkStart w:id="69" w:name="_Toc1638708303"/>
      <w:r>
        <w:rPr>
          <w:szCs w:val="24"/>
        </w:rPr>
        <w:t>Updating of IEEE Standards documents</w:t>
      </w:r>
      <w:bookmarkEnd w:id="64"/>
      <w:bookmarkEnd w:id="65"/>
      <w:bookmarkEnd w:id="66"/>
      <w:bookmarkEnd w:id="67"/>
      <w:bookmarkEnd w:id="68"/>
      <w:bookmarkEnd w:id="69"/>
    </w:p>
    <w:p w14:paraId="462DFAE2">
      <w:pPr>
        <w:pStyle w:val="4"/>
        <w:rPr>
          <w:szCs w:val="24"/>
        </w:rPr>
      </w:pPr>
      <w:r>
        <w:rPr>
          <w:szCs w:val="24"/>
        </w:rPr>
        <w:t xml:space="preserve">Users of IEEE Standards documents should be aware that these documents may be superseded at any time by the issuance of new editions or may be amended from time to time through the issuance of amendments, corrigenda, or errata. An official IEEE document at any point in time consists of the current edition of the document together with any amendments, corrigenda, or errata then in effect. </w:t>
      </w:r>
    </w:p>
    <w:p w14:paraId="6CFE88D0">
      <w:pPr>
        <w:pStyle w:val="4"/>
        <w:rPr>
          <w:szCs w:val="24"/>
        </w:rPr>
      </w:pPr>
      <w:r>
        <w:rPr>
          <w:szCs w:val="24"/>
        </w:rPr>
        <w:t>Every IEEE standard is subjected to review at least every 10 years. When a document is more than 10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14:paraId="7BD39629">
      <w:pPr>
        <w:pStyle w:val="4"/>
      </w:pPr>
      <w:r>
        <w:rPr>
          <w:szCs w:val="24"/>
        </w:rPr>
        <w:t xml:space="preserve">In order to determine whether a given document is the current edition and whether it has been amended through the issuance of amendments, corrigenda, or errata, visit </w:t>
      </w:r>
      <w:r>
        <w:fldChar w:fldCharType="begin"/>
      </w:r>
      <w:r>
        <w:instrText xml:space="preserve"> HYPERLINK "https://ieeexplore.ieee.org/browse/standards/collection/ieee/" </w:instrText>
      </w:r>
      <w:r>
        <w:fldChar w:fldCharType="separate"/>
      </w:r>
      <w:r>
        <w:rPr>
          <w:rStyle w:val="102"/>
          <w:color w:val="auto"/>
        </w:rPr>
        <w:t>IEEE Xplore</w:t>
      </w:r>
      <w:r>
        <w:rPr>
          <w:rStyle w:val="102"/>
          <w:color w:val="auto"/>
        </w:rPr>
        <w:fldChar w:fldCharType="end"/>
      </w:r>
      <w:r>
        <w:rPr>
          <w:szCs w:val="24"/>
        </w:rPr>
        <w:t xml:space="preserve"> or </w:t>
      </w:r>
      <w:r>
        <w:fldChar w:fldCharType="begin"/>
      </w:r>
      <w:r>
        <w:instrText xml:space="preserve"> HYPERLINK "https://standards.ieee.org/about/contact/" </w:instrText>
      </w:r>
      <w:r>
        <w:fldChar w:fldCharType="separate"/>
      </w:r>
      <w:r>
        <w:rPr>
          <w:rStyle w:val="102"/>
          <w:color w:val="auto"/>
        </w:rPr>
        <w:t>contact IEEE</w:t>
      </w:r>
      <w:r>
        <w:rPr>
          <w:rStyle w:val="102"/>
          <w:color w:val="auto"/>
        </w:rPr>
        <w:fldChar w:fldCharType="end"/>
      </w:r>
      <w:r>
        <w:rPr>
          <w:szCs w:val="24"/>
        </w:rPr>
        <w:t>.</w:t>
      </w:r>
      <w:r>
        <w:rPr>
          <w:rStyle w:val="106"/>
          <w:szCs w:val="24"/>
        </w:rPr>
        <w:footnoteReference w:id="3"/>
      </w:r>
      <w:r>
        <w:rPr>
          <w:szCs w:val="24"/>
        </w:rPr>
        <w:t xml:space="preserve"> For more information about the IEEE SA or IEEE’s standards development process, visit the IEEE SA Website.</w:t>
      </w:r>
    </w:p>
    <w:p w14:paraId="7F3493CF">
      <w:pPr>
        <w:pStyle w:val="230"/>
        <w:autoSpaceDE w:val="0"/>
        <w:autoSpaceDN w:val="0"/>
        <w:adjustRightInd w:val="0"/>
        <w:outlineLvl w:val="0"/>
        <w:rPr>
          <w:szCs w:val="24"/>
        </w:rPr>
      </w:pPr>
      <w:bookmarkStart w:id="70" w:name="_Toc5834"/>
      <w:bookmarkStart w:id="71" w:name="_Toc201854494"/>
      <w:bookmarkStart w:id="72" w:name="_Toc1653"/>
      <w:bookmarkStart w:id="73" w:name="_Toc24585"/>
      <w:bookmarkStart w:id="74" w:name="_Toc21343"/>
      <w:bookmarkStart w:id="75" w:name="_Toc292675746"/>
      <w:r>
        <w:rPr>
          <w:szCs w:val="24"/>
        </w:rPr>
        <w:t>Errata</w:t>
      </w:r>
      <w:bookmarkEnd w:id="70"/>
      <w:bookmarkEnd w:id="71"/>
      <w:bookmarkEnd w:id="72"/>
      <w:bookmarkEnd w:id="73"/>
      <w:bookmarkEnd w:id="74"/>
      <w:bookmarkEnd w:id="75"/>
    </w:p>
    <w:p w14:paraId="1F176237">
      <w:pPr>
        <w:pStyle w:val="4"/>
        <w:autoSpaceDE w:val="0"/>
        <w:autoSpaceDN w:val="0"/>
        <w:adjustRightInd w:val="0"/>
        <w:rPr>
          <w:szCs w:val="24"/>
        </w:rPr>
      </w:pPr>
      <w:r>
        <w:t xml:space="preserve">Errata, if any, for all IEEE standards can be accessed on the </w:t>
      </w:r>
      <w:r>
        <w:fldChar w:fldCharType="begin"/>
      </w:r>
      <w:r>
        <w:instrText xml:space="preserve"> HYPERLINK "https://standards.ieee.org/standard/index.html" </w:instrText>
      </w:r>
      <w:r>
        <w:fldChar w:fldCharType="separate"/>
      </w:r>
      <w:r>
        <w:rPr>
          <w:rStyle w:val="102"/>
          <w:color w:val="auto"/>
        </w:rPr>
        <w:t>IEEE SA Website</w:t>
      </w:r>
      <w:r>
        <w:rPr>
          <w:rStyle w:val="102"/>
          <w:color w:val="auto"/>
        </w:rPr>
        <w:fldChar w:fldCharType="end"/>
      </w:r>
      <w:r>
        <w:t>.</w:t>
      </w:r>
      <w:r>
        <w:rPr>
          <w:rStyle w:val="106"/>
        </w:rPr>
        <w:footnoteReference w:id="4"/>
      </w:r>
      <w:r>
        <w:t xml:space="preserve"> Search for standard number and year of approval to access the web page of the published standard. Errata links are located under the Additional Resources Details section. Errata are also available in </w:t>
      </w:r>
      <w:r>
        <w:fldChar w:fldCharType="begin"/>
      </w:r>
      <w:r>
        <w:instrText xml:space="preserve"> HYPERLINK "https://ieeexplore.ieee.org/browse/standards/collection/ieee/" </w:instrText>
      </w:r>
      <w:r>
        <w:fldChar w:fldCharType="separate"/>
      </w:r>
      <w:r>
        <w:rPr>
          <w:rStyle w:val="102"/>
          <w:color w:val="auto"/>
        </w:rPr>
        <w:t>IEEE Xplore</w:t>
      </w:r>
      <w:r>
        <w:rPr>
          <w:rStyle w:val="102"/>
          <w:color w:val="auto"/>
        </w:rPr>
        <w:fldChar w:fldCharType="end"/>
      </w:r>
      <w:r>
        <w:t>. Users are encouraged to periodically check for errata.</w:t>
      </w:r>
    </w:p>
    <w:p w14:paraId="5F1F8EC0">
      <w:pPr>
        <w:pStyle w:val="230"/>
        <w:autoSpaceDE w:val="0"/>
        <w:autoSpaceDN w:val="0"/>
        <w:adjustRightInd w:val="0"/>
        <w:outlineLvl w:val="0"/>
        <w:rPr>
          <w:szCs w:val="24"/>
        </w:rPr>
      </w:pPr>
      <w:bookmarkStart w:id="76" w:name="_Toc16180"/>
      <w:bookmarkStart w:id="77" w:name="_Toc22693"/>
      <w:bookmarkStart w:id="78" w:name="_Toc27263"/>
      <w:bookmarkStart w:id="79" w:name="_Toc22009"/>
      <w:bookmarkStart w:id="80" w:name="_Toc201854495"/>
      <w:bookmarkStart w:id="81" w:name="_Toc1263711392"/>
      <w:r>
        <w:rPr>
          <w:szCs w:val="24"/>
        </w:rPr>
        <w:t>Patents</w:t>
      </w:r>
      <w:bookmarkEnd w:id="76"/>
      <w:bookmarkEnd w:id="77"/>
      <w:bookmarkEnd w:id="78"/>
      <w:bookmarkEnd w:id="79"/>
      <w:bookmarkEnd w:id="80"/>
      <w:bookmarkEnd w:id="81"/>
    </w:p>
    <w:p w14:paraId="58B4537C">
      <w:pPr>
        <w:pStyle w:val="4"/>
        <w:spacing w:before="100" w:beforeAutospacing="1" w:after="100" w:afterAutospacing="1"/>
        <w:rPr>
          <w:szCs w:val="24"/>
        </w:rPr>
      </w:pPr>
      <w:r>
        <w:rPr>
          <w:szCs w:val="24"/>
        </w:rPr>
        <w:t xml:space="preserve">IEEE standards are developed in compliance with the </w:t>
      </w:r>
      <w:r>
        <w:fldChar w:fldCharType="begin"/>
      </w:r>
      <w:r>
        <w:instrText xml:space="preserve"> HYPERLINK "https://standards.ieee.org/about/sasb/patcom/materials.html" </w:instrText>
      </w:r>
      <w:r>
        <w:fldChar w:fldCharType="separate"/>
      </w:r>
      <w:r>
        <w:rPr>
          <w:rStyle w:val="102"/>
          <w:color w:val="auto"/>
        </w:rPr>
        <w:t>IEEE SA Patent Policy</w:t>
      </w:r>
      <w:r>
        <w:rPr>
          <w:rStyle w:val="102"/>
          <w:color w:val="auto"/>
        </w:rPr>
        <w:fldChar w:fldCharType="end"/>
      </w:r>
      <w:r>
        <w:rPr>
          <w:szCs w:val="24"/>
        </w:rPr>
        <w:t>.</w:t>
      </w:r>
      <w:r>
        <w:rPr>
          <w:rStyle w:val="106"/>
          <w:szCs w:val="24"/>
        </w:rPr>
        <w:footnoteReference w:id="5"/>
      </w:r>
    </w:p>
    <w:p w14:paraId="18F39FEE">
      <w:pPr>
        <w:pStyle w:val="4"/>
        <w:autoSpaceDE w:val="0"/>
        <w:autoSpaceDN w:val="0"/>
        <w:adjustRightInd w:val="0"/>
        <w:rPr>
          <w:szCs w:val="24"/>
        </w:rPr>
      </w:pPr>
      <w:r>
        <w:rPr>
          <w:szCs w:val="24"/>
        </w:rPr>
        <w:t xml:space="preserve">Attention is called to the possibility that implementation of this standard may require use of subject matter covered by patent rights. By publication of this standard, no position is taken by the IEEE with respect to the existence or validity of any patent rights in connection therewith. If a patent holder or patent applicant has filed a statement of assurance via an Accepted Letter of Assurance, then the statement is listed on the IEEE SA Website at </w:t>
      </w:r>
      <w:r>
        <w:fldChar w:fldCharType="begin"/>
      </w:r>
      <w:r>
        <w:instrText xml:space="preserve"> HYPERLINK "https://standards.ieee.org/about/sasb/patcom/patents.html" </w:instrText>
      </w:r>
      <w:r>
        <w:fldChar w:fldCharType="separate"/>
      </w:r>
      <w:r>
        <w:rPr>
          <w:rStyle w:val="102"/>
          <w:color w:val="auto"/>
          <w:szCs w:val="24"/>
        </w:rPr>
        <w:t>https://standards.ieee.org/about/sasb/patcom/patents.html</w:t>
      </w:r>
      <w:r>
        <w:rPr>
          <w:rStyle w:val="102"/>
          <w:color w:val="auto"/>
          <w:szCs w:val="24"/>
        </w:rPr>
        <w:fldChar w:fldCharType="end"/>
      </w:r>
      <w:r>
        <w:rPr>
          <w:szCs w:val="24"/>
        </w:rPr>
        <w:t>. Letters of Assurance may indicate whether the Submitter is willing or unwilling to grant licenses under patent rights without compensation or under reasonable rates, with reasonable terms and conditions that are demonstrably free of any unfair discrimination to applicants desiring to obtain such licenses.</w:t>
      </w:r>
    </w:p>
    <w:p w14:paraId="554B25CE">
      <w:pPr>
        <w:pStyle w:val="4"/>
        <w:spacing w:before="100" w:beforeAutospacing="1" w:after="100" w:afterAutospacing="1"/>
        <w:rPr>
          <w:szCs w:val="24"/>
        </w:rPr>
      </w:pPr>
      <w:r>
        <w:rPr>
          <w:szCs w:val="24"/>
        </w:rPr>
        <w:t>Essential Patent Claims may exist for which a Letter of Assurance has not been received. The IEEE is not responsible for identifying Essential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p w14:paraId="3EF64074">
      <w:pPr>
        <w:pStyle w:val="230"/>
        <w:autoSpaceDE w:val="0"/>
        <w:autoSpaceDN w:val="0"/>
        <w:adjustRightInd w:val="0"/>
        <w:outlineLvl w:val="0"/>
        <w:rPr>
          <w:szCs w:val="24"/>
        </w:rPr>
      </w:pPr>
      <w:bookmarkStart w:id="82" w:name="_Toc27888"/>
      <w:bookmarkStart w:id="83" w:name="_Toc26808"/>
      <w:bookmarkStart w:id="84" w:name="_Toc584096514"/>
      <w:bookmarkStart w:id="85" w:name="_Toc15208"/>
      <w:bookmarkStart w:id="86" w:name="_Toc11959"/>
      <w:bookmarkStart w:id="87" w:name="_Toc201854496"/>
      <w:r>
        <w:rPr>
          <w:szCs w:val="24"/>
        </w:rPr>
        <w:t>IMPORTANT NOTICE</w:t>
      </w:r>
      <w:bookmarkEnd w:id="82"/>
      <w:bookmarkEnd w:id="83"/>
      <w:bookmarkEnd w:id="84"/>
      <w:bookmarkEnd w:id="85"/>
      <w:bookmarkEnd w:id="86"/>
      <w:bookmarkEnd w:id="87"/>
    </w:p>
    <w:p w14:paraId="08137C35">
      <w:pPr>
        <w:pStyle w:val="4"/>
        <w:spacing w:before="100" w:beforeAutospacing="1" w:after="100" w:afterAutospacing="1"/>
        <w:rPr>
          <w:szCs w:val="24"/>
        </w:rPr>
      </w:pPr>
      <w:r>
        <w:rPr>
          <w:szCs w:val="24"/>
        </w:rPr>
        <w:t>Technologies, application of technologies, and recommended procedures in various industries evolve over time. The IEEE standards development process allows participants to review developments in industries, technologies, and practices, and to determine what, if any, updates should be made to the IEEE standard. During this evolution, the technologies and recommendations in IEEE standards may be implemented in ways not foreseen during the standard’s development. IEEE standards development activities consider research and information presented to the standards development group in developing any safety recommendations. Other information about safety practices, changes in technology or technology implementation, or impact by peripheral systems also may be pertinent to safety considerations during implementation of the standard. Implementers and users of IEEE Standards documents are responsible for determining and complying with all appropriate safety, security, environmental, health, data privacy, and interference protection practices and all applicable laws and regulations.</w:t>
      </w:r>
    </w:p>
    <w:p w14:paraId="6E90BD77">
      <w:pPr>
        <w:pStyle w:val="4"/>
        <w:sectPr>
          <w:pgSz w:w="12240" w:h="15840"/>
          <w:pgMar w:top="1440" w:right="1800" w:bottom="1440" w:left="1800" w:header="720" w:footer="720" w:gutter="0"/>
          <w:lnNumType w:countBy="1"/>
          <w:cols w:space="720" w:num="1"/>
          <w:docGrid w:linePitch="360" w:charSpace="0"/>
        </w:sectPr>
      </w:pPr>
    </w:p>
    <w:p w14:paraId="41C1719F">
      <w:pPr>
        <w:pStyle w:val="156"/>
        <w:outlineLvl w:val="0"/>
      </w:pPr>
      <w:bookmarkStart w:id="88" w:name="_Toc20780"/>
      <w:bookmarkStart w:id="89" w:name="_Toc762360361"/>
      <w:bookmarkStart w:id="90" w:name="_Toc201854497"/>
      <w:bookmarkStart w:id="91" w:name="_Toc23402"/>
      <w:bookmarkStart w:id="92" w:name="_Toc26910"/>
      <w:bookmarkStart w:id="93" w:name="_Toc13144"/>
      <w:r>
        <w:t>Participants</w:t>
      </w:r>
      <w:bookmarkEnd w:id="88"/>
      <w:bookmarkEnd w:id="89"/>
      <w:bookmarkEnd w:id="90"/>
      <w:bookmarkEnd w:id="91"/>
      <w:bookmarkEnd w:id="92"/>
      <w:bookmarkEnd w:id="93"/>
    </w:p>
    <w:p w14:paraId="3530B01D">
      <w:pPr>
        <w:pStyle w:val="4"/>
      </w:pPr>
      <w:r>
        <w:rPr>
          <w:rFonts w:hint="eastAsia"/>
        </w:rPr>
        <w:t>At the time this</w:t>
      </w:r>
      <w:r>
        <w:rPr>
          <w:rFonts w:hint="eastAsia"/>
          <w:lang w:eastAsia="zh-CN"/>
        </w:rPr>
        <w:t xml:space="preserve"> draft</w:t>
      </w:r>
      <w:r>
        <w:rPr>
          <w:rFonts w:hint="eastAsia"/>
        </w:rPr>
        <w:t xml:space="preserve"> </w:t>
      </w:r>
      <w:r>
        <w:rPr>
          <w:rFonts w:hint="eastAsia"/>
          <w:lang w:eastAsia="zh-CN"/>
        </w:rPr>
        <w:t>guide</w:t>
      </w:r>
      <w:r>
        <w:rPr>
          <w:rFonts w:hint="eastAsia"/>
        </w:rPr>
        <w:t xml:space="preserve"> was</w:t>
      </w:r>
      <w:r>
        <w:rPr>
          <w:rFonts w:hint="eastAsia"/>
          <w:lang w:eastAsia="zh-CN"/>
        </w:rPr>
        <w:t xml:space="preserve"> </w:t>
      </w:r>
      <w:r>
        <w:rPr>
          <w:rFonts w:hint="eastAsia"/>
        </w:rPr>
        <w:t xml:space="preserve">completed, the </w:t>
      </w:r>
      <w:r>
        <w:rPr>
          <w:rFonts w:hint="eastAsia"/>
          <w:lang w:eastAsia="zh-CN"/>
        </w:rPr>
        <w:t>EDUKG</w:t>
      </w:r>
      <w:r>
        <w:rPr>
          <w:rFonts w:hint="eastAsia"/>
        </w:rPr>
        <w:t xml:space="preserve"> Working Group had the following membership:</w:t>
      </w:r>
    </w:p>
    <w:p w14:paraId="27E109B9">
      <w:pPr>
        <w:pStyle w:val="211"/>
      </w:pPr>
      <w:r>
        <w:rPr>
          <w:rStyle w:val="208"/>
          <w:rFonts w:hint="eastAsia"/>
        </w:rPr>
        <w:t>Bin X</w:t>
      </w:r>
      <w:r>
        <w:rPr>
          <w:rStyle w:val="208"/>
          <w:rFonts w:hint="eastAsia"/>
          <w:lang w:eastAsia="zh-CN"/>
        </w:rPr>
        <w:t>u</w:t>
      </w:r>
      <w:r>
        <w:t>,</w:t>
      </w:r>
      <w:r>
        <w:rPr>
          <w:rStyle w:val="218"/>
        </w:rPr>
        <w:t xml:space="preserve"> Chair</w:t>
      </w:r>
    </w:p>
    <w:p w14:paraId="7F3ED917">
      <w:pPr>
        <w:pStyle w:val="211"/>
        <w:rPr>
          <w:rStyle w:val="218"/>
        </w:rPr>
      </w:pPr>
      <w:r>
        <w:rPr>
          <w:rFonts w:hint="eastAsia"/>
          <w:b/>
          <w:bCs/>
        </w:rPr>
        <w:t>Yanyan Li</w:t>
      </w:r>
      <w:r>
        <w:rPr>
          <w:b/>
          <w:bCs/>
        </w:rPr>
        <w:t>,</w:t>
      </w:r>
      <w:r>
        <w:t xml:space="preserve"> </w:t>
      </w:r>
      <w:r>
        <w:rPr>
          <w:rStyle w:val="218"/>
        </w:rPr>
        <w:t>Vice Chair</w:t>
      </w:r>
    </w:p>
    <w:p w14:paraId="291B5439">
      <w:pPr>
        <w:pStyle w:val="211"/>
        <w:rPr>
          <w:rStyle w:val="218"/>
        </w:rPr>
      </w:pPr>
      <w:r>
        <w:rPr>
          <w:rFonts w:hint="eastAsia"/>
          <w:b/>
          <w:bCs/>
        </w:rPr>
        <w:t>Joleen Jing Liang</w:t>
      </w:r>
      <w:r>
        <w:t xml:space="preserve">, </w:t>
      </w:r>
      <w:r>
        <w:rPr>
          <w:rStyle w:val="218"/>
          <w:rFonts w:hint="eastAsia"/>
        </w:rPr>
        <w:t>Secretary</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2"/>
        <w:gridCol w:w="2214"/>
      </w:tblGrid>
      <w:tr w14:paraId="4FDB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6642" w:type="dxa"/>
            <w:tcBorders>
              <w:top w:val="nil"/>
              <w:left w:val="nil"/>
              <w:bottom w:val="nil"/>
              <w:right w:val="nil"/>
            </w:tcBorders>
          </w:tcPr>
          <w:p w14:paraId="187AD4C5">
            <w:pPr>
              <w:pStyle w:val="160"/>
              <w:ind w:left="0" w:firstLine="0"/>
            </w:pPr>
            <w:r>
              <w:rPr>
                <w:i/>
                <w:iCs/>
                <w:color w:val="000000"/>
                <w:szCs w:val="18"/>
                <w:lang w:eastAsia="zh-CN" w:bidi="ar"/>
              </w:rPr>
              <w:t>Organization Represented</w:t>
            </w:r>
          </w:p>
        </w:tc>
        <w:tc>
          <w:tcPr>
            <w:tcW w:w="2214" w:type="dxa"/>
            <w:tcBorders>
              <w:top w:val="nil"/>
              <w:left w:val="nil"/>
              <w:bottom w:val="nil"/>
              <w:right w:val="nil"/>
            </w:tcBorders>
          </w:tcPr>
          <w:p w14:paraId="3B4136AD">
            <w:pPr>
              <w:jc w:val="right"/>
            </w:pPr>
            <w:r>
              <w:rPr>
                <w:i/>
                <w:iCs/>
                <w:color w:val="000000"/>
                <w:sz w:val="18"/>
                <w:szCs w:val="18"/>
                <w:lang w:eastAsia="zh-CN" w:bidi="ar"/>
              </w:rPr>
              <w:t>Name of Representative</w:t>
            </w:r>
          </w:p>
        </w:tc>
      </w:tr>
      <w:tr w14:paraId="3B9F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6642" w:type="dxa"/>
            <w:tcBorders>
              <w:top w:val="nil"/>
              <w:left w:val="nil"/>
              <w:bottom w:val="nil"/>
              <w:right w:val="nil"/>
            </w:tcBorders>
            <w:vAlign w:val="center"/>
          </w:tcPr>
          <w:p w14:paraId="2AF270CE">
            <w:pPr>
              <w:spacing w:after="200" w:line="276" w:lineRule="auto"/>
              <w:textAlignment w:val="bottom"/>
              <w:rPr>
                <w:sz w:val="18"/>
                <w:szCs w:val="22"/>
                <w:lang w:val="pt-BR"/>
              </w:rPr>
            </w:pPr>
            <w:r>
              <w:rPr>
                <w:rFonts w:hint="eastAsia"/>
                <w:sz w:val="18"/>
                <w:szCs w:val="22"/>
                <w:lang w:val="pt-BR"/>
              </w:rPr>
              <w:t>Tsinghua University</w:t>
            </w:r>
          </w:p>
        </w:tc>
        <w:tc>
          <w:tcPr>
            <w:tcW w:w="2214" w:type="dxa"/>
            <w:tcBorders>
              <w:top w:val="nil"/>
              <w:left w:val="nil"/>
              <w:bottom w:val="nil"/>
              <w:right w:val="nil"/>
            </w:tcBorders>
            <w:vAlign w:val="center"/>
          </w:tcPr>
          <w:p w14:paraId="31DE6395">
            <w:pPr>
              <w:spacing w:after="200" w:line="276" w:lineRule="auto"/>
              <w:textAlignment w:val="bottom"/>
              <w:rPr>
                <w:sz w:val="18"/>
                <w:szCs w:val="22"/>
                <w:lang w:val="pt-BR"/>
              </w:rPr>
            </w:pPr>
            <w:r>
              <w:rPr>
                <w:rFonts w:hint="eastAsia"/>
                <w:sz w:val="18"/>
                <w:szCs w:val="22"/>
                <w:lang w:val="pt-BR"/>
              </w:rPr>
              <w:t>Jing Du</w:t>
            </w:r>
          </w:p>
        </w:tc>
      </w:tr>
      <w:tr w14:paraId="346C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601B5524">
            <w:pPr>
              <w:spacing w:after="200" w:line="276" w:lineRule="auto"/>
              <w:textAlignment w:val="bottom"/>
              <w:rPr>
                <w:sz w:val="18"/>
                <w:szCs w:val="22"/>
                <w:lang w:val="pt-BR"/>
              </w:rPr>
            </w:pPr>
            <w:r>
              <w:rPr>
                <w:rFonts w:hint="eastAsia"/>
                <w:sz w:val="18"/>
                <w:szCs w:val="22"/>
                <w:lang w:val="pt-BR"/>
              </w:rPr>
              <w:t>Beijing Normal University</w:t>
            </w:r>
          </w:p>
        </w:tc>
        <w:tc>
          <w:tcPr>
            <w:tcW w:w="2214" w:type="dxa"/>
            <w:tcBorders>
              <w:top w:val="nil"/>
              <w:left w:val="nil"/>
              <w:bottom w:val="nil"/>
              <w:right w:val="nil"/>
            </w:tcBorders>
            <w:vAlign w:val="center"/>
          </w:tcPr>
          <w:p w14:paraId="139E2132">
            <w:pPr>
              <w:spacing w:after="200" w:line="276" w:lineRule="auto"/>
              <w:textAlignment w:val="bottom"/>
              <w:rPr>
                <w:sz w:val="18"/>
                <w:szCs w:val="22"/>
                <w:lang w:val="pt-BR"/>
              </w:rPr>
            </w:pPr>
            <w:r>
              <w:rPr>
                <w:sz w:val="18"/>
                <w:szCs w:val="22"/>
                <w:lang w:val="pt-BR" w:bidi="ar"/>
              </w:rPr>
              <w:t>Penghe Chen</w:t>
            </w:r>
          </w:p>
        </w:tc>
      </w:tr>
      <w:tr w14:paraId="2ED2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348E2387">
            <w:pPr>
              <w:spacing w:after="200" w:line="276" w:lineRule="auto"/>
              <w:textAlignment w:val="bottom"/>
              <w:rPr>
                <w:sz w:val="18"/>
                <w:szCs w:val="22"/>
                <w:lang w:val="pt-BR"/>
              </w:rPr>
            </w:pPr>
            <w:r>
              <w:rPr>
                <w:rFonts w:hint="eastAsia"/>
                <w:sz w:val="18"/>
                <w:szCs w:val="22"/>
                <w:lang w:val="pt-BR"/>
              </w:rPr>
              <w:t>Squirrel AI</w:t>
            </w:r>
          </w:p>
        </w:tc>
        <w:tc>
          <w:tcPr>
            <w:tcW w:w="2214" w:type="dxa"/>
            <w:tcBorders>
              <w:top w:val="nil"/>
              <w:left w:val="nil"/>
              <w:bottom w:val="nil"/>
              <w:right w:val="nil"/>
            </w:tcBorders>
            <w:vAlign w:val="center"/>
          </w:tcPr>
          <w:p w14:paraId="4BF5C6A3">
            <w:pPr>
              <w:spacing w:after="200" w:line="276" w:lineRule="auto"/>
              <w:textAlignment w:val="bottom"/>
              <w:rPr>
                <w:sz w:val="18"/>
                <w:szCs w:val="22"/>
                <w:lang w:val="pt-BR"/>
              </w:rPr>
            </w:pPr>
            <w:r>
              <w:rPr>
                <w:rFonts w:hint="eastAsia"/>
                <w:sz w:val="18"/>
                <w:szCs w:val="22"/>
                <w:lang w:val="pt-BR"/>
              </w:rPr>
              <w:t>Derek Haoyang Li</w:t>
            </w:r>
          </w:p>
        </w:tc>
      </w:tr>
      <w:tr w14:paraId="564C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51B486F9">
            <w:pPr>
              <w:spacing w:after="200" w:line="276" w:lineRule="auto"/>
              <w:textAlignment w:val="bottom"/>
              <w:rPr>
                <w:sz w:val="18"/>
                <w:szCs w:val="22"/>
                <w:lang w:val="pt-BR"/>
              </w:rPr>
            </w:pPr>
            <w:r>
              <w:rPr>
                <w:rFonts w:hint="eastAsia"/>
                <w:sz w:val="18"/>
                <w:szCs w:val="22"/>
                <w:lang w:val="pt-BR"/>
              </w:rPr>
              <w:t>Beijing Knowledge Atlas Technology Joint Stock Company Limited</w:t>
            </w:r>
          </w:p>
        </w:tc>
        <w:tc>
          <w:tcPr>
            <w:tcW w:w="2214" w:type="dxa"/>
            <w:tcBorders>
              <w:top w:val="nil"/>
              <w:left w:val="nil"/>
              <w:bottom w:val="nil"/>
              <w:right w:val="nil"/>
            </w:tcBorders>
            <w:vAlign w:val="center"/>
          </w:tcPr>
          <w:p w14:paraId="15AAD8D3">
            <w:pPr>
              <w:spacing w:after="200" w:line="276" w:lineRule="auto"/>
              <w:textAlignment w:val="bottom"/>
              <w:rPr>
                <w:sz w:val="18"/>
                <w:szCs w:val="22"/>
                <w:lang w:val="pt-BR"/>
              </w:rPr>
            </w:pPr>
            <w:r>
              <w:rPr>
                <w:rFonts w:hint="eastAsia"/>
                <w:sz w:val="18"/>
                <w:szCs w:val="22"/>
                <w:lang w:val="pt-BR"/>
              </w:rPr>
              <w:t>Yakun Li</w:t>
            </w:r>
          </w:p>
        </w:tc>
      </w:tr>
      <w:tr w14:paraId="0BBB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5B4961C7">
            <w:pPr>
              <w:spacing w:after="200" w:line="276" w:lineRule="auto"/>
              <w:textAlignment w:val="bottom"/>
              <w:rPr>
                <w:sz w:val="18"/>
                <w:szCs w:val="22"/>
                <w:lang w:val="pt-BR"/>
              </w:rPr>
            </w:pPr>
            <w:r>
              <w:rPr>
                <w:rFonts w:hint="eastAsia"/>
                <w:sz w:val="18"/>
                <w:szCs w:val="22"/>
                <w:lang w:val="pt-BR"/>
              </w:rPr>
              <w:t xml:space="preserve">Tianjin University </w:t>
            </w:r>
          </w:p>
        </w:tc>
        <w:tc>
          <w:tcPr>
            <w:tcW w:w="2214" w:type="dxa"/>
            <w:tcBorders>
              <w:top w:val="nil"/>
              <w:left w:val="nil"/>
              <w:bottom w:val="nil"/>
              <w:right w:val="nil"/>
            </w:tcBorders>
            <w:vAlign w:val="center"/>
          </w:tcPr>
          <w:p w14:paraId="29390681">
            <w:pPr>
              <w:spacing w:after="200" w:line="276" w:lineRule="auto"/>
              <w:textAlignment w:val="bottom"/>
              <w:rPr>
                <w:sz w:val="18"/>
                <w:szCs w:val="22"/>
                <w:lang w:val="pt-BR"/>
              </w:rPr>
            </w:pPr>
            <w:r>
              <w:rPr>
                <w:rFonts w:hint="eastAsia"/>
                <w:sz w:val="18"/>
                <w:szCs w:val="22"/>
                <w:lang w:val="pt-BR"/>
              </w:rPr>
              <w:t>Xiaowang Zhang</w:t>
            </w:r>
          </w:p>
        </w:tc>
      </w:tr>
      <w:tr w14:paraId="3921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2DD1D7B6">
            <w:pPr>
              <w:spacing w:after="200" w:line="276" w:lineRule="auto"/>
              <w:textAlignment w:val="bottom"/>
              <w:rPr>
                <w:sz w:val="18"/>
                <w:szCs w:val="22"/>
                <w:lang w:val="pt-BR"/>
              </w:rPr>
            </w:pPr>
            <w:r>
              <w:rPr>
                <w:rFonts w:hint="eastAsia"/>
                <w:sz w:val="18"/>
                <w:szCs w:val="22"/>
                <w:lang w:val="pt-BR"/>
              </w:rPr>
              <w:t>Shanghai Jiao Tong University</w:t>
            </w:r>
          </w:p>
        </w:tc>
        <w:tc>
          <w:tcPr>
            <w:tcW w:w="2214" w:type="dxa"/>
            <w:tcBorders>
              <w:top w:val="nil"/>
              <w:left w:val="nil"/>
              <w:bottom w:val="nil"/>
              <w:right w:val="nil"/>
            </w:tcBorders>
            <w:vAlign w:val="center"/>
          </w:tcPr>
          <w:p w14:paraId="664D28BF">
            <w:pPr>
              <w:spacing w:after="200" w:line="276" w:lineRule="auto"/>
              <w:textAlignment w:val="bottom"/>
              <w:rPr>
                <w:sz w:val="18"/>
                <w:szCs w:val="22"/>
                <w:lang w:val="pt-BR"/>
              </w:rPr>
            </w:pPr>
            <w:r>
              <w:rPr>
                <w:rFonts w:hint="eastAsia"/>
                <w:sz w:val="18"/>
                <w:szCs w:val="22"/>
                <w:lang w:val="pt-BR"/>
              </w:rPr>
              <w:t>Liping Shen</w:t>
            </w:r>
          </w:p>
        </w:tc>
      </w:tr>
      <w:tr w14:paraId="3E8D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45F334CE">
            <w:pPr>
              <w:spacing w:after="200" w:line="276" w:lineRule="auto"/>
              <w:textAlignment w:val="bottom"/>
              <w:rPr>
                <w:sz w:val="18"/>
                <w:szCs w:val="22"/>
                <w:lang w:val="pt-BR"/>
              </w:rPr>
            </w:pPr>
            <w:r>
              <w:rPr>
                <w:rFonts w:hint="eastAsia"/>
                <w:sz w:val="18"/>
                <w:szCs w:val="22"/>
                <w:lang w:val="pt-BR"/>
              </w:rPr>
              <w:t>Institute of Computing Technology, CAS</w:t>
            </w:r>
          </w:p>
        </w:tc>
        <w:tc>
          <w:tcPr>
            <w:tcW w:w="2214" w:type="dxa"/>
            <w:tcBorders>
              <w:top w:val="nil"/>
              <w:left w:val="nil"/>
              <w:bottom w:val="nil"/>
              <w:right w:val="nil"/>
            </w:tcBorders>
            <w:vAlign w:val="center"/>
          </w:tcPr>
          <w:p w14:paraId="1E3DA91E">
            <w:pPr>
              <w:spacing w:after="200" w:line="276" w:lineRule="auto"/>
              <w:textAlignment w:val="bottom"/>
              <w:rPr>
                <w:sz w:val="18"/>
                <w:szCs w:val="22"/>
                <w:lang w:val="pt-BR"/>
              </w:rPr>
            </w:pPr>
            <w:r>
              <w:rPr>
                <w:rFonts w:hint="eastAsia"/>
                <w:sz w:val="18"/>
                <w:szCs w:val="22"/>
                <w:lang w:val="pt-BR"/>
              </w:rPr>
              <w:t>Xinlong Jiang</w:t>
            </w:r>
          </w:p>
        </w:tc>
      </w:tr>
      <w:tr w14:paraId="0B16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589BF38E">
            <w:pPr>
              <w:spacing w:after="200" w:line="276" w:lineRule="auto"/>
              <w:textAlignment w:val="bottom"/>
              <w:rPr>
                <w:sz w:val="18"/>
                <w:szCs w:val="22"/>
                <w:lang w:val="pt-BR"/>
              </w:rPr>
            </w:pPr>
            <w:r>
              <w:rPr>
                <w:rFonts w:hint="eastAsia"/>
                <w:sz w:val="18"/>
                <w:szCs w:val="22"/>
                <w:lang w:val="pt-BR"/>
              </w:rPr>
              <w:t>Zhongke Letin Intelligent Technology (Jinan) Co., Ltd</w:t>
            </w:r>
          </w:p>
        </w:tc>
        <w:tc>
          <w:tcPr>
            <w:tcW w:w="2214" w:type="dxa"/>
            <w:tcBorders>
              <w:top w:val="nil"/>
              <w:left w:val="nil"/>
              <w:bottom w:val="nil"/>
              <w:right w:val="nil"/>
            </w:tcBorders>
            <w:vAlign w:val="center"/>
          </w:tcPr>
          <w:p w14:paraId="71DB74A3">
            <w:pPr>
              <w:spacing w:after="200" w:line="276" w:lineRule="auto"/>
              <w:textAlignment w:val="bottom"/>
              <w:rPr>
                <w:sz w:val="18"/>
                <w:szCs w:val="22"/>
                <w:lang w:val="pt-BR"/>
              </w:rPr>
            </w:pPr>
            <w:r>
              <w:rPr>
                <w:rFonts w:hint="eastAsia"/>
                <w:sz w:val="18"/>
                <w:szCs w:val="22"/>
                <w:lang w:val="pt-BR"/>
              </w:rPr>
              <w:t>Chenlong Gao</w:t>
            </w:r>
          </w:p>
        </w:tc>
      </w:tr>
      <w:tr w14:paraId="7E47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785A6FB5">
            <w:pPr>
              <w:spacing w:after="200" w:line="276" w:lineRule="auto"/>
              <w:textAlignment w:val="bottom"/>
              <w:rPr>
                <w:sz w:val="18"/>
                <w:szCs w:val="22"/>
                <w:lang w:val="pt-BR"/>
              </w:rPr>
            </w:pPr>
            <w:r>
              <w:rPr>
                <w:rFonts w:hint="eastAsia"/>
                <w:sz w:val="18"/>
                <w:szCs w:val="22"/>
                <w:lang w:val="pt-BR"/>
              </w:rPr>
              <w:t>East China Normal University</w:t>
            </w:r>
          </w:p>
        </w:tc>
        <w:tc>
          <w:tcPr>
            <w:tcW w:w="2214" w:type="dxa"/>
            <w:tcBorders>
              <w:top w:val="nil"/>
              <w:left w:val="nil"/>
              <w:bottom w:val="nil"/>
              <w:right w:val="nil"/>
            </w:tcBorders>
            <w:vAlign w:val="center"/>
          </w:tcPr>
          <w:p w14:paraId="407C5EA7">
            <w:pPr>
              <w:spacing w:after="200" w:line="276" w:lineRule="auto"/>
              <w:textAlignment w:val="bottom"/>
              <w:rPr>
                <w:sz w:val="18"/>
                <w:szCs w:val="22"/>
                <w:lang w:val="pt-BR"/>
              </w:rPr>
            </w:pPr>
            <w:r>
              <w:rPr>
                <w:rFonts w:hint="eastAsia"/>
                <w:sz w:val="18"/>
                <w:szCs w:val="22"/>
                <w:lang w:val="pt-BR"/>
              </w:rPr>
              <w:t>Yonghe Wu</w:t>
            </w:r>
          </w:p>
        </w:tc>
      </w:tr>
      <w:tr w14:paraId="2510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29AA97DE">
            <w:pPr>
              <w:spacing w:after="200" w:line="276" w:lineRule="auto"/>
              <w:textAlignment w:val="bottom"/>
              <w:rPr>
                <w:sz w:val="18"/>
                <w:szCs w:val="22"/>
                <w:lang w:val="pt-BR"/>
              </w:rPr>
            </w:pPr>
            <w:r>
              <w:rPr>
                <w:rFonts w:hint="eastAsia"/>
                <w:sz w:val="18"/>
                <w:szCs w:val="22"/>
                <w:lang w:val="pt-BR"/>
              </w:rPr>
              <w:t>Chinese Academy of Medical Sciences</w:t>
            </w:r>
          </w:p>
        </w:tc>
        <w:tc>
          <w:tcPr>
            <w:tcW w:w="2214" w:type="dxa"/>
            <w:tcBorders>
              <w:top w:val="nil"/>
              <w:left w:val="nil"/>
              <w:bottom w:val="nil"/>
              <w:right w:val="nil"/>
            </w:tcBorders>
            <w:vAlign w:val="center"/>
          </w:tcPr>
          <w:p w14:paraId="1090FB97">
            <w:pPr>
              <w:spacing w:after="200" w:line="276" w:lineRule="auto"/>
              <w:textAlignment w:val="bottom"/>
              <w:rPr>
                <w:sz w:val="18"/>
                <w:szCs w:val="22"/>
                <w:lang w:val="pt-BR"/>
              </w:rPr>
            </w:pPr>
            <w:r>
              <w:rPr>
                <w:rFonts w:hint="eastAsia"/>
                <w:sz w:val="18"/>
                <w:szCs w:val="22"/>
                <w:lang w:val="pt-BR"/>
              </w:rPr>
              <w:t>Jiangbo Pu</w:t>
            </w:r>
          </w:p>
        </w:tc>
      </w:tr>
      <w:tr w14:paraId="5AC8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04D04DF6">
            <w:pPr>
              <w:spacing w:after="200" w:line="276" w:lineRule="auto"/>
              <w:textAlignment w:val="bottom"/>
              <w:rPr>
                <w:sz w:val="18"/>
                <w:szCs w:val="22"/>
                <w:lang w:val="pt-BR"/>
              </w:rPr>
            </w:pPr>
            <w:r>
              <w:rPr>
                <w:sz w:val="18"/>
                <w:szCs w:val="22"/>
                <w:lang w:val="pt-BR" w:bidi="ar"/>
              </w:rPr>
              <w:t>Inspur Yunzhou Industrial Internet Co., Ltd.（Inspur Group）</w:t>
            </w:r>
          </w:p>
        </w:tc>
        <w:tc>
          <w:tcPr>
            <w:tcW w:w="2214" w:type="dxa"/>
            <w:tcBorders>
              <w:top w:val="nil"/>
              <w:left w:val="nil"/>
              <w:bottom w:val="nil"/>
              <w:right w:val="nil"/>
            </w:tcBorders>
            <w:vAlign w:val="center"/>
          </w:tcPr>
          <w:p w14:paraId="464B88B8">
            <w:pPr>
              <w:spacing w:after="200" w:line="276" w:lineRule="auto"/>
              <w:textAlignment w:val="bottom"/>
              <w:rPr>
                <w:sz w:val="18"/>
                <w:szCs w:val="22"/>
                <w:lang w:val="pt-BR"/>
              </w:rPr>
            </w:pPr>
            <w:r>
              <w:rPr>
                <w:sz w:val="18"/>
                <w:szCs w:val="22"/>
                <w:lang w:val="pt-BR" w:bidi="ar"/>
              </w:rPr>
              <w:t>Shaohua Wang</w:t>
            </w:r>
          </w:p>
        </w:tc>
      </w:tr>
      <w:tr w14:paraId="6C09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65F00B1B">
            <w:pPr>
              <w:spacing w:after="200" w:line="276" w:lineRule="auto"/>
              <w:textAlignment w:val="bottom"/>
              <w:rPr>
                <w:sz w:val="18"/>
                <w:szCs w:val="22"/>
                <w:lang w:val="pt-BR"/>
              </w:rPr>
            </w:pPr>
            <w:r>
              <w:rPr>
                <w:rFonts w:hint="eastAsia"/>
                <w:sz w:val="18"/>
                <w:szCs w:val="22"/>
                <w:lang w:val="pt-BR"/>
              </w:rPr>
              <w:t>Lenovo Research Institute</w:t>
            </w:r>
          </w:p>
        </w:tc>
        <w:tc>
          <w:tcPr>
            <w:tcW w:w="2214" w:type="dxa"/>
            <w:tcBorders>
              <w:top w:val="nil"/>
              <w:left w:val="nil"/>
              <w:bottom w:val="nil"/>
              <w:right w:val="nil"/>
            </w:tcBorders>
            <w:vAlign w:val="center"/>
          </w:tcPr>
          <w:p w14:paraId="44E6F9C7">
            <w:pPr>
              <w:spacing w:after="200" w:line="276" w:lineRule="auto"/>
              <w:textAlignment w:val="bottom"/>
              <w:rPr>
                <w:sz w:val="18"/>
                <w:szCs w:val="22"/>
                <w:lang w:val="pt-BR"/>
              </w:rPr>
            </w:pPr>
            <w:r>
              <w:rPr>
                <w:rFonts w:hint="eastAsia"/>
                <w:sz w:val="18"/>
                <w:szCs w:val="22"/>
                <w:lang w:val="pt-BR"/>
              </w:rPr>
              <w:t>Xiaoping Zhang</w:t>
            </w:r>
          </w:p>
        </w:tc>
      </w:tr>
      <w:tr w14:paraId="0BC3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35574661">
            <w:pPr>
              <w:spacing w:after="200" w:line="276" w:lineRule="auto"/>
              <w:textAlignment w:val="bottom"/>
              <w:rPr>
                <w:sz w:val="18"/>
                <w:szCs w:val="22"/>
                <w:lang w:val="pt-BR"/>
              </w:rPr>
            </w:pPr>
            <w:r>
              <w:rPr>
                <w:rFonts w:hint="eastAsia"/>
                <w:sz w:val="18"/>
                <w:szCs w:val="22"/>
                <w:lang w:val="pt-BR"/>
              </w:rPr>
              <w:t>Intel</w:t>
            </w:r>
          </w:p>
        </w:tc>
        <w:tc>
          <w:tcPr>
            <w:tcW w:w="2214" w:type="dxa"/>
            <w:tcBorders>
              <w:top w:val="nil"/>
              <w:left w:val="nil"/>
              <w:bottom w:val="nil"/>
              <w:right w:val="nil"/>
            </w:tcBorders>
            <w:vAlign w:val="center"/>
          </w:tcPr>
          <w:p w14:paraId="7033BC18">
            <w:pPr>
              <w:spacing w:after="200" w:line="276" w:lineRule="auto"/>
              <w:textAlignment w:val="bottom"/>
              <w:rPr>
                <w:sz w:val="18"/>
                <w:szCs w:val="22"/>
                <w:lang w:val="pt-BR"/>
              </w:rPr>
            </w:pPr>
            <w:r>
              <w:rPr>
                <w:rFonts w:hint="eastAsia"/>
                <w:sz w:val="18"/>
                <w:szCs w:val="22"/>
                <w:lang w:val="pt-BR"/>
              </w:rPr>
              <w:t>Jane Wu</w:t>
            </w:r>
          </w:p>
        </w:tc>
      </w:tr>
      <w:tr w14:paraId="3CE2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74C7A857">
            <w:pPr>
              <w:spacing w:after="200" w:line="276" w:lineRule="auto"/>
              <w:textAlignment w:val="bottom"/>
              <w:rPr>
                <w:sz w:val="18"/>
                <w:szCs w:val="22"/>
                <w:lang w:val="pt-BR"/>
              </w:rPr>
            </w:pPr>
            <w:r>
              <w:rPr>
                <w:rFonts w:hint="eastAsia"/>
                <w:sz w:val="18"/>
                <w:szCs w:val="22"/>
                <w:lang w:val="pt-BR"/>
              </w:rPr>
              <w:t>Shenzhen University</w:t>
            </w:r>
          </w:p>
        </w:tc>
        <w:tc>
          <w:tcPr>
            <w:tcW w:w="2214" w:type="dxa"/>
            <w:tcBorders>
              <w:top w:val="nil"/>
              <w:left w:val="nil"/>
              <w:bottom w:val="nil"/>
              <w:right w:val="nil"/>
            </w:tcBorders>
            <w:vAlign w:val="center"/>
          </w:tcPr>
          <w:p w14:paraId="2A91F7F6">
            <w:pPr>
              <w:spacing w:after="200" w:line="276" w:lineRule="auto"/>
              <w:textAlignment w:val="bottom"/>
              <w:rPr>
                <w:sz w:val="18"/>
                <w:szCs w:val="22"/>
                <w:lang w:val="pt-BR"/>
              </w:rPr>
            </w:pPr>
            <w:r>
              <w:rPr>
                <w:rFonts w:hint="eastAsia"/>
                <w:sz w:val="18"/>
                <w:szCs w:val="22"/>
                <w:lang w:val="pt-BR"/>
              </w:rPr>
              <w:t>Weili Liu</w:t>
            </w:r>
          </w:p>
        </w:tc>
      </w:tr>
      <w:tr w14:paraId="47F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513C66DD">
            <w:pPr>
              <w:spacing w:after="200" w:line="276" w:lineRule="auto"/>
              <w:textAlignment w:val="bottom"/>
              <w:rPr>
                <w:sz w:val="18"/>
                <w:szCs w:val="22"/>
                <w:lang w:val="pt-BR"/>
              </w:rPr>
            </w:pPr>
            <w:r>
              <w:rPr>
                <w:rFonts w:hint="eastAsia"/>
                <w:sz w:val="18"/>
                <w:szCs w:val="22"/>
                <w:lang w:val="pt-BR"/>
              </w:rPr>
              <w:t>Inspur Group</w:t>
            </w:r>
          </w:p>
        </w:tc>
        <w:tc>
          <w:tcPr>
            <w:tcW w:w="2214" w:type="dxa"/>
            <w:tcBorders>
              <w:top w:val="nil"/>
              <w:left w:val="nil"/>
              <w:bottom w:val="nil"/>
              <w:right w:val="nil"/>
            </w:tcBorders>
            <w:vAlign w:val="center"/>
          </w:tcPr>
          <w:p w14:paraId="15430A79">
            <w:pPr>
              <w:spacing w:after="200" w:line="276" w:lineRule="auto"/>
              <w:textAlignment w:val="bottom"/>
              <w:rPr>
                <w:sz w:val="18"/>
                <w:szCs w:val="22"/>
                <w:lang w:val="pt-BR"/>
              </w:rPr>
            </w:pPr>
            <w:r>
              <w:rPr>
                <w:rFonts w:hint="eastAsia"/>
                <w:sz w:val="18"/>
                <w:szCs w:val="22"/>
                <w:lang w:val="pt-BR"/>
              </w:rPr>
              <w:t>Yonghui Lü</w:t>
            </w:r>
          </w:p>
        </w:tc>
      </w:tr>
      <w:tr w14:paraId="47F3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30CDF9A9">
            <w:pPr>
              <w:spacing w:after="200" w:line="276" w:lineRule="auto"/>
              <w:textAlignment w:val="bottom"/>
              <w:rPr>
                <w:sz w:val="18"/>
                <w:szCs w:val="22"/>
                <w:lang w:val="pt-BR"/>
              </w:rPr>
            </w:pPr>
            <w:r>
              <w:rPr>
                <w:rFonts w:hint="eastAsia"/>
                <w:sz w:val="18"/>
                <w:szCs w:val="22"/>
                <w:lang w:val="pt-BR"/>
              </w:rPr>
              <w:t>China Electronics Standardization Institute</w:t>
            </w:r>
          </w:p>
        </w:tc>
        <w:tc>
          <w:tcPr>
            <w:tcW w:w="2214" w:type="dxa"/>
            <w:tcBorders>
              <w:top w:val="nil"/>
              <w:left w:val="nil"/>
              <w:bottom w:val="nil"/>
              <w:right w:val="nil"/>
            </w:tcBorders>
            <w:vAlign w:val="center"/>
          </w:tcPr>
          <w:p w14:paraId="68EF85FC">
            <w:pPr>
              <w:spacing w:after="200" w:line="276" w:lineRule="auto"/>
              <w:textAlignment w:val="bottom"/>
              <w:rPr>
                <w:sz w:val="18"/>
                <w:szCs w:val="22"/>
                <w:lang w:val="pt-BR"/>
              </w:rPr>
            </w:pPr>
            <w:r>
              <w:rPr>
                <w:rFonts w:hint="eastAsia"/>
                <w:sz w:val="18"/>
                <w:szCs w:val="22"/>
                <w:lang w:val="pt-BR"/>
              </w:rPr>
              <w:t>Yuntao Yu</w:t>
            </w:r>
          </w:p>
        </w:tc>
      </w:tr>
      <w:tr w14:paraId="78E0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2" w:type="dxa"/>
            <w:tcBorders>
              <w:top w:val="nil"/>
              <w:left w:val="nil"/>
              <w:bottom w:val="nil"/>
              <w:right w:val="nil"/>
            </w:tcBorders>
            <w:vAlign w:val="center"/>
          </w:tcPr>
          <w:p w14:paraId="75D34933">
            <w:pPr>
              <w:spacing w:after="200" w:line="276" w:lineRule="auto"/>
              <w:textAlignment w:val="bottom"/>
              <w:rPr>
                <w:sz w:val="18"/>
                <w:szCs w:val="22"/>
                <w:lang w:val="pt-BR"/>
              </w:rPr>
            </w:pPr>
            <w:r>
              <w:rPr>
                <w:rFonts w:hint="eastAsia"/>
                <w:sz w:val="18"/>
                <w:szCs w:val="22"/>
                <w:lang w:val="pt-BR"/>
              </w:rPr>
              <w:t>Hainan Normal University</w:t>
            </w:r>
          </w:p>
        </w:tc>
        <w:tc>
          <w:tcPr>
            <w:tcW w:w="2214" w:type="dxa"/>
            <w:tcBorders>
              <w:top w:val="nil"/>
              <w:left w:val="nil"/>
              <w:bottom w:val="nil"/>
              <w:right w:val="nil"/>
            </w:tcBorders>
            <w:vAlign w:val="center"/>
          </w:tcPr>
          <w:p w14:paraId="45AC2A54">
            <w:pPr>
              <w:spacing w:after="200" w:line="276" w:lineRule="auto"/>
              <w:textAlignment w:val="bottom"/>
              <w:rPr>
                <w:sz w:val="18"/>
                <w:szCs w:val="22"/>
                <w:lang w:val="pt-BR"/>
              </w:rPr>
            </w:pPr>
            <w:r>
              <w:rPr>
                <w:rFonts w:hint="eastAsia"/>
                <w:sz w:val="18"/>
                <w:szCs w:val="22"/>
                <w:lang w:val="pt-BR"/>
              </w:rPr>
              <w:t>Bo Liao</w:t>
            </w:r>
          </w:p>
        </w:tc>
      </w:tr>
    </w:tbl>
    <w:p w14:paraId="608B8EB1">
      <w:pPr>
        <w:pStyle w:val="160"/>
        <w:ind w:left="0" w:firstLine="0"/>
      </w:pPr>
    </w:p>
    <w:p w14:paraId="64EE0FEA">
      <w:pPr>
        <w:pStyle w:val="4"/>
      </w:pPr>
      <w:r>
        <w:rPr>
          <w:lang w:eastAsia="zh-CN" w:bidi="ar"/>
        </w:rPr>
        <w:t xml:space="preserve">The working group gratefully acknowledges the contributions of the following participants: </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6344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52" w:type="dxa"/>
            <w:tcBorders>
              <w:top w:val="nil"/>
              <w:left w:val="nil"/>
              <w:bottom w:val="nil"/>
              <w:right w:val="nil"/>
            </w:tcBorders>
            <w:vAlign w:val="center"/>
          </w:tcPr>
          <w:p w14:paraId="1BE56844">
            <w:pPr>
              <w:textAlignment w:val="bottom"/>
              <w:rPr>
                <w:sz w:val="18"/>
                <w:lang w:val="pt-BR"/>
              </w:rPr>
            </w:pPr>
            <w:r>
              <w:rPr>
                <w:rFonts w:hint="eastAsia"/>
                <w:sz w:val="18"/>
                <w:lang w:val="pt-BR"/>
              </w:rPr>
              <w:t>Hanming Li</w:t>
            </w:r>
          </w:p>
        </w:tc>
        <w:tc>
          <w:tcPr>
            <w:tcW w:w="2952" w:type="dxa"/>
            <w:tcBorders>
              <w:top w:val="nil"/>
              <w:left w:val="nil"/>
              <w:bottom w:val="nil"/>
              <w:right w:val="nil"/>
            </w:tcBorders>
            <w:vAlign w:val="center"/>
          </w:tcPr>
          <w:p w14:paraId="4ADDAD87">
            <w:pPr>
              <w:textAlignment w:val="bottom"/>
              <w:rPr>
                <w:sz w:val="18"/>
                <w:lang w:val="pt-BR"/>
              </w:rPr>
            </w:pPr>
            <w:r>
              <w:rPr>
                <w:rFonts w:hint="eastAsia"/>
                <w:sz w:val="18"/>
                <w:lang w:val="pt-BR"/>
              </w:rPr>
              <w:t>Zheng Tan</w:t>
            </w:r>
          </w:p>
        </w:tc>
        <w:tc>
          <w:tcPr>
            <w:tcW w:w="2952" w:type="dxa"/>
            <w:tcBorders>
              <w:top w:val="nil"/>
              <w:left w:val="nil"/>
              <w:bottom w:val="nil"/>
              <w:right w:val="nil"/>
            </w:tcBorders>
            <w:vAlign w:val="center"/>
          </w:tcPr>
          <w:p w14:paraId="3556F00E">
            <w:pPr>
              <w:textAlignment w:val="bottom"/>
              <w:rPr>
                <w:sz w:val="18"/>
                <w:lang w:val="pt-BR"/>
              </w:rPr>
            </w:pPr>
            <w:r>
              <w:rPr>
                <w:rFonts w:hint="eastAsia"/>
                <w:sz w:val="18"/>
                <w:lang w:val="pt-BR"/>
              </w:rPr>
              <w:t>Ruiyu Li</w:t>
            </w:r>
          </w:p>
        </w:tc>
      </w:tr>
      <w:tr w14:paraId="5AB9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52" w:type="dxa"/>
            <w:tcBorders>
              <w:top w:val="nil"/>
              <w:left w:val="nil"/>
              <w:bottom w:val="nil"/>
              <w:right w:val="nil"/>
            </w:tcBorders>
            <w:vAlign w:val="center"/>
          </w:tcPr>
          <w:p w14:paraId="484D2C26">
            <w:pPr>
              <w:textAlignment w:val="bottom"/>
              <w:rPr>
                <w:sz w:val="18"/>
                <w:lang w:val="pt-BR"/>
              </w:rPr>
            </w:pPr>
            <w:r>
              <w:rPr>
                <w:rFonts w:hint="eastAsia"/>
                <w:sz w:val="18"/>
                <w:lang w:val="pt-BR"/>
              </w:rPr>
              <w:t>Richard Tong</w:t>
            </w:r>
          </w:p>
        </w:tc>
        <w:tc>
          <w:tcPr>
            <w:tcW w:w="2952" w:type="dxa"/>
            <w:tcBorders>
              <w:top w:val="nil"/>
              <w:left w:val="nil"/>
              <w:bottom w:val="nil"/>
              <w:right w:val="nil"/>
            </w:tcBorders>
            <w:vAlign w:val="center"/>
          </w:tcPr>
          <w:p w14:paraId="53A386E5">
            <w:pPr>
              <w:textAlignment w:val="bottom"/>
              <w:rPr>
                <w:sz w:val="18"/>
                <w:lang w:val="pt-BR"/>
              </w:rPr>
            </w:pPr>
            <w:r>
              <w:rPr>
                <w:rFonts w:hint="eastAsia"/>
                <w:sz w:val="18"/>
                <w:lang w:val="pt-BR"/>
              </w:rPr>
              <w:t>Qian Chen</w:t>
            </w:r>
          </w:p>
        </w:tc>
        <w:tc>
          <w:tcPr>
            <w:tcW w:w="2952" w:type="dxa"/>
            <w:tcBorders>
              <w:top w:val="nil"/>
              <w:left w:val="nil"/>
              <w:bottom w:val="nil"/>
              <w:right w:val="nil"/>
            </w:tcBorders>
            <w:vAlign w:val="center"/>
          </w:tcPr>
          <w:p w14:paraId="437AD7E8">
            <w:pPr>
              <w:textAlignment w:val="bottom"/>
              <w:rPr>
                <w:sz w:val="18"/>
                <w:lang w:val="pt-BR"/>
              </w:rPr>
            </w:pPr>
            <w:r>
              <w:rPr>
                <w:rFonts w:hint="eastAsia"/>
                <w:sz w:val="18"/>
                <w:lang w:val="pt-BR"/>
              </w:rPr>
              <w:t>Zhanjie Wu</w:t>
            </w:r>
          </w:p>
        </w:tc>
      </w:tr>
      <w:tr w14:paraId="5AE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52" w:type="dxa"/>
            <w:tcBorders>
              <w:top w:val="nil"/>
              <w:left w:val="nil"/>
              <w:bottom w:val="nil"/>
              <w:right w:val="nil"/>
            </w:tcBorders>
            <w:vAlign w:val="center"/>
          </w:tcPr>
          <w:p w14:paraId="225BA7CC">
            <w:pPr>
              <w:textAlignment w:val="bottom"/>
              <w:rPr>
                <w:sz w:val="18"/>
                <w:lang w:val="pt-BR"/>
              </w:rPr>
            </w:pPr>
            <w:r>
              <w:rPr>
                <w:rFonts w:hint="eastAsia"/>
                <w:sz w:val="18"/>
                <w:lang w:val="pt-BR"/>
              </w:rPr>
              <w:t>Jessie Tong</w:t>
            </w:r>
          </w:p>
        </w:tc>
        <w:tc>
          <w:tcPr>
            <w:tcW w:w="2952" w:type="dxa"/>
            <w:tcBorders>
              <w:top w:val="nil"/>
              <w:left w:val="nil"/>
              <w:bottom w:val="nil"/>
              <w:right w:val="nil"/>
            </w:tcBorders>
            <w:vAlign w:val="center"/>
          </w:tcPr>
          <w:p w14:paraId="314105B7">
            <w:pPr>
              <w:textAlignment w:val="bottom"/>
              <w:rPr>
                <w:sz w:val="18"/>
                <w:lang w:val="pt-BR"/>
              </w:rPr>
            </w:pPr>
            <w:r>
              <w:rPr>
                <w:rFonts w:hint="eastAsia"/>
                <w:sz w:val="18"/>
                <w:lang w:val="pt-BR"/>
              </w:rPr>
              <w:t>Cong Huang</w:t>
            </w:r>
          </w:p>
        </w:tc>
        <w:tc>
          <w:tcPr>
            <w:tcW w:w="2952" w:type="dxa"/>
            <w:tcBorders>
              <w:top w:val="nil"/>
              <w:left w:val="nil"/>
              <w:bottom w:val="nil"/>
              <w:right w:val="nil"/>
            </w:tcBorders>
            <w:vAlign w:val="center"/>
          </w:tcPr>
          <w:p w14:paraId="268517B2">
            <w:pPr>
              <w:textAlignment w:val="bottom"/>
              <w:rPr>
                <w:sz w:val="18"/>
                <w:lang w:val="pt-BR"/>
              </w:rPr>
            </w:pPr>
            <w:r>
              <w:rPr>
                <w:rFonts w:hint="eastAsia"/>
                <w:sz w:val="18"/>
                <w:lang w:val="pt-BR"/>
              </w:rPr>
              <w:t>Xin Wang</w:t>
            </w:r>
          </w:p>
        </w:tc>
      </w:tr>
    </w:tbl>
    <w:p w14:paraId="7E1977B5">
      <w:pPr>
        <w:pStyle w:val="160"/>
      </w:pPr>
    </w:p>
    <w:p w14:paraId="32125137">
      <w:pPr>
        <w:pStyle w:val="160"/>
      </w:pPr>
    </w:p>
    <w:p w14:paraId="03C28B91">
      <w:pPr>
        <w:pStyle w:val="160"/>
        <w:sectPr>
          <w:pgSz w:w="12240" w:h="15840"/>
          <w:pgMar w:top="1440" w:right="1800" w:bottom="1440" w:left="1800" w:header="720" w:footer="720" w:gutter="0"/>
          <w:lnNumType w:countBy="1"/>
          <w:pgNumType w:fmt="lowerRoman"/>
          <w:cols w:space="720" w:num="1"/>
          <w:docGrid w:linePitch="360" w:charSpace="0"/>
        </w:sectPr>
      </w:pPr>
    </w:p>
    <w:p w14:paraId="5970F252">
      <w:pPr>
        <w:pStyle w:val="4"/>
      </w:pPr>
      <w:r>
        <w:t>The following members of the &lt;individual/entity&gt; Standards Association balloting group voted on this</w:t>
      </w:r>
      <w:r>
        <w:fldChar w:fldCharType="begin"/>
      </w:r>
      <w:r>
        <w:instrText xml:space="preserve"> DOCVARIABLE "txtTrialUse" \*Lower \* MERGEFORMAT </w:instrText>
      </w:r>
      <w:r>
        <w:fldChar w:fldCharType="separate"/>
      </w:r>
      <w:r>
        <w:t xml:space="preserve"> </w:t>
      </w:r>
      <w:r>
        <w:fldChar w:fldCharType="end"/>
      </w:r>
      <w:r>
        <w:fldChar w:fldCharType="begin"/>
      </w:r>
      <w:r>
        <w:instrText xml:space="preserve"> DOCVARIABLE "txtGorRPorSTD" \*Lower \* MERGEFORMAT </w:instrText>
      </w:r>
      <w:r>
        <w:fldChar w:fldCharType="separate"/>
      </w:r>
      <w:r>
        <w:t>standard</w:t>
      </w:r>
      <w:r>
        <w:fldChar w:fldCharType="end"/>
      </w:r>
      <w:r>
        <w:t>. Balloters may have voted for approval, disapproval, or abstention.</w:t>
      </w:r>
    </w:p>
    <w:p w14:paraId="5D0D19EA">
      <w:pPr>
        <w:pStyle w:val="212"/>
      </w:pPr>
      <w:r>
        <w:t>[To be supplied by IEEE]</w:t>
      </w:r>
    </w:p>
    <w:p w14:paraId="5AA815F3">
      <w:pPr>
        <w:pStyle w:val="160"/>
        <w:sectPr>
          <w:type w:val="continuous"/>
          <w:pgSz w:w="12240" w:h="15840"/>
          <w:pgMar w:top="1440" w:right="1800" w:bottom="1440" w:left="1800" w:header="720" w:footer="720" w:gutter="0"/>
          <w:lnNumType w:countBy="1"/>
          <w:pgNumType w:fmt="lowerRoman"/>
          <w:cols w:space="720" w:num="1"/>
          <w:docGrid w:linePitch="360" w:charSpace="0"/>
        </w:sectPr>
      </w:pPr>
    </w:p>
    <w:p w14:paraId="7D5EF359">
      <w:pPr>
        <w:pStyle w:val="160"/>
      </w:pPr>
      <w:r>
        <w:t>Balloter1</w:t>
      </w:r>
    </w:p>
    <w:p w14:paraId="3EAAA900">
      <w:pPr>
        <w:pStyle w:val="160"/>
      </w:pPr>
      <w:r>
        <w:t>Balloter2</w:t>
      </w:r>
    </w:p>
    <w:p w14:paraId="34222EA8">
      <w:pPr>
        <w:pStyle w:val="160"/>
      </w:pPr>
      <w:r>
        <w:t>Balloter3</w:t>
      </w:r>
    </w:p>
    <w:p w14:paraId="1E64ABB7">
      <w:pPr>
        <w:pStyle w:val="160"/>
      </w:pPr>
      <w:r>
        <w:t>Balloter4</w:t>
      </w:r>
    </w:p>
    <w:p w14:paraId="171C464D">
      <w:pPr>
        <w:pStyle w:val="160"/>
      </w:pPr>
      <w:r>
        <w:t>Balloter5</w:t>
      </w:r>
    </w:p>
    <w:p w14:paraId="32C1C201">
      <w:pPr>
        <w:pStyle w:val="160"/>
      </w:pPr>
      <w:r>
        <w:t>Balloter6</w:t>
      </w:r>
    </w:p>
    <w:p w14:paraId="4E3C6586">
      <w:pPr>
        <w:pStyle w:val="160"/>
      </w:pPr>
      <w:r>
        <w:t>Balloter7</w:t>
      </w:r>
    </w:p>
    <w:p w14:paraId="7E0F9241">
      <w:pPr>
        <w:pStyle w:val="160"/>
      </w:pPr>
      <w:r>
        <w:t>Balloter8</w:t>
      </w:r>
    </w:p>
    <w:p w14:paraId="366AB9E1">
      <w:pPr>
        <w:pStyle w:val="160"/>
      </w:pPr>
      <w:r>
        <w:t>Balloter9</w:t>
      </w:r>
    </w:p>
    <w:p w14:paraId="3769C6BA">
      <w:pPr>
        <w:pStyle w:val="4"/>
        <w:sectPr>
          <w:type w:val="continuous"/>
          <w:pgSz w:w="12240" w:h="15840"/>
          <w:pgMar w:top="1440" w:right="1800" w:bottom="1440" w:left="1800" w:header="720" w:footer="720" w:gutter="0"/>
          <w:lnNumType w:countBy="1"/>
          <w:pgNumType w:fmt="lowerRoman"/>
          <w:cols w:space="720" w:num="3"/>
          <w:docGrid w:linePitch="360" w:charSpace="0"/>
        </w:sectPr>
      </w:pPr>
    </w:p>
    <w:p w14:paraId="6FF9AD2D">
      <w:pPr>
        <w:pStyle w:val="4"/>
      </w:pPr>
    </w:p>
    <w:p w14:paraId="58758EDB">
      <w:pPr>
        <w:pStyle w:val="4"/>
      </w:pPr>
      <w:r>
        <w:t>When the IEEE SA Standards Board approved this</w:t>
      </w:r>
      <w:r>
        <w:fldChar w:fldCharType="begin"/>
      </w:r>
      <w:r>
        <w:instrText xml:space="preserve"> DOCVARIABLE "txtTrialUse" \* MERGEFORMAT  \*Lower</w:instrText>
      </w:r>
      <w:r>
        <w:fldChar w:fldCharType="separate"/>
      </w:r>
      <w:r>
        <w:t xml:space="preserve"> </w:t>
      </w:r>
      <w:r>
        <w:fldChar w:fldCharType="end"/>
      </w:r>
      <w:r>
        <w:fldChar w:fldCharType="begin"/>
      </w:r>
      <w:r>
        <w:instrText xml:space="preserve"> DOCVARIABLE "txtGorRPorSTD" \* MERGEFORMAT \*Lower</w:instrText>
      </w:r>
      <w:r>
        <w:fldChar w:fldCharType="separate"/>
      </w:r>
      <w:r>
        <w:t>standard</w:t>
      </w:r>
      <w:r>
        <w:fldChar w:fldCharType="end"/>
      </w:r>
      <w:r>
        <w:t xml:space="preserve"> on </w:t>
      </w:r>
      <w:r>
        <w:fldChar w:fldCharType="begin"/>
      </w:r>
      <w:r>
        <w:instrText xml:space="preserve"> DOCVARIABLE  varApprovedDate  \* MERGEFORMAT </w:instrText>
      </w:r>
      <w:r>
        <w:fldChar w:fldCharType="separate"/>
      </w:r>
      <w:r>
        <w:t>&lt;Date Approved&gt;</w:t>
      </w:r>
      <w:r>
        <w:fldChar w:fldCharType="end"/>
      </w:r>
      <w:r>
        <w:t>, it had the following membership:</w:t>
      </w:r>
    </w:p>
    <w:p w14:paraId="30F65CF9">
      <w:pPr>
        <w:pStyle w:val="212"/>
      </w:pPr>
      <w:r>
        <w:t>[To be supplied by IEEE]</w:t>
      </w:r>
    </w:p>
    <w:p w14:paraId="76598822">
      <w:pPr>
        <w:pStyle w:val="160"/>
        <w:sectPr>
          <w:type w:val="continuous"/>
          <w:pgSz w:w="12240" w:h="15840"/>
          <w:pgMar w:top="1440" w:right="1800" w:bottom="1440" w:left="1800" w:header="720" w:footer="720" w:gutter="0"/>
          <w:lnNumType w:countBy="1"/>
          <w:pgNumType w:fmt="lowerRoman"/>
          <w:cols w:space="720" w:num="1"/>
          <w:docGrid w:linePitch="360" w:charSpace="0"/>
        </w:sectPr>
      </w:pPr>
    </w:p>
    <w:p w14:paraId="63C86BB9">
      <w:pPr>
        <w:pStyle w:val="211"/>
      </w:pPr>
      <w:r>
        <w:rPr>
          <w:rStyle w:val="208"/>
        </w:rPr>
        <w:t>&lt;Name&gt;</w:t>
      </w:r>
      <w:r>
        <w:t xml:space="preserve">, </w:t>
      </w:r>
      <w:r>
        <w:rPr>
          <w:rStyle w:val="218"/>
        </w:rPr>
        <w:t>Chair</w:t>
      </w:r>
    </w:p>
    <w:p w14:paraId="1AD97D4A">
      <w:pPr>
        <w:pStyle w:val="211"/>
        <w:outlineLvl w:val="0"/>
      </w:pPr>
      <w:bookmarkStart w:id="94" w:name="_Toc201854498"/>
      <w:bookmarkStart w:id="95" w:name="_Toc10416"/>
      <w:bookmarkStart w:id="96" w:name="_Toc1103149325"/>
      <w:bookmarkStart w:id="97" w:name="_Toc29971"/>
      <w:bookmarkStart w:id="98" w:name="_Toc17150"/>
      <w:bookmarkStart w:id="99" w:name="_Toc23685"/>
      <w:r>
        <w:rPr>
          <w:rStyle w:val="208"/>
        </w:rPr>
        <w:t>&lt;Name&gt;</w:t>
      </w:r>
      <w:r>
        <w:t xml:space="preserve">, </w:t>
      </w:r>
      <w:r>
        <w:rPr>
          <w:rStyle w:val="218"/>
        </w:rPr>
        <w:t>Vice Chair</w:t>
      </w:r>
      <w:bookmarkEnd w:id="94"/>
      <w:bookmarkEnd w:id="95"/>
      <w:bookmarkEnd w:id="96"/>
      <w:bookmarkEnd w:id="97"/>
      <w:bookmarkEnd w:id="98"/>
      <w:bookmarkEnd w:id="99"/>
    </w:p>
    <w:p w14:paraId="24A834A2">
      <w:pPr>
        <w:pStyle w:val="211"/>
        <w:outlineLvl w:val="0"/>
      </w:pPr>
      <w:bookmarkStart w:id="100" w:name="_Toc7453"/>
      <w:bookmarkStart w:id="101" w:name="_Toc1404380724"/>
      <w:bookmarkStart w:id="102" w:name="_Toc6833"/>
      <w:bookmarkStart w:id="103" w:name="_Toc201854499"/>
      <w:bookmarkStart w:id="104" w:name="_Toc15291"/>
      <w:bookmarkStart w:id="105" w:name="_Toc18559"/>
      <w:r>
        <w:rPr>
          <w:rStyle w:val="208"/>
        </w:rPr>
        <w:t>&lt;Name&gt;</w:t>
      </w:r>
      <w:r>
        <w:t xml:space="preserve">, </w:t>
      </w:r>
      <w:r>
        <w:rPr>
          <w:rStyle w:val="218"/>
        </w:rPr>
        <w:t>Past Chair</w:t>
      </w:r>
      <w:bookmarkEnd w:id="100"/>
      <w:bookmarkEnd w:id="101"/>
      <w:bookmarkEnd w:id="102"/>
      <w:bookmarkEnd w:id="103"/>
      <w:bookmarkEnd w:id="104"/>
      <w:bookmarkEnd w:id="105"/>
    </w:p>
    <w:p w14:paraId="63F7FFE5">
      <w:pPr>
        <w:pStyle w:val="211"/>
        <w:outlineLvl w:val="0"/>
      </w:pPr>
      <w:bookmarkStart w:id="106" w:name="_Toc11037"/>
      <w:bookmarkStart w:id="107" w:name="_Toc25917"/>
      <w:bookmarkStart w:id="108" w:name="_Toc9241"/>
      <w:bookmarkStart w:id="109" w:name="_Toc6643"/>
      <w:bookmarkStart w:id="110" w:name="_Toc201854500"/>
      <w:bookmarkStart w:id="111" w:name="_Toc434064091"/>
      <w:r>
        <w:rPr>
          <w:rFonts w:ascii="TimesNewRomanPS-BoldMT" w:hAnsi="TimesNewRomanPS-BoldMT" w:cs="TimesNewRomanPS-BoldMT"/>
          <w:b/>
          <w:bCs/>
          <w:lang w:eastAsia="en-US"/>
        </w:rPr>
        <w:t>&lt;Name&gt;</w:t>
      </w:r>
      <w:r>
        <w:t xml:space="preserve">, </w:t>
      </w:r>
      <w:r>
        <w:rPr>
          <w:rStyle w:val="218"/>
        </w:rPr>
        <w:t>Secretary</w:t>
      </w:r>
      <w:bookmarkEnd w:id="106"/>
      <w:bookmarkEnd w:id="107"/>
      <w:bookmarkEnd w:id="108"/>
      <w:bookmarkEnd w:id="109"/>
      <w:bookmarkEnd w:id="110"/>
      <w:bookmarkEnd w:id="111"/>
    </w:p>
    <w:p w14:paraId="3C20D440">
      <w:pPr>
        <w:pStyle w:val="160"/>
        <w:sectPr>
          <w:type w:val="continuous"/>
          <w:pgSz w:w="12240" w:h="15840"/>
          <w:pgMar w:top="1440" w:right="1800" w:bottom="1440" w:left="1800" w:header="720" w:footer="720" w:gutter="0"/>
          <w:lnNumType w:countBy="1"/>
          <w:pgNumType w:fmt="lowerRoman"/>
          <w:cols w:space="720" w:num="1"/>
          <w:docGrid w:linePitch="360" w:charSpace="0"/>
        </w:sectPr>
      </w:pPr>
    </w:p>
    <w:p w14:paraId="527B6FD8">
      <w:pPr>
        <w:pStyle w:val="160"/>
        <w:ind w:left="0" w:firstLine="0"/>
      </w:pPr>
      <w:r>
        <w:t>SBMember1</w:t>
      </w:r>
    </w:p>
    <w:p w14:paraId="647E8E14">
      <w:pPr>
        <w:pStyle w:val="160"/>
      </w:pPr>
      <w:r>
        <w:t>SBMember2</w:t>
      </w:r>
    </w:p>
    <w:p w14:paraId="661D8296">
      <w:pPr>
        <w:pStyle w:val="160"/>
      </w:pPr>
      <w:r>
        <w:t>SBMember3</w:t>
      </w:r>
    </w:p>
    <w:p w14:paraId="15278EDC">
      <w:pPr>
        <w:pStyle w:val="160"/>
      </w:pPr>
      <w:r>
        <w:t>SBMember4</w:t>
      </w:r>
    </w:p>
    <w:p w14:paraId="29A043A6">
      <w:pPr>
        <w:pStyle w:val="160"/>
      </w:pPr>
      <w:r>
        <w:t>SBMember5</w:t>
      </w:r>
    </w:p>
    <w:p w14:paraId="044FF3DA">
      <w:pPr>
        <w:pStyle w:val="160"/>
      </w:pPr>
      <w:r>
        <w:t>SBMember6</w:t>
      </w:r>
    </w:p>
    <w:p w14:paraId="0A4A9CAF">
      <w:pPr>
        <w:pStyle w:val="160"/>
      </w:pPr>
      <w:r>
        <w:t>SBMember7</w:t>
      </w:r>
    </w:p>
    <w:p w14:paraId="6B6998AC">
      <w:pPr>
        <w:pStyle w:val="160"/>
      </w:pPr>
      <w:r>
        <w:t>SBMember8</w:t>
      </w:r>
    </w:p>
    <w:p w14:paraId="4D12FA0A">
      <w:pPr>
        <w:pStyle w:val="160"/>
      </w:pPr>
      <w:r>
        <w:t>SBMember9</w:t>
      </w:r>
    </w:p>
    <w:p w14:paraId="6C0F3FB3">
      <w:pPr>
        <w:pStyle w:val="4"/>
        <w:sectPr>
          <w:type w:val="continuous"/>
          <w:pgSz w:w="12240" w:h="15840"/>
          <w:pgMar w:top="1440" w:right="1800" w:bottom="1440" w:left="1800" w:header="720" w:footer="720" w:gutter="0"/>
          <w:lnNumType w:countBy="1"/>
          <w:pgNumType w:fmt="lowerRoman"/>
          <w:cols w:space="720" w:num="3"/>
          <w:docGrid w:linePitch="360" w:charSpace="0"/>
        </w:sectPr>
      </w:pPr>
    </w:p>
    <w:p w14:paraId="200BAFB7">
      <w:pPr>
        <w:pStyle w:val="213"/>
      </w:pPr>
      <w:r>
        <w:t>*Member Emeritus</w:t>
      </w:r>
    </w:p>
    <w:p w14:paraId="7B60B25A">
      <w:pPr>
        <w:pStyle w:val="4"/>
      </w:pPr>
    </w:p>
    <w:p w14:paraId="47A733B6">
      <w:pPr>
        <w:pStyle w:val="156"/>
        <w:sectPr>
          <w:type w:val="continuous"/>
          <w:pgSz w:w="12240" w:h="15840"/>
          <w:pgMar w:top="1440" w:right="1800" w:bottom="1440" w:left="1800" w:header="720" w:footer="720" w:gutter="0"/>
          <w:lnNumType w:countBy="1"/>
          <w:pgNumType w:fmt="lowerRoman"/>
          <w:cols w:space="720" w:num="1"/>
          <w:docGrid w:linePitch="360" w:charSpace="0"/>
        </w:sectPr>
      </w:pPr>
    </w:p>
    <w:p w14:paraId="7477A142">
      <w:pPr>
        <w:pStyle w:val="156"/>
        <w:outlineLvl w:val="0"/>
      </w:pPr>
      <w:bookmarkStart w:id="112" w:name="_Toc29264"/>
      <w:bookmarkStart w:id="113" w:name="_Toc31662"/>
      <w:bookmarkStart w:id="114" w:name="_Toc201854501"/>
      <w:bookmarkStart w:id="115" w:name="_Toc29778"/>
      <w:bookmarkStart w:id="116" w:name="_Toc20987"/>
      <w:r>
        <w:t>Introduction</w:t>
      </w:r>
      <w:bookmarkEnd w:id="112"/>
      <w:bookmarkEnd w:id="113"/>
      <w:bookmarkEnd w:id="114"/>
      <w:bookmarkEnd w:id="115"/>
      <w:bookmarkEnd w:id="116"/>
    </w:p>
    <w:p w14:paraId="2C726082">
      <w:pPr>
        <w:pStyle w:val="181"/>
        <w:rPr>
          <w:lang w:eastAsia="zh-CN"/>
        </w:rPr>
      </w:pPr>
      <w:r>
        <w:rPr>
          <w:rFonts w:hint="eastAsia"/>
        </w:rPr>
        <w:t>This introduction is not part of P2807.6</w:t>
      </w:r>
      <w:r>
        <w:t>/D</w:t>
      </w:r>
      <w:r>
        <w:fldChar w:fldCharType="begin"/>
      </w:r>
      <w:r>
        <w:instrText xml:space="preserve"> DOCVARIABLE varDraftNumber \* MERGEFORMAT </w:instrText>
      </w:r>
      <w:r>
        <w:fldChar w:fldCharType="separate"/>
      </w:r>
      <w:r>
        <w:t>1.</w:t>
      </w:r>
      <w:r>
        <w:fldChar w:fldCharType="end"/>
      </w:r>
      <w:r>
        <w:rPr>
          <w:rFonts w:hint="eastAsia"/>
          <w:lang w:eastAsia="zh-CN"/>
        </w:rPr>
        <w:t>0</w:t>
      </w:r>
      <w:r>
        <w:rPr>
          <w:rFonts w:hint="eastAsia"/>
        </w:rPr>
        <w:t xml:space="preserve">, </w:t>
      </w:r>
      <w:r>
        <w:t>Draft</w:t>
      </w:r>
      <w:r>
        <w:fldChar w:fldCharType="begin"/>
      </w:r>
      <w:r>
        <w:instrText xml:space="preserve"> DOCVARIABLE "txtTrialUse"  \* MERGEFORMAT </w:instrText>
      </w:r>
      <w:r>
        <w:fldChar w:fldCharType="separate"/>
      </w:r>
      <w:r>
        <w:t xml:space="preserve"> </w:t>
      </w:r>
      <w:r>
        <w:fldChar w:fldCharType="end"/>
      </w:r>
      <w:del w:id="18" w:author="Catherine Berger" w:date="2026-04-27T15:19:00Z">
        <w:r>
          <w:rPr>
            <w:rFonts w:hint="eastAsia"/>
            <w:lang w:eastAsia="zh-CN"/>
          </w:rPr>
          <w:delText>guide</w:delText>
        </w:r>
      </w:del>
      <w:del w:id="19" w:author="Catherine Berger" w:date="2026-04-27T15:19:00Z">
        <w:r>
          <w:rPr/>
          <w:delText xml:space="preserve"> </w:delText>
        </w:r>
      </w:del>
      <w:ins w:id="20" w:author="Catherine Berger" w:date="2026-04-27T15:19:00Z">
        <w:r>
          <w:rPr>
            <w:lang w:eastAsia="zh-CN"/>
          </w:rPr>
          <w:t>G</w:t>
        </w:r>
      </w:ins>
      <w:ins w:id="21" w:author="Catherine Berger" w:date="2026-04-27T15:19:00Z">
        <w:r>
          <w:rPr>
            <w:rFonts w:hint="eastAsia"/>
            <w:lang w:eastAsia="zh-CN"/>
          </w:rPr>
          <w:t>uide</w:t>
        </w:r>
      </w:ins>
      <w:ins w:id="22" w:author="Catherine Berger" w:date="2026-04-27T15:19:00Z">
        <w:r>
          <w:rPr/>
          <w:t xml:space="preserve"> </w:t>
        </w:r>
      </w:ins>
      <w:r>
        <w:t xml:space="preserve">for </w:t>
      </w:r>
      <w:del w:id="23" w:author="Catherine Berger" w:date="2026-04-27T15:19:00Z">
        <w:r>
          <w:rPr>
            <w:rFonts w:hint="eastAsia"/>
          </w:rPr>
          <w:delText xml:space="preserve">for </w:delText>
        </w:r>
      </w:del>
      <w:ins w:id="24" w:author="Catherine Berger" w:date="2026-04-27T15:19:00Z">
        <w:r>
          <w:rPr/>
          <w:t>the</w:t>
        </w:r>
      </w:ins>
      <w:ins w:id="25" w:author="Catherine Berger" w:date="2026-04-27T15:19:00Z">
        <w:r>
          <w:rPr>
            <w:rFonts w:hint="eastAsia"/>
          </w:rPr>
          <w:t xml:space="preserve"> </w:t>
        </w:r>
      </w:ins>
      <w:r>
        <w:rPr>
          <w:rFonts w:hint="eastAsia"/>
        </w:rPr>
        <w:t>Architectural Framework and Application of Educational Knowledge Graph</w:t>
      </w:r>
      <w:r>
        <w:rPr>
          <w:rFonts w:hint="eastAsia"/>
          <w:lang w:eastAsia="zh-CN"/>
        </w:rPr>
        <w:t>.</w:t>
      </w:r>
    </w:p>
    <w:p w14:paraId="3AED14B2">
      <w:pPr>
        <w:pStyle w:val="4"/>
      </w:pPr>
      <w:r>
        <w:rPr>
          <w:rFonts w:hint="eastAsia"/>
        </w:rPr>
        <w:t xml:space="preserve">The rapid advancement of digital technologies has created unprecedented opportunities to enhance and personalize educational experiences. Among the emerging technologies, knowledge </w:t>
      </w:r>
      <w:del w:id="26" w:author="Catherine Berger" w:date="2026-04-27T15:20:00Z">
        <w:r>
          <w:rPr>
            <w:rFonts w:hint="eastAsia"/>
          </w:rPr>
          <w:delText>graph has</w:delText>
        </w:r>
      </w:del>
      <w:ins w:id="27" w:author="Catherine Berger" w:date="2026-04-27T15:20:00Z">
        <w:r>
          <w:rPr/>
          <w:t>graphs have</w:t>
        </w:r>
      </w:ins>
      <w:r>
        <w:rPr>
          <w:rFonts w:hint="eastAsia"/>
        </w:rPr>
        <w:t xml:space="preserve"> gained increasing attention for their potential to fundamentally transform how educational content is organized, accessed, and utilized. In response to the growing need for structured, interoperable, and intelligent representations of educational knowledge, this </w:t>
      </w:r>
      <w:r>
        <w:rPr>
          <w:rFonts w:hint="eastAsia"/>
          <w:lang w:eastAsia="zh-CN"/>
        </w:rPr>
        <w:t xml:space="preserve">guide </w:t>
      </w:r>
      <w:r>
        <w:rPr>
          <w:rFonts w:hint="eastAsia"/>
        </w:rPr>
        <w:t>introduces a comprehensive framework for Educational Knowledge Graphs (</w:t>
      </w:r>
      <w:r>
        <w:rPr>
          <w:rFonts w:hint="eastAsia"/>
          <w:lang w:eastAsia="zh-CN"/>
        </w:rPr>
        <w:t>EDUKG</w:t>
      </w:r>
      <w:r>
        <w:rPr>
          <w:rFonts w:hint="eastAsia"/>
        </w:rPr>
        <w:t>), providing a common foundation for their design, implementation, and application across diverse educational contexts.</w:t>
      </w:r>
    </w:p>
    <w:p w14:paraId="343FD6B8">
      <w:pPr>
        <w:pStyle w:val="4"/>
        <w:sectPr>
          <w:pgSz w:w="12240" w:h="15840"/>
          <w:pgMar w:top="1440" w:right="1800" w:bottom="1440" w:left="1800" w:header="720" w:footer="720" w:gutter="0"/>
          <w:lnNumType w:countBy="1"/>
          <w:pgNumType w:fmt="lowerRoman"/>
          <w:cols w:space="720" w:num="1"/>
          <w:docGrid w:linePitch="360" w:charSpace="0"/>
        </w:sectPr>
      </w:pPr>
      <w:r>
        <w:rPr>
          <w:rFonts w:hint="eastAsia"/>
        </w:rPr>
        <w:t xml:space="preserve">Traditional educational systems often face significant challenges in efficiently organizing, managing, and retrieving large volumes of heterogeneous educational content. At the same time, the rising demand for personalized learning, adaptive instruction, and data-driven decision-making calls for more advanced approaches to knowledge representation and management. </w:t>
      </w:r>
      <w:r>
        <w:rPr>
          <w:rFonts w:hint="eastAsia"/>
          <w:lang w:eastAsia="zh-CN"/>
        </w:rPr>
        <w:t>EDUKG</w:t>
      </w:r>
      <w:r>
        <w:rPr>
          <w:rFonts w:hint="eastAsia"/>
        </w:rPr>
        <w:t xml:space="preserve"> addresses these challenges by offering a flexible, scalable, and semantically rich structure that enables the systematic organization of educational data, supports meaningful relationships among learning concepts, and facilitates intelligent educational services.</w:t>
      </w:r>
    </w:p>
    <w:p w14:paraId="101D1375">
      <w:pPr>
        <w:pStyle w:val="156"/>
      </w:pPr>
      <w:r>
        <w:t>Contents</w:t>
      </w:r>
    </w:p>
    <w:p w14:paraId="46803556">
      <w:pPr>
        <w:pStyle w:val="156"/>
      </w:pPr>
      <w:r>
        <w:fldChar w:fldCharType="begin"/>
      </w:r>
      <w:r>
        <w:instrText xml:space="preserve">TOC \o "1-2" \h \u </w:instrText>
      </w:r>
      <w:r>
        <w:fldChar w:fldCharType="separate"/>
      </w:r>
    </w:p>
    <w:p w14:paraId="3F8B092C">
      <w:pPr>
        <w:pStyle w:val="60"/>
        <w:tabs>
          <w:tab w:val="right" w:leader="dot" w:pos="8640"/>
        </w:tabs>
      </w:pPr>
      <w:r>
        <w:fldChar w:fldCharType="begin"/>
      </w:r>
      <w:r>
        <w:instrText xml:space="preserve"> HYPERLINK \l "_Toc4066" </w:instrText>
      </w:r>
      <w:r>
        <w:fldChar w:fldCharType="separate"/>
      </w:r>
      <w:r>
        <w:t>1. Overview</w:t>
      </w:r>
      <w:r>
        <w:tab/>
      </w:r>
      <w:r>
        <w:fldChar w:fldCharType="begin"/>
      </w:r>
      <w:r>
        <w:instrText xml:space="preserve"> PAGEREF _Toc4066 \h </w:instrText>
      </w:r>
      <w:r>
        <w:fldChar w:fldCharType="separate"/>
      </w:r>
      <w:r>
        <w:t>12</w:t>
      </w:r>
      <w:r>
        <w:fldChar w:fldCharType="end"/>
      </w:r>
      <w:r>
        <w:fldChar w:fldCharType="end"/>
      </w:r>
    </w:p>
    <w:p w14:paraId="53EBAA29">
      <w:pPr>
        <w:pStyle w:val="75"/>
        <w:tabs>
          <w:tab w:val="right" w:leader="dot" w:pos="8640"/>
        </w:tabs>
        <w:ind w:left="0"/>
      </w:pPr>
      <w:r>
        <w:fldChar w:fldCharType="begin"/>
      </w:r>
      <w:r>
        <w:instrText xml:space="preserve"> HYPERLINK \l "_Toc9529" </w:instrText>
      </w:r>
      <w:r>
        <w:fldChar w:fldCharType="separate"/>
      </w:r>
      <w:r>
        <w:t>1.1 Scope</w:t>
      </w:r>
      <w:r>
        <w:tab/>
      </w:r>
      <w:r>
        <w:fldChar w:fldCharType="begin"/>
      </w:r>
      <w:r>
        <w:instrText xml:space="preserve"> PAGEREF _Toc9529 \h </w:instrText>
      </w:r>
      <w:r>
        <w:fldChar w:fldCharType="separate"/>
      </w:r>
      <w:r>
        <w:t>12</w:t>
      </w:r>
      <w:r>
        <w:fldChar w:fldCharType="end"/>
      </w:r>
      <w:r>
        <w:fldChar w:fldCharType="end"/>
      </w:r>
    </w:p>
    <w:p w14:paraId="12EBC42F">
      <w:pPr>
        <w:pStyle w:val="75"/>
        <w:tabs>
          <w:tab w:val="right" w:leader="dot" w:pos="8640"/>
        </w:tabs>
        <w:ind w:left="0"/>
      </w:pPr>
      <w:r>
        <w:fldChar w:fldCharType="begin"/>
      </w:r>
      <w:r>
        <w:instrText xml:space="preserve"> HYPERLINK \l "_Toc9679" </w:instrText>
      </w:r>
      <w:r>
        <w:fldChar w:fldCharType="separate"/>
      </w:r>
      <w:r>
        <w:t>1.2 Purpose</w:t>
      </w:r>
      <w:r>
        <w:tab/>
      </w:r>
      <w:r>
        <w:fldChar w:fldCharType="begin"/>
      </w:r>
      <w:r>
        <w:instrText xml:space="preserve"> PAGEREF _Toc9679 \h </w:instrText>
      </w:r>
      <w:r>
        <w:fldChar w:fldCharType="separate"/>
      </w:r>
      <w:r>
        <w:t>12</w:t>
      </w:r>
      <w:r>
        <w:fldChar w:fldCharType="end"/>
      </w:r>
      <w:r>
        <w:fldChar w:fldCharType="end"/>
      </w:r>
    </w:p>
    <w:p w14:paraId="79D1F804">
      <w:pPr>
        <w:pStyle w:val="75"/>
        <w:tabs>
          <w:tab w:val="right" w:leader="dot" w:pos="8640"/>
        </w:tabs>
        <w:ind w:left="0"/>
      </w:pPr>
      <w:r>
        <w:fldChar w:fldCharType="begin"/>
      </w:r>
      <w:r>
        <w:instrText xml:space="preserve"> HYPERLINK \l "_Toc14376" </w:instrText>
      </w:r>
      <w:r>
        <w:fldChar w:fldCharType="separate"/>
      </w:r>
      <w:r>
        <w:t>1.3 Word usage</w:t>
      </w:r>
      <w:r>
        <w:tab/>
      </w:r>
      <w:r>
        <w:fldChar w:fldCharType="begin"/>
      </w:r>
      <w:r>
        <w:instrText xml:space="preserve"> PAGEREF _Toc14376 \h </w:instrText>
      </w:r>
      <w:r>
        <w:fldChar w:fldCharType="separate"/>
      </w:r>
      <w:r>
        <w:t>12</w:t>
      </w:r>
      <w:r>
        <w:fldChar w:fldCharType="end"/>
      </w:r>
      <w:r>
        <w:fldChar w:fldCharType="end"/>
      </w:r>
    </w:p>
    <w:p w14:paraId="0724B375">
      <w:pPr>
        <w:pStyle w:val="60"/>
        <w:tabs>
          <w:tab w:val="right" w:leader="dot" w:pos="8640"/>
        </w:tabs>
      </w:pPr>
      <w:r>
        <w:fldChar w:fldCharType="begin"/>
      </w:r>
      <w:r>
        <w:instrText xml:space="preserve"> HYPERLINK \l "_Toc769" </w:instrText>
      </w:r>
      <w:r>
        <w:fldChar w:fldCharType="separate"/>
      </w:r>
      <w:r>
        <w:t>2. Normative references</w:t>
      </w:r>
      <w:r>
        <w:tab/>
      </w:r>
      <w:r>
        <w:fldChar w:fldCharType="begin"/>
      </w:r>
      <w:r>
        <w:instrText xml:space="preserve"> PAGEREF _Toc769 \h </w:instrText>
      </w:r>
      <w:r>
        <w:fldChar w:fldCharType="separate"/>
      </w:r>
      <w:r>
        <w:t>13</w:t>
      </w:r>
      <w:r>
        <w:fldChar w:fldCharType="end"/>
      </w:r>
      <w:r>
        <w:fldChar w:fldCharType="end"/>
      </w:r>
    </w:p>
    <w:p w14:paraId="260548AD">
      <w:pPr>
        <w:pStyle w:val="60"/>
        <w:tabs>
          <w:tab w:val="right" w:leader="dot" w:pos="8640"/>
        </w:tabs>
      </w:pPr>
      <w:r>
        <w:fldChar w:fldCharType="begin"/>
      </w:r>
      <w:r>
        <w:instrText xml:space="preserve"> HYPERLINK \l "_Toc8766" </w:instrText>
      </w:r>
      <w:r>
        <w:fldChar w:fldCharType="separate"/>
      </w:r>
      <w:r>
        <w:t>3. Definitions, acronyms, and abbreviations</w:t>
      </w:r>
      <w:r>
        <w:tab/>
      </w:r>
      <w:r>
        <w:fldChar w:fldCharType="begin"/>
      </w:r>
      <w:r>
        <w:instrText xml:space="preserve"> PAGEREF _Toc8766 \h </w:instrText>
      </w:r>
      <w:r>
        <w:fldChar w:fldCharType="separate"/>
      </w:r>
      <w:r>
        <w:t>13</w:t>
      </w:r>
      <w:r>
        <w:fldChar w:fldCharType="end"/>
      </w:r>
      <w:r>
        <w:fldChar w:fldCharType="end"/>
      </w:r>
    </w:p>
    <w:p w14:paraId="33C1DF07">
      <w:pPr>
        <w:pStyle w:val="75"/>
        <w:tabs>
          <w:tab w:val="right" w:leader="dot" w:pos="8640"/>
        </w:tabs>
        <w:ind w:left="0"/>
      </w:pPr>
      <w:r>
        <w:fldChar w:fldCharType="begin"/>
      </w:r>
      <w:r>
        <w:instrText xml:space="preserve"> HYPERLINK \l "_Toc29919" </w:instrText>
      </w:r>
      <w:r>
        <w:fldChar w:fldCharType="separate"/>
      </w:r>
      <w:r>
        <w:t>3.1 Definitions</w:t>
      </w:r>
      <w:r>
        <w:tab/>
      </w:r>
      <w:r>
        <w:fldChar w:fldCharType="begin"/>
      </w:r>
      <w:r>
        <w:instrText xml:space="preserve"> PAGEREF _Toc29919 \h </w:instrText>
      </w:r>
      <w:r>
        <w:fldChar w:fldCharType="separate"/>
      </w:r>
      <w:r>
        <w:t>13</w:t>
      </w:r>
      <w:r>
        <w:fldChar w:fldCharType="end"/>
      </w:r>
      <w:r>
        <w:fldChar w:fldCharType="end"/>
      </w:r>
    </w:p>
    <w:p w14:paraId="2F95E2A4">
      <w:pPr>
        <w:pStyle w:val="75"/>
        <w:tabs>
          <w:tab w:val="right" w:leader="dot" w:pos="8640"/>
        </w:tabs>
        <w:ind w:left="0"/>
      </w:pPr>
      <w:r>
        <w:fldChar w:fldCharType="begin"/>
      </w:r>
      <w:r>
        <w:instrText xml:space="preserve"> HYPERLINK \l "_Toc7397" </w:instrText>
      </w:r>
      <w:r>
        <w:fldChar w:fldCharType="separate"/>
      </w:r>
      <w:r>
        <w:t>3.2 Acronyms and abbreviations</w:t>
      </w:r>
      <w:r>
        <w:tab/>
      </w:r>
      <w:r>
        <w:fldChar w:fldCharType="begin"/>
      </w:r>
      <w:r>
        <w:instrText xml:space="preserve"> PAGEREF _Toc7397 \h </w:instrText>
      </w:r>
      <w:r>
        <w:fldChar w:fldCharType="separate"/>
      </w:r>
      <w:r>
        <w:t>14</w:t>
      </w:r>
      <w:r>
        <w:fldChar w:fldCharType="end"/>
      </w:r>
      <w:r>
        <w:fldChar w:fldCharType="end"/>
      </w:r>
    </w:p>
    <w:p w14:paraId="242471EA">
      <w:pPr>
        <w:pStyle w:val="60"/>
        <w:tabs>
          <w:tab w:val="right" w:leader="dot" w:pos="8640"/>
        </w:tabs>
      </w:pPr>
      <w:r>
        <w:fldChar w:fldCharType="begin"/>
      </w:r>
      <w:r>
        <w:instrText xml:space="preserve"> HYPERLINK \l "_Toc29253" </w:instrText>
      </w:r>
      <w:r>
        <w:fldChar w:fldCharType="separate"/>
      </w:r>
      <w:r>
        <w:t>4. General</w:t>
      </w:r>
      <w:r>
        <w:tab/>
      </w:r>
      <w:r>
        <w:fldChar w:fldCharType="begin"/>
      </w:r>
      <w:r>
        <w:instrText xml:space="preserve"> PAGEREF _Toc29253 \h </w:instrText>
      </w:r>
      <w:r>
        <w:fldChar w:fldCharType="separate"/>
      </w:r>
      <w:r>
        <w:t>15</w:t>
      </w:r>
      <w:r>
        <w:fldChar w:fldCharType="end"/>
      </w:r>
      <w:r>
        <w:fldChar w:fldCharType="end"/>
      </w:r>
    </w:p>
    <w:p w14:paraId="2532EAA9">
      <w:pPr>
        <w:pStyle w:val="75"/>
        <w:tabs>
          <w:tab w:val="right" w:leader="dot" w:pos="8640"/>
        </w:tabs>
        <w:ind w:left="0"/>
      </w:pPr>
      <w:r>
        <w:fldChar w:fldCharType="begin"/>
      </w:r>
      <w:r>
        <w:instrText xml:space="preserve"> HYPERLINK \l "_Toc16957" </w:instrText>
      </w:r>
      <w:r>
        <w:fldChar w:fldCharType="separate"/>
      </w:r>
      <w:r>
        <w:t xml:space="preserve">4.1 </w:t>
      </w:r>
      <w:r>
        <w:rPr>
          <w:rFonts w:hint="eastAsia"/>
          <w:lang w:eastAsia="zh-CN"/>
        </w:rPr>
        <w:t>Overview</w:t>
      </w:r>
      <w:r>
        <w:tab/>
      </w:r>
      <w:r>
        <w:fldChar w:fldCharType="begin"/>
      </w:r>
      <w:r>
        <w:instrText xml:space="preserve"> PAGEREF _Toc16957 \h </w:instrText>
      </w:r>
      <w:r>
        <w:fldChar w:fldCharType="separate"/>
      </w:r>
      <w:r>
        <w:t>15</w:t>
      </w:r>
      <w:r>
        <w:fldChar w:fldCharType="end"/>
      </w:r>
      <w:r>
        <w:fldChar w:fldCharType="end"/>
      </w:r>
    </w:p>
    <w:p w14:paraId="2D612844">
      <w:pPr>
        <w:pStyle w:val="75"/>
        <w:tabs>
          <w:tab w:val="right" w:leader="dot" w:pos="8640"/>
        </w:tabs>
        <w:ind w:left="0"/>
      </w:pPr>
      <w:r>
        <w:fldChar w:fldCharType="begin"/>
      </w:r>
      <w:r>
        <w:instrText xml:space="preserve"> HYPERLINK \l "_Toc30915" </w:instrText>
      </w:r>
      <w:r>
        <w:fldChar w:fldCharType="separate"/>
      </w:r>
      <w:r>
        <w:t xml:space="preserve">4.2 </w:t>
      </w:r>
      <w:r>
        <w:rPr>
          <w:rFonts w:hint="eastAsia"/>
          <w:lang w:eastAsia="zh-CN"/>
        </w:rPr>
        <w:t>Guide</w:t>
      </w:r>
      <w:r>
        <w:rPr>
          <w:rFonts w:hint="eastAsia"/>
        </w:rPr>
        <w:t xml:space="preserve"> </w:t>
      </w:r>
      <w:r>
        <w:t>s</w:t>
      </w:r>
      <w:r>
        <w:rPr>
          <w:rFonts w:hint="eastAsia"/>
        </w:rPr>
        <w:t>tructure</w:t>
      </w:r>
      <w:r>
        <w:tab/>
      </w:r>
      <w:r>
        <w:fldChar w:fldCharType="begin"/>
      </w:r>
      <w:r>
        <w:instrText xml:space="preserve"> PAGEREF _Toc30915 \h </w:instrText>
      </w:r>
      <w:r>
        <w:fldChar w:fldCharType="separate"/>
      </w:r>
      <w:r>
        <w:t>15</w:t>
      </w:r>
      <w:r>
        <w:fldChar w:fldCharType="end"/>
      </w:r>
      <w:r>
        <w:fldChar w:fldCharType="end"/>
      </w:r>
    </w:p>
    <w:p w14:paraId="03528E80">
      <w:pPr>
        <w:pStyle w:val="75"/>
        <w:tabs>
          <w:tab w:val="right" w:leader="dot" w:pos="8640"/>
        </w:tabs>
        <w:ind w:left="0"/>
      </w:pPr>
      <w:r>
        <w:fldChar w:fldCharType="begin"/>
      </w:r>
      <w:r>
        <w:instrText xml:space="preserve"> HYPERLINK \l "_Toc24021" </w:instrText>
      </w:r>
      <w:r>
        <w:fldChar w:fldCharType="separate"/>
      </w:r>
      <w:r>
        <w:t xml:space="preserve">4.3 </w:t>
      </w:r>
      <w:r>
        <w:rPr>
          <w:rFonts w:hint="eastAsia"/>
          <w:lang w:eastAsia="zh-CN"/>
        </w:rPr>
        <w:t>Stakeholders</w:t>
      </w:r>
      <w:r>
        <w:tab/>
      </w:r>
      <w:r>
        <w:fldChar w:fldCharType="begin"/>
      </w:r>
      <w:r>
        <w:instrText xml:space="preserve"> PAGEREF _Toc24021 \h </w:instrText>
      </w:r>
      <w:r>
        <w:fldChar w:fldCharType="separate"/>
      </w:r>
      <w:r>
        <w:t>16</w:t>
      </w:r>
      <w:r>
        <w:fldChar w:fldCharType="end"/>
      </w:r>
      <w:r>
        <w:fldChar w:fldCharType="end"/>
      </w:r>
    </w:p>
    <w:p w14:paraId="11317728">
      <w:pPr>
        <w:pStyle w:val="60"/>
        <w:tabs>
          <w:tab w:val="right" w:leader="dot" w:pos="8640"/>
        </w:tabs>
      </w:pPr>
      <w:r>
        <w:fldChar w:fldCharType="begin"/>
      </w:r>
      <w:r>
        <w:instrText xml:space="preserve"> HYPERLINK \l "_Toc24799" </w:instrText>
      </w:r>
      <w:r>
        <w:fldChar w:fldCharType="separate"/>
      </w:r>
      <w:r>
        <w:t xml:space="preserve">5. </w:t>
      </w:r>
      <w:r>
        <w:rPr>
          <w:rFonts w:hint="eastAsia"/>
          <w:lang w:eastAsia="zh-CN"/>
        </w:rPr>
        <w:t>C</w:t>
      </w:r>
      <w:r>
        <w:rPr>
          <w:rFonts w:hint="eastAsia"/>
        </w:rPr>
        <w:t xml:space="preserve">ore </w:t>
      </w:r>
      <w:r>
        <w:rPr>
          <w:rFonts w:hint="eastAsia"/>
          <w:lang w:eastAsia="zh-CN"/>
        </w:rPr>
        <w:t>o</w:t>
      </w:r>
      <w:r>
        <w:rPr>
          <w:rFonts w:hint="eastAsia"/>
        </w:rPr>
        <w:t>ntology</w:t>
      </w:r>
      <w:r>
        <w:rPr>
          <w:rFonts w:hint="eastAsia"/>
          <w:lang w:eastAsia="zh-CN"/>
        </w:rPr>
        <w:t xml:space="preserve"> of EDUKG</w:t>
      </w:r>
      <w:r>
        <w:tab/>
      </w:r>
      <w:r>
        <w:fldChar w:fldCharType="begin"/>
      </w:r>
      <w:r>
        <w:instrText xml:space="preserve"> PAGEREF _Toc24799 \h </w:instrText>
      </w:r>
      <w:r>
        <w:fldChar w:fldCharType="separate"/>
      </w:r>
      <w:r>
        <w:t>18</w:t>
      </w:r>
      <w:r>
        <w:fldChar w:fldCharType="end"/>
      </w:r>
      <w:r>
        <w:fldChar w:fldCharType="end"/>
      </w:r>
    </w:p>
    <w:p w14:paraId="31B4E4EB">
      <w:pPr>
        <w:pStyle w:val="75"/>
        <w:tabs>
          <w:tab w:val="right" w:leader="dot" w:pos="8640"/>
        </w:tabs>
        <w:ind w:left="0"/>
      </w:pPr>
      <w:r>
        <w:fldChar w:fldCharType="begin"/>
      </w:r>
      <w:r>
        <w:instrText xml:space="preserve"> HYPERLINK \l "_Toc7280" </w:instrText>
      </w:r>
      <w:r>
        <w:fldChar w:fldCharType="separate"/>
      </w:r>
      <w:r>
        <w:t xml:space="preserve">5.1 </w:t>
      </w:r>
      <w:r>
        <w:rPr>
          <w:rFonts w:hint="eastAsia"/>
          <w:lang w:eastAsia="zh-CN"/>
        </w:rPr>
        <w:t>O</w:t>
      </w:r>
      <w:r>
        <w:rPr>
          <w:rFonts w:hint="eastAsia"/>
        </w:rPr>
        <w:t>verview</w:t>
      </w:r>
      <w:r>
        <w:tab/>
      </w:r>
      <w:r>
        <w:fldChar w:fldCharType="begin"/>
      </w:r>
      <w:r>
        <w:instrText xml:space="preserve"> PAGEREF _Toc7280 \h </w:instrText>
      </w:r>
      <w:r>
        <w:fldChar w:fldCharType="separate"/>
      </w:r>
      <w:r>
        <w:t>18</w:t>
      </w:r>
      <w:r>
        <w:fldChar w:fldCharType="end"/>
      </w:r>
      <w:r>
        <w:fldChar w:fldCharType="end"/>
      </w:r>
    </w:p>
    <w:p w14:paraId="03BEDC5F">
      <w:pPr>
        <w:pStyle w:val="75"/>
        <w:tabs>
          <w:tab w:val="right" w:leader="dot" w:pos="8640"/>
        </w:tabs>
        <w:ind w:left="0"/>
      </w:pPr>
      <w:r>
        <w:fldChar w:fldCharType="begin"/>
      </w:r>
      <w:r>
        <w:instrText xml:space="preserve"> HYPERLINK \l "_Toc18782" </w:instrText>
      </w:r>
      <w:r>
        <w:fldChar w:fldCharType="separate"/>
      </w:r>
      <w:r>
        <w:t xml:space="preserve">5.2 </w:t>
      </w:r>
      <w:r>
        <w:rPr>
          <w:rFonts w:hint="eastAsia"/>
          <w:lang w:eastAsia="zh-CN"/>
        </w:rPr>
        <w:t>Ontology classes and organizational structures</w:t>
      </w:r>
      <w:r>
        <w:tab/>
      </w:r>
      <w:r>
        <w:fldChar w:fldCharType="begin"/>
      </w:r>
      <w:r>
        <w:instrText xml:space="preserve"> PAGEREF _Toc18782 \h </w:instrText>
      </w:r>
      <w:r>
        <w:fldChar w:fldCharType="separate"/>
      </w:r>
      <w:r>
        <w:t>19</w:t>
      </w:r>
      <w:r>
        <w:fldChar w:fldCharType="end"/>
      </w:r>
      <w:r>
        <w:fldChar w:fldCharType="end"/>
      </w:r>
    </w:p>
    <w:p w14:paraId="4C18E98D">
      <w:pPr>
        <w:pStyle w:val="75"/>
        <w:tabs>
          <w:tab w:val="right" w:leader="dot" w:pos="8640"/>
        </w:tabs>
        <w:ind w:left="0"/>
      </w:pPr>
      <w:r>
        <w:fldChar w:fldCharType="begin"/>
      </w:r>
      <w:r>
        <w:instrText xml:space="preserve"> HYPERLINK \l "_Toc23202" </w:instrText>
      </w:r>
      <w:r>
        <w:fldChar w:fldCharType="separate"/>
      </w:r>
      <w:r>
        <w:t xml:space="preserve">5.3 </w:t>
      </w:r>
      <w:r>
        <w:rPr>
          <w:rFonts w:hint="eastAsia"/>
        </w:rPr>
        <w:t xml:space="preserve">Class </w:t>
      </w:r>
      <w:r>
        <w:rPr>
          <w:rFonts w:hint="eastAsia"/>
          <w:lang w:eastAsia="zh-CN"/>
        </w:rPr>
        <w:t>s</w:t>
      </w:r>
      <w:r>
        <w:rPr>
          <w:rFonts w:hint="eastAsia"/>
        </w:rPr>
        <w:t>pecifications</w:t>
      </w:r>
      <w:r>
        <w:tab/>
      </w:r>
      <w:r>
        <w:fldChar w:fldCharType="begin"/>
      </w:r>
      <w:r>
        <w:instrText xml:space="preserve"> PAGEREF _Toc23202 \h </w:instrText>
      </w:r>
      <w:r>
        <w:fldChar w:fldCharType="separate"/>
      </w:r>
      <w:r>
        <w:t>20</w:t>
      </w:r>
      <w:r>
        <w:fldChar w:fldCharType="end"/>
      </w:r>
      <w:r>
        <w:fldChar w:fldCharType="end"/>
      </w:r>
    </w:p>
    <w:p w14:paraId="72C4932C">
      <w:pPr>
        <w:pStyle w:val="75"/>
        <w:tabs>
          <w:tab w:val="right" w:leader="dot" w:pos="8640"/>
        </w:tabs>
        <w:ind w:left="0"/>
      </w:pPr>
      <w:r>
        <w:fldChar w:fldCharType="begin"/>
      </w:r>
      <w:r>
        <w:instrText xml:space="preserve"> HYPERLINK \l "_Toc31199" </w:instrText>
      </w:r>
      <w:r>
        <w:fldChar w:fldCharType="separate"/>
      </w:r>
      <w:r>
        <w:rPr>
          <w:lang w:eastAsia="zh-CN"/>
        </w:rPr>
        <w:t xml:space="preserve">5.4 Relationships in </w:t>
      </w:r>
      <w:r>
        <w:rPr>
          <w:rFonts w:hint="eastAsia"/>
          <w:lang w:eastAsia="zh-CN"/>
        </w:rPr>
        <w:t>EDUKG</w:t>
      </w:r>
      <w:r>
        <w:tab/>
      </w:r>
      <w:r>
        <w:fldChar w:fldCharType="begin"/>
      </w:r>
      <w:r>
        <w:instrText xml:space="preserve"> PAGEREF _Toc31199 \h </w:instrText>
      </w:r>
      <w:r>
        <w:fldChar w:fldCharType="separate"/>
      </w:r>
      <w:r>
        <w:t>22</w:t>
      </w:r>
      <w:r>
        <w:fldChar w:fldCharType="end"/>
      </w:r>
      <w:r>
        <w:fldChar w:fldCharType="end"/>
      </w:r>
    </w:p>
    <w:p w14:paraId="7A4EEDBA">
      <w:pPr>
        <w:pStyle w:val="75"/>
        <w:tabs>
          <w:tab w:val="right" w:leader="dot" w:pos="8640"/>
        </w:tabs>
        <w:ind w:left="0"/>
      </w:pPr>
      <w:r>
        <w:fldChar w:fldCharType="begin"/>
      </w:r>
      <w:r>
        <w:instrText xml:space="preserve"> HYPERLINK \l "_Toc4478" </w:instrText>
      </w:r>
      <w:r>
        <w:fldChar w:fldCharType="separate"/>
      </w:r>
      <w:r>
        <w:rPr>
          <w:lang w:eastAsia="zh-CN"/>
        </w:rPr>
        <w:t xml:space="preserve">5.5 </w:t>
      </w:r>
      <w:r>
        <w:rPr>
          <w:rFonts w:hint="eastAsia"/>
          <w:lang w:eastAsia="zh-CN"/>
        </w:rPr>
        <w:t>EDUKG</w:t>
      </w:r>
      <w:r>
        <w:rPr>
          <w:lang w:eastAsia="zh-CN"/>
        </w:rPr>
        <w:t xml:space="preserve"> </w:t>
      </w:r>
      <w:r>
        <w:rPr>
          <w:rFonts w:hint="eastAsia"/>
          <w:lang w:eastAsia="zh-CN"/>
        </w:rPr>
        <w:t>o</w:t>
      </w:r>
      <w:r>
        <w:rPr>
          <w:lang w:eastAsia="zh-CN"/>
        </w:rPr>
        <w:t xml:space="preserve">ntology </w:t>
      </w:r>
      <w:r>
        <w:rPr>
          <w:rFonts w:hint="eastAsia"/>
          <w:lang w:eastAsia="zh-CN"/>
        </w:rPr>
        <w:t>f</w:t>
      </w:r>
      <w:r>
        <w:rPr>
          <w:lang w:eastAsia="zh-CN"/>
        </w:rPr>
        <w:t>ormat</w:t>
      </w:r>
      <w:r>
        <w:tab/>
      </w:r>
      <w:r>
        <w:fldChar w:fldCharType="begin"/>
      </w:r>
      <w:r>
        <w:instrText xml:space="preserve"> PAGEREF _Toc4478 \h </w:instrText>
      </w:r>
      <w:r>
        <w:fldChar w:fldCharType="separate"/>
      </w:r>
      <w:r>
        <w:t>23</w:t>
      </w:r>
      <w:r>
        <w:fldChar w:fldCharType="end"/>
      </w:r>
      <w:r>
        <w:fldChar w:fldCharType="end"/>
      </w:r>
    </w:p>
    <w:p w14:paraId="4102E464">
      <w:pPr>
        <w:pStyle w:val="60"/>
        <w:tabs>
          <w:tab w:val="right" w:leader="dot" w:pos="8640"/>
        </w:tabs>
      </w:pPr>
      <w:r>
        <w:fldChar w:fldCharType="begin"/>
      </w:r>
      <w:r>
        <w:instrText xml:space="preserve"> HYPERLINK \l "_Toc24399" </w:instrText>
      </w:r>
      <w:r>
        <w:fldChar w:fldCharType="separate"/>
      </w:r>
      <w:r>
        <w:t xml:space="preserve">6. </w:t>
      </w:r>
      <w:r>
        <w:rPr>
          <w:rFonts w:hint="eastAsia"/>
        </w:rPr>
        <w:t xml:space="preserve">Reference </w:t>
      </w:r>
      <w:r>
        <w:rPr>
          <w:rFonts w:hint="eastAsia"/>
          <w:lang w:eastAsia="zh-CN"/>
        </w:rPr>
        <w:t>a</w:t>
      </w:r>
      <w:r>
        <w:rPr>
          <w:rFonts w:hint="eastAsia"/>
        </w:rPr>
        <w:t xml:space="preserve">rchitecture for </w:t>
      </w:r>
      <w:r>
        <w:rPr>
          <w:rFonts w:hint="eastAsia"/>
          <w:lang w:eastAsia="zh-CN"/>
        </w:rPr>
        <w:t>EDUKG</w:t>
      </w:r>
      <w:r>
        <w:rPr>
          <w:rFonts w:hint="eastAsia"/>
        </w:rPr>
        <w:t xml:space="preserve">-Enabled </w:t>
      </w:r>
      <w:r>
        <w:rPr>
          <w:rFonts w:hint="eastAsia"/>
          <w:lang w:eastAsia="zh-CN"/>
        </w:rPr>
        <w:t>s</w:t>
      </w:r>
      <w:r>
        <w:rPr>
          <w:rFonts w:hint="eastAsia"/>
        </w:rPr>
        <w:t>ystems</w:t>
      </w:r>
      <w:r>
        <w:tab/>
      </w:r>
      <w:r>
        <w:fldChar w:fldCharType="begin"/>
      </w:r>
      <w:r>
        <w:instrText xml:space="preserve"> PAGEREF _Toc24399 \h </w:instrText>
      </w:r>
      <w:r>
        <w:fldChar w:fldCharType="separate"/>
      </w:r>
      <w:r>
        <w:t>24</w:t>
      </w:r>
      <w:r>
        <w:fldChar w:fldCharType="end"/>
      </w:r>
      <w:r>
        <w:fldChar w:fldCharType="end"/>
      </w:r>
    </w:p>
    <w:p w14:paraId="2700B8DB">
      <w:pPr>
        <w:pStyle w:val="75"/>
        <w:tabs>
          <w:tab w:val="right" w:leader="dot" w:pos="8640"/>
        </w:tabs>
        <w:ind w:left="0"/>
      </w:pPr>
      <w:r>
        <w:fldChar w:fldCharType="begin"/>
      </w:r>
      <w:r>
        <w:instrText xml:space="preserve"> HYPERLINK \l "_Toc6589" </w:instrText>
      </w:r>
      <w:r>
        <w:fldChar w:fldCharType="separate"/>
      </w:r>
      <w:r>
        <w:rPr>
          <w:lang w:eastAsia="zh-CN"/>
        </w:rPr>
        <w:t xml:space="preserve">6.1 </w:t>
      </w:r>
      <w:r>
        <w:rPr>
          <w:rFonts w:hint="eastAsia"/>
          <w:lang w:eastAsia="zh-CN"/>
        </w:rPr>
        <w:t>Overview</w:t>
      </w:r>
      <w:r>
        <w:tab/>
      </w:r>
      <w:r>
        <w:fldChar w:fldCharType="begin"/>
      </w:r>
      <w:r>
        <w:instrText xml:space="preserve"> PAGEREF _Toc6589 \h </w:instrText>
      </w:r>
      <w:r>
        <w:fldChar w:fldCharType="separate"/>
      </w:r>
      <w:r>
        <w:t>24</w:t>
      </w:r>
      <w:r>
        <w:fldChar w:fldCharType="end"/>
      </w:r>
      <w:r>
        <w:fldChar w:fldCharType="end"/>
      </w:r>
    </w:p>
    <w:p w14:paraId="61C06BF1">
      <w:pPr>
        <w:pStyle w:val="75"/>
        <w:tabs>
          <w:tab w:val="right" w:leader="dot" w:pos="8640"/>
        </w:tabs>
        <w:ind w:left="0"/>
      </w:pPr>
      <w:r>
        <w:fldChar w:fldCharType="begin"/>
      </w:r>
      <w:r>
        <w:instrText xml:space="preserve"> HYPERLINK \l "_Toc6401" </w:instrText>
      </w:r>
      <w:r>
        <w:fldChar w:fldCharType="separate"/>
      </w:r>
      <w:r>
        <w:rPr>
          <w:lang w:eastAsia="zh-Hans"/>
        </w:rPr>
        <w:t xml:space="preserve">6.2 </w:t>
      </w:r>
      <w:r>
        <w:rPr>
          <w:rFonts w:hint="eastAsia"/>
          <w:lang w:eastAsia="zh-Hans"/>
        </w:rPr>
        <w:t xml:space="preserve">Functional </w:t>
      </w:r>
      <w:r>
        <w:rPr>
          <w:rFonts w:hint="eastAsia"/>
          <w:lang w:eastAsia="zh-CN"/>
        </w:rPr>
        <w:t>c</w:t>
      </w:r>
      <w:r>
        <w:rPr>
          <w:rFonts w:hint="eastAsia"/>
          <w:lang w:eastAsia="zh-Hans"/>
        </w:rPr>
        <w:t>omponents</w:t>
      </w:r>
      <w:r>
        <w:tab/>
      </w:r>
      <w:r>
        <w:fldChar w:fldCharType="begin"/>
      </w:r>
      <w:r>
        <w:instrText xml:space="preserve"> PAGEREF _Toc6401 \h </w:instrText>
      </w:r>
      <w:r>
        <w:fldChar w:fldCharType="separate"/>
      </w:r>
      <w:r>
        <w:t>24</w:t>
      </w:r>
      <w:r>
        <w:fldChar w:fldCharType="end"/>
      </w:r>
      <w:r>
        <w:fldChar w:fldCharType="end"/>
      </w:r>
    </w:p>
    <w:p w14:paraId="2DF9FA35">
      <w:pPr>
        <w:pStyle w:val="75"/>
        <w:tabs>
          <w:tab w:val="right" w:leader="dot" w:pos="8640"/>
        </w:tabs>
        <w:ind w:left="0"/>
      </w:pPr>
      <w:r>
        <w:fldChar w:fldCharType="begin"/>
      </w:r>
      <w:r>
        <w:instrText xml:space="preserve"> HYPERLINK \l "_Toc251" </w:instrText>
      </w:r>
      <w:r>
        <w:fldChar w:fldCharType="separate"/>
      </w:r>
      <w:r>
        <w:rPr>
          <w:lang w:eastAsia="zh-CN"/>
        </w:rPr>
        <w:t xml:space="preserve">6.3 </w:t>
      </w:r>
      <w:r>
        <w:rPr>
          <w:rFonts w:hint="eastAsia"/>
          <w:lang w:eastAsia="zh-CN"/>
        </w:rPr>
        <w:t>Technical implementation and use cases</w:t>
      </w:r>
      <w:r>
        <w:tab/>
      </w:r>
      <w:r>
        <w:fldChar w:fldCharType="begin"/>
      </w:r>
      <w:r>
        <w:instrText xml:space="preserve"> PAGEREF _Toc251 \h </w:instrText>
      </w:r>
      <w:r>
        <w:fldChar w:fldCharType="separate"/>
      </w:r>
      <w:r>
        <w:t>26</w:t>
      </w:r>
      <w:r>
        <w:fldChar w:fldCharType="end"/>
      </w:r>
      <w:r>
        <w:fldChar w:fldCharType="end"/>
      </w:r>
    </w:p>
    <w:p w14:paraId="6A008E2E">
      <w:pPr>
        <w:pStyle w:val="60"/>
        <w:tabs>
          <w:tab w:val="right" w:leader="dot" w:pos="8640"/>
        </w:tabs>
      </w:pPr>
      <w:r>
        <w:fldChar w:fldCharType="begin"/>
      </w:r>
      <w:r>
        <w:instrText xml:space="preserve"> HYPERLINK \l "_Toc873" </w:instrText>
      </w:r>
      <w:r>
        <w:fldChar w:fldCharType="separate"/>
      </w:r>
      <w:r>
        <w:rPr>
          <w:lang w:eastAsia="zh-CN"/>
        </w:rPr>
        <w:t xml:space="preserve">7. </w:t>
      </w:r>
      <w:r>
        <w:rPr>
          <w:rFonts w:hint="eastAsia"/>
          <w:lang w:eastAsia="zh-CN"/>
        </w:rPr>
        <w:t>EDUKG lifecycle and construction</w:t>
      </w:r>
      <w:r>
        <w:tab/>
      </w:r>
      <w:r>
        <w:fldChar w:fldCharType="begin"/>
      </w:r>
      <w:r>
        <w:instrText xml:space="preserve"> PAGEREF _Toc873 \h </w:instrText>
      </w:r>
      <w:r>
        <w:fldChar w:fldCharType="separate"/>
      </w:r>
      <w:r>
        <w:t>26</w:t>
      </w:r>
      <w:r>
        <w:fldChar w:fldCharType="end"/>
      </w:r>
      <w:r>
        <w:fldChar w:fldCharType="end"/>
      </w:r>
    </w:p>
    <w:p w14:paraId="325B6D21">
      <w:pPr>
        <w:pStyle w:val="75"/>
        <w:tabs>
          <w:tab w:val="right" w:leader="dot" w:pos="8640"/>
        </w:tabs>
        <w:ind w:left="0"/>
      </w:pPr>
      <w:r>
        <w:fldChar w:fldCharType="begin"/>
      </w:r>
      <w:r>
        <w:instrText xml:space="preserve"> HYPERLINK \l "_Toc18943" </w:instrText>
      </w:r>
      <w:r>
        <w:fldChar w:fldCharType="separate"/>
      </w:r>
      <w:r>
        <w:rPr>
          <w:lang w:eastAsia="zh-CN"/>
        </w:rPr>
        <w:t xml:space="preserve">7.1 </w:t>
      </w:r>
      <w:r>
        <w:rPr>
          <w:rFonts w:hint="eastAsia"/>
          <w:lang w:eastAsia="zh-CN"/>
        </w:rPr>
        <w:t>Conceptual lifecycle of EDUKG</w:t>
      </w:r>
      <w:r>
        <w:tab/>
      </w:r>
      <w:r>
        <w:fldChar w:fldCharType="begin"/>
      </w:r>
      <w:r>
        <w:instrText xml:space="preserve"> PAGEREF _Toc18943 \h </w:instrText>
      </w:r>
      <w:r>
        <w:fldChar w:fldCharType="separate"/>
      </w:r>
      <w:r>
        <w:t>26</w:t>
      </w:r>
      <w:r>
        <w:fldChar w:fldCharType="end"/>
      </w:r>
      <w:r>
        <w:fldChar w:fldCharType="end"/>
      </w:r>
    </w:p>
    <w:p w14:paraId="78764C79">
      <w:pPr>
        <w:pStyle w:val="75"/>
        <w:tabs>
          <w:tab w:val="right" w:leader="dot" w:pos="8640"/>
        </w:tabs>
        <w:ind w:left="0"/>
      </w:pPr>
      <w:r>
        <w:fldChar w:fldCharType="begin"/>
      </w:r>
      <w:r>
        <w:instrText xml:space="preserve"> HYPERLINK \l "_Toc21962" </w:instrText>
      </w:r>
      <w:r>
        <w:fldChar w:fldCharType="separate"/>
      </w:r>
      <w:r>
        <w:t xml:space="preserve">7.2 </w:t>
      </w:r>
      <w:r>
        <w:rPr>
          <w:rFonts w:hint="eastAsia"/>
        </w:rPr>
        <w:t xml:space="preserve">Technical </w:t>
      </w:r>
      <w:r>
        <w:rPr>
          <w:rFonts w:hint="eastAsia"/>
          <w:lang w:eastAsia="zh-CN"/>
        </w:rPr>
        <w:t>c</w:t>
      </w:r>
      <w:r>
        <w:rPr>
          <w:rFonts w:hint="eastAsia"/>
        </w:rPr>
        <w:t xml:space="preserve">onstruction of EDUKG and </w:t>
      </w:r>
      <w:r>
        <w:rPr>
          <w:rFonts w:hint="eastAsia"/>
          <w:lang w:eastAsia="zh-CN"/>
        </w:rPr>
        <w:t>i</w:t>
      </w:r>
      <w:r>
        <w:rPr>
          <w:rFonts w:hint="eastAsia"/>
        </w:rPr>
        <w:t xml:space="preserve">mplementation of </w:t>
      </w:r>
      <w:r>
        <w:rPr>
          <w:rFonts w:hint="eastAsia"/>
          <w:lang w:eastAsia="zh-CN"/>
        </w:rPr>
        <w:t>e</w:t>
      </w:r>
      <w:r>
        <w:rPr>
          <w:rFonts w:hint="eastAsia"/>
        </w:rPr>
        <w:t xml:space="preserve">nabled </w:t>
      </w:r>
      <w:r>
        <w:rPr>
          <w:rFonts w:hint="eastAsia"/>
          <w:lang w:eastAsia="zh-CN"/>
        </w:rPr>
        <w:t>a</w:t>
      </w:r>
      <w:r>
        <w:rPr>
          <w:rFonts w:hint="eastAsia"/>
        </w:rPr>
        <w:t>pplications</w:t>
      </w:r>
      <w:r>
        <w:tab/>
      </w:r>
      <w:r>
        <w:fldChar w:fldCharType="begin"/>
      </w:r>
      <w:r>
        <w:instrText xml:space="preserve"> PAGEREF _Toc21962 \h </w:instrText>
      </w:r>
      <w:r>
        <w:fldChar w:fldCharType="separate"/>
      </w:r>
      <w:r>
        <w:t>27</w:t>
      </w:r>
      <w:r>
        <w:fldChar w:fldCharType="end"/>
      </w:r>
      <w:r>
        <w:fldChar w:fldCharType="end"/>
      </w:r>
    </w:p>
    <w:p w14:paraId="6D60B4B7">
      <w:pPr>
        <w:pStyle w:val="60"/>
        <w:tabs>
          <w:tab w:val="right" w:leader="dot" w:pos="8640"/>
        </w:tabs>
      </w:pPr>
      <w:r>
        <w:fldChar w:fldCharType="begin"/>
      </w:r>
      <w:r>
        <w:instrText xml:space="preserve"> HYPERLINK \l "_Toc30766" </w:instrText>
      </w:r>
      <w:r>
        <w:fldChar w:fldCharType="separate"/>
      </w:r>
      <w:r>
        <w:t xml:space="preserve">8. </w:t>
      </w:r>
      <w:r>
        <w:rPr>
          <w:rFonts w:hint="eastAsia"/>
        </w:rPr>
        <w:t xml:space="preserve">Security, </w:t>
      </w:r>
      <w:r>
        <w:rPr>
          <w:rFonts w:hint="eastAsia"/>
          <w:lang w:eastAsia="zh-CN"/>
        </w:rPr>
        <w:t>p</w:t>
      </w:r>
      <w:r>
        <w:rPr>
          <w:rFonts w:hint="eastAsia"/>
        </w:rPr>
        <w:t xml:space="preserve">rivacy, and </w:t>
      </w:r>
      <w:r>
        <w:rPr>
          <w:rFonts w:hint="eastAsia"/>
          <w:lang w:eastAsia="zh-CN"/>
        </w:rPr>
        <w:t>e</w:t>
      </w:r>
      <w:r>
        <w:rPr>
          <w:rFonts w:hint="eastAsia"/>
        </w:rPr>
        <w:t>thics</w:t>
      </w:r>
      <w:r>
        <w:tab/>
      </w:r>
      <w:r>
        <w:fldChar w:fldCharType="begin"/>
      </w:r>
      <w:r>
        <w:instrText xml:space="preserve"> PAGEREF _Toc30766 \h </w:instrText>
      </w:r>
      <w:r>
        <w:fldChar w:fldCharType="separate"/>
      </w:r>
      <w:r>
        <w:t>29</w:t>
      </w:r>
      <w:r>
        <w:fldChar w:fldCharType="end"/>
      </w:r>
      <w:r>
        <w:fldChar w:fldCharType="end"/>
      </w:r>
    </w:p>
    <w:p w14:paraId="3201CCF0">
      <w:pPr>
        <w:pStyle w:val="75"/>
        <w:tabs>
          <w:tab w:val="right" w:leader="dot" w:pos="8640"/>
        </w:tabs>
        <w:ind w:left="0"/>
      </w:pPr>
      <w:r>
        <w:fldChar w:fldCharType="begin"/>
      </w:r>
      <w:r>
        <w:instrText xml:space="preserve"> HYPERLINK \l "_Toc21091" </w:instrText>
      </w:r>
      <w:r>
        <w:fldChar w:fldCharType="separate"/>
      </w:r>
      <w:r>
        <w:t xml:space="preserve">8.1 </w:t>
      </w:r>
      <w:r>
        <w:rPr>
          <w:rFonts w:hint="eastAsia"/>
        </w:rPr>
        <w:t xml:space="preserve">Data </w:t>
      </w:r>
      <w:r>
        <w:rPr>
          <w:rFonts w:hint="eastAsia"/>
          <w:lang w:eastAsia="zh-CN"/>
        </w:rPr>
        <w:t>s</w:t>
      </w:r>
      <w:r>
        <w:rPr>
          <w:rFonts w:hint="eastAsia"/>
        </w:rPr>
        <w:t>ecurity</w:t>
      </w:r>
      <w:r>
        <w:tab/>
      </w:r>
      <w:r>
        <w:fldChar w:fldCharType="begin"/>
      </w:r>
      <w:r>
        <w:instrText xml:space="preserve"> PAGEREF _Toc21091 \h </w:instrText>
      </w:r>
      <w:r>
        <w:fldChar w:fldCharType="separate"/>
      </w:r>
      <w:r>
        <w:t>29</w:t>
      </w:r>
      <w:r>
        <w:fldChar w:fldCharType="end"/>
      </w:r>
      <w:r>
        <w:fldChar w:fldCharType="end"/>
      </w:r>
    </w:p>
    <w:p w14:paraId="0A1FE1CA">
      <w:pPr>
        <w:pStyle w:val="75"/>
        <w:tabs>
          <w:tab w:val="right" w:leader="dot" w:pos="8640"/>
        </w:tabs>
        <w:ind w:left="0"/>
      </w:pPr>
      <w:r>
        <w:fldChar w:fldCharType="begin"/>
      </w:r>
      <w:r>
        <w:instrText xml:space="preserve"> HYPERLINK \l "_Toc1937" </w:instrText>
      </w:r>
      <w:r>
        <w:fldChar w:fldCharType="separate"/>
      </w:r>
      <w:r>
        <w:t xml:space="preserve">8.2 </w:t>
      </w:r>
      <w:r>
        <w:rPr>
          <w:rFonts w:hint="eastAsia"/>
        </w:rPr>
        <w:t xml:space="preserve">Privacy </w:t>
      </w:r>
      <w:r>
        <w:rPr>
          <w:rFonts w:hint="eastAsia"/>
          <w:lang w:eastAsia="zh-CN"/>
        </w:rPr>
        <w:t>p</w:t>
      </w:r>
      <w:r>
        <w:rPr>
          <w:rFonts w:hint="eastAsia"/>
        </w:rPr>
        <w:t>rotection</w:t>
      </w:r>
      <w:r>
        <w:tab/>
      </w:r>
      <w:r>
        <w:fldChar w:fldCharType="begin"/>
      </w:r>
      <w:r>
        <w:instrText xml:space="preserve"> PAGEREF _Toc1937 \h </w:instrText>
      </w:r>
      <w:r>
        <w:fldChar w:fldCharType="separate"/>
      </w:r>
      <w:r>
        <w:t>29</w:t>
      </w:r>
      <w:r>
        <w:fldChar w:fldCharType="end"/>
      </w:r>
      <w:r>
        <w:fldChar w:fldCharType="end"/>
      </w:r>
    </w:p>
    <w:p w14:paraId="0425CA9E">
      <w:pPr>
        <w:pStyle w:val="75"/>
        <w:tabs>
          <w:tab w:val="right" w:leader="dot" w:pos="8640"/>
        </w:tabs>
        <w:ind w:left="0"/>
      </w:pPr>
      <w:r>
        <w:fldChar w:fldCharType="begin"/>
      </w:r>
      <w:r>
        <w:instrText xml:space="preserve"> HYPERLINK \l "_Toc17620" </w:instrText>
      </w:r>
      <w:r>
        <w:fldChar w:fldCharType="separate"/>
      </w:r>
      <w:r>
        <w:t xml:space="preserve">8.3 </w:t>
      </w:r>
      <w:r>
        <w:rPr>
          <w:rFonts w:hint="eastAsia"/>
        </w:rPr>
        <w:t xml:space="preserve">Ethical </w:t>
      </w:r>
      <w:r>
        <w:rPr>
          <w:rFonts w:hint="eastAsia"/>
          <w:lang w:eastAsia="zh-CN"/>
        </w:rPr>
        <w:t>c</w:t>
      </w:r>
      <w:r>
        <w:rPr>
          <w:rFonts w:hint="eastAsia"/>
        </w:rPr>
        <w:t>onsiderations</w:t>
      </w:r>
      <w:r>
        <w:tab/>
      </w:r>
      <w:r>
        <w:fldChar w:fldCharType="begin"/>
      </w:r>
      <w:r>
        <w:instrText xml:space="preserve"> PAGEREF _Toc17620 \h </w:instrText>
      </w:r>
      <w:r>
        <w:fldChar w:fldCharType="separate"/>
      </w:r>
      <w:r>
        <w:t>30</w:t>
      </w:r>
      <w:r>
        <w:fldChar w:fldCharType="end"/>
      </w:r>
      <w:r>
        <w:fldChar w:fldCharType="end"/>
      </w:r>
    </w:p>
    <w:p w14:paraId="38DAC6C5">
      <w:pPr>
        <w:pStyle w:val="60"/>
        <w:tabs>
          <w:tab w:val="right" w:leader="dot" w:pos="8640"/>
        </w:tabs>
      </w:pPr>
      <w:r>
        <w:fldChar w:fldCharType="begin"/>
      </w:r>
      <w:r>
        <w:instrText xml:space="preserve"> HYPERLINK \l "_Toc15896" </w:instrText>
      </w:r>
      <w:r>
        <w:fldChar w:fldCharType="separate"/>
      </w:r>
      <w:r>
        <w:t xml:space="preserve">Annex A  (informative) </w:t>
      </w:r>
      <w:r>
        <w:rPr>
          <w:rFonts w:hint="eastAsia"/>
          <w:lang w:eastAsia="zh-CN"/>
        </w:rPr>
        <w:t>k</w:t>
      </w:r>
      <w:r>
        <w:rPr>
          <w:lang w:eastAsia="zh-CN"/>
        </w:rPr>
        <w:t xml:space="preserve">nowledge </w:t>
      </w:r>
      <w:r>
        <w:rPr>
          <w:rFonts w:hint="eastAsia"/>
          <w:lang w:eastAsia="zh-CN"/>
        </w:rPr>
        <w:t>g</w:t>
      </w:r>
      <w:r>
        <w:rPr>
          <w:lang w:eastAsia="zh-CN"/>
        </w:rPr>
        <w:t>raph</w:t>
      </w:r>
      <w:r>
        <w:rPr>
          <w:rFonts w:hint="eastAsia"/>
          <w:lang w:eastAsia="zh-CN"/>
        </w:rPr>
        <w:t xml:space="preserve"> s</w:t>
      </w:r>
      <w:r>
        <w:rPr>
          <w:lang w:eastAsia="zh-CN"/>
        </w:rPr>
        <w:t xml:space="preserve">ample </w:t>
      </w:r>
      <w:r>
        <w:rPr>
          <w:rFonts w:hint="eastAsia"/>
          <w:lang w:eastAsia="zh-CN"/>
        </w:rPr>
        <w:t xml:space="preserve">based on </w:t>
      </w:r>
      <w:r>
        <w:rPr>
          <w:lang w:eastAsia="zh-CN"/>
        </w:rPr>
        <w:t xml:space="preserve">CS106A </w:t>
      </w:r>
      <w:r>
        <w:rPr>
          <w:rFonts w:hint="eastAsia"/>
          <w:lang w:eastAsia="zh-CN"/>
        </w:rPr>
        <w:t>p</w:t>
      </w:r>
      <w:r>
        <w:rPr>
          <w:lang w:eastAsia="zh-CN"/>
        </w:rPr>
        <w:t xml:space="preserve">rogramming </w:t>
      </w:r>
      <w:r>
        <w:rPr>
          <w:rFonts w:hint="eastAsia"/>
          <w:lang w:eastAsia="zh-CN"/>
        </w:rPr>
        <w:t>m</w:t>
      </w:r>
      <w:r>
        <w:rPr>
          <w:lang w:eastAsia="zh-CN"/>
        </w:rPr>
        <w:t>ethodology</w:t>
      </w:r>
      <w:r>
        <w:tab/>
      </w:r>
      <w:r>
        <w:fldChar w:fldCharType="begin"/>
      </w:r>
      <w:r>
        <w:instrText xml:space="preserve"> PAGEREF _Toc15896 \h </w:instrText>
      </w:r>
      <w:r>
        <w:fldChar w:fldCharType="separate"/>
      </w:r>
      <w:r>
        <w:t>31</w:t>
      </w:r>
      <w:r>
        <w:fldChar w:fldCharType="end"/>
      </w:r>
      <w:r>
        <w:fldChar w:fldCharType="end"/>
      </w:r>
    </w:p>
    <w:p w14:paraId="3C085653">
      <w:pPr>
        <w:pStyle w:val="60"/>
        <w:tabs>
          <w:tab w:val="right" w:leader="dot" w:pos="8640"/>
        </w:tabs>
      </w:pPr>
      <w:r>
        <w:fldChar w:fldCharType="begin"/>
      </w:r>
      <w:r>
        <w:instrText xml:space="preserve"> HYPERLINK \l "_Toc4565" </w:instrText>
      </w:r>
      <w:r>
        <w:fldChar w:fldCharType="separate"/>
      </w:r>
      <w:r>
        <w:t xml:space="preserve">Annex B  (informative) </w:t>
      </w:r>
      <w:r>
        <w:rPr>
          <w:rFonts w:hint="eastAsia"/>
          <w:lang w:eastAsia="zh-CN"/>
        </w:rPr>
        <w:t>EDUKG</w:t>
      </w:r>
      <w:r>
        <w:rPr>
          <w:rFonts w:hint="eastAsia"/>
        </w:rPr>
        <w:t xml:space="preserve"> </w:t>
      </w:r>
      <w:r>
        <w:rPr>
          <w:rFonts w:hint="eastAsia"/>
          <w:lang w:eastAsia="zh-CN"/>
        </w:rPr>
        <w:t>o</w:t>
      </w:r>
      <w:r>
        <w:rPr>
          <w:rFonts w:hint="eastAsia"/>
        </w:rPr>
        <w:t xml:space="preserve">ntology and </w:t>
      </w:r>
      <w:r>
        <w:rPr>
          <w:rFonts w:hint="eastAsia"/>
          <w:lang w:eastAsia="zh-CN"/>
        </w:rPr>
        <w:t>s</w:t>
      </w:r>
      <w:r>
        <w:rPr>
          <w:rFonts w:hint="eastAsia"/>
        </w:rPr>
        <w:t xml:space="preserve">ample RDF </w:t>
      </w:r>
      <w:r>
        <w:rPr>
          <w:rFonts w:hint="eastAsia"/>
          <w:lang w:eastAsia="zh-CN"/>
        </w:rPr>
        <w:t>d</w:t>
      </w:r>
      <w:r>
        <w:rPr>
          <w:rFonts w:hint="eastAsia"/>
        </w:rPr>
        <w:t xml:space="preserve">ocuments in </w:t>
      </w:r>
      <w:r>
        <w:rPr>
          <w:rFonts w:hint="eastAsia"/>
          <w:lang w:eastAsia="zh-CN"/>
        </w:rPr>
        <w:t>t</w:t>
      </w:r>
      <w:r>
        <w:rPr>
          <w:rFonts w:hint="eastAsia"/>
        </w:rPr>
        <w:t xml:space="preserve">urtle </w:t>
      </w:r>
      <w:r>
        <w:rPr>
          <w:rFonts w:hint="eastAsia"/>
          <w:lang w:eastAsia="zh-CN"/>
        </w:rPr>
        <w:t>f</w:t>
      </w:r>
      <w:r>
        <w:rPr>
          <w:rFonts w:hint="eastAsia"/>
        </w:rPr>
        <w:t>ormat</w:t>
      </w:r>
      <w:r>
        <w:tab/>
      </w:r>
      <w:r>
        <w:fldChar w:fldCharType="begin"/>
      </w:r>
      <w:r>
        <w:instrText xml:space="preserve"> PAGEREF _Toc4565 \h </w:instrText>
      </w:r>
      <w:r>
        <w:fldChar w:fldCharType="separate"/>
      </w:r>
      <w:r>
        <w:t>35</w:t>
      </w:r>
      <w:r>
        <w:fldChar w:fldCharType="end"/>
      </w:r>
      <w:r>
        <w:fldChar w:fldCharType="end"/>
      </w:r>
    </w:p>
    <w:p w14:paraId="26E47111">
      <w:pPr>
        <w:pStyle w:val="60"/>
        <w:tabs>
          <w:tab w:val="right" w:leader="dot" w:pos="8640"/>
        </w:tabs>
      </w:pPr>
      <w:r>
        <w:fldChar w:fldCharType="begin"/>
      </w:r>
      <w:r>
        <w:instrText xml:space="preserve"> HYPERLINK \l "_Toc27236" </w:instrText>
      </w:r>
      <w:r>
        <w:fldChar w:fldCharType="separate"/>
      </w:r>
      <w:r>
        <w:t xml:space="preserve">Annex C  (informative) </w:t>
      </w:r>
      <w:r>
        <w:rPr>
          <w:rFonts w:hint="eastAsia"/>
        </w:rPr>
        <w:t xml:space="preserve">Application </w:t>
      </w:r>
      <w:r>
        <w:rPr>
          <w:rFonts w:hint="eastAsia"/>
          <w:lang w:eastAsia="zh-CN"/>
        </w:rPr>
        <w:t>s</w:t>
      </w:r>
      <w:r>
        <w:rPr>
          <w:rFonts w:hint="eastAsia"/>
        </w:rPr>
        <w:t xml:space="preserve">cenarios of </w:t>
      </w:r>
      <w:r>
        <w:rPr>
          <w:rFonts w:hint="eastAsia"/>
          <w:lang w:eastAsia="zh-CN"/>
        </w:rPr>
        <w:t>EDUKG</w:t>
      </w:r>
      <w:r>
        <w:tab/>
      </w:r>
      <w:r>
        <w:fldChar w:fldCharType="begin"/>
      </w:r>
      <w:r>
        <w:instrText xml:space="preserve"> PAGEREF _Toc27236 \h </w:instrText>
      </w:r>
      <w:r>
        <w:fldChar w:fldCharType="separate"/>
      </w:r>
      <w:r>
        <w:t>84</w:t>
      </w:r>
      <w:r>
        <w:fldChar w:fldCharType="end"/>
      </w:r>
      <w:r>
        <w:fldChar w:fldCharType="end"/>
      </w:r>
    </w:p>
    <w:p w14:paraId="24D25485">
      <w:pPr>
        <w:pStyle w:val="60"/>
        <w:tabs>
          <w:tab w:val="right" w:leader="dot" w:pos="8640"/>
        </w:tabs>
      </w:pPr>
      <w:r>
        <w:fldChar w:fldCharType="begin"/>
      </w:r>
      <w:r>
        <w:instrText xml:space="preserve"> HYPERLINK \l "_Toc5385" </w:instrText>
      </w:r>
      <w:r>
        <w:fldChar w:fldCharType="separate"/>
      </w:r>
      <w:r>
        <w:t xml:space="preserve">Annex D  (informative) </w:t>
      </w:r>
      <w:r>
        <w:rPr>
          <w:rFonts w:hint="eastAsia"/>
        </w:rPr>
        <w:t xml:space="preserve">Case </w:t>
      </w:r>
      <w:r>
        <w:rPr>
          <w:rFonts w:hint="eastAsia"/>
          <w:lang w:eastAsia="zh-CN"/>
        </w:rPr>
        <w:t>s</w:t>
      </w:r>
      <w:r>
        <w:rPr>
          <w:rFonts w:hint="eastAsia"/>
        </w:rPr>
        <w:t>tudies</w:t>
      </w:r>
      <w:r>
        <w:tab/>
      </w:r>
      <w:r>
        <w:fldChar w:fldCharType="begin"/>
      </w:r>
      <w:r>
        <w:instrText xml:space="preserve"> PAGEREF _Toc5385 \h </w:instrText>
      </w:r>
      <w:r>
        <w:fldChar w:fldCharType="separate"/>
      </w:r>
      <w:r>
        <w:t>91</w:t>
      </w:r>
      <w:r>
        <w:fldChar w:fldCharType="end"/>
      </w:r>
      <w:r>
        <w:fldChar w:fldCharType="end"/>
      </w:r>
    </w:p>
    <w:p w14:paraId="340146C3">
      <w:pPr>
        <w:pStyle w:val="60"/>
        <w:tabs>
          <w:tab w:val="right" w:leader="dot" w:pos="8640"/>
        </w:tabs>
      </w:pPr>
      <w:r>
        <w:fldChar w:fldCharType="begin"/>
      </w:r>
      <w:r>
        <w:instrText xml:space="preserve"> HYPERLINK \l "_Toc1005" </w:instrText>
      </w:r>
      <w:r>
        <w:fldChar w:fldCharType="separate"/>
      </w:r>
      <w:r>
        <w:rPr>
          <w:lang w:eastAsia="zh-CN"/>
        </w:rPr>
        <w:t>Annex E</w:t>
      </w:r>
      <w:r>
        <w:rPr>
          <w:rFonts w:hint="eastAsia"/>
          <w:lang w:eastAsia="zh-CN"/>
        </w:rPr>
        <w:t xml:space="preserve"> </w:t>
      </w:r>
      <w:r>
        <w:t xml:space="preserve"> (informative) </w:t>
      </w:r>
      <w:r>
        <w:rPr>
          <w:lang w:eastAsia="zh-CN"/>
        </w:rPr>
        <w:t>E</w:t>
      </w:r>
      <w:r>
        <w:rPr>
          <w:rFonts w:hint="eastAsia"/>
          <w:lang w:eastAsia="zh-CN"/>
        </w:rPr>
        <w:t>DUKG</w:t>
      </w:r>
      <w:r>
        <w:rPr>
          <w:lang w:eastAsia="zh-CN"/>
        </w:rPr>
        <w:t xml:space="preserve"> </w:t>
      </w:r>
      <w:r>
        <w:rPr>
          <w:rFonts w:hint="eastAsia"/>
          <w:lang w:eastAsia="zh-CN"/>
        </w:rPr>
        <w:t>i</w:t>
      </w:r>
      <w:r>
        <w:rPr>
          <w:lang w:eastAsia="zh-CN"/>
        </w:rPr>
        <w:t>mplementation</w:t>
      </w:r>
      <w:r>
        <w:tab/>
      </w:r>
      <w:r>
        <w:fldChar w:fldCharType="begin"/>
      </w:r>
      <w:r>
        <w:instrText xml:space="preserve"> PAGEREF _Toc1005 \h </w:instrText>
      </w:r>
      <w:r>
        <w:fldChar w:fldCharType="separate"/>
      </w:r>
      <w:r>
        <w:t>93</w:t>
      </w:r>
      <w:r>
        <w:fldChar w:fldCharType="end"/>
      </w:r>
      <w:r>
        <w:fldChar w:fldCharType="end"/>
      </w:r>
    </w:p>
    <w:p w14:paraId="30047584">
      <w:pPr>
        <w:pStyle w:val="60"/>
        <w:tabs>
          <w:tab w:val="right" w:leader="dot" w:pos="8640"/>
        </w:tabs>
      </w:pPr>
      <w:r>
        <w:fldChar w:fldCharType="begin"/>
      </w:r>
      <w:r>
        <w:instrText xml:space="preserve"> HYPERLINK \l "_Toc14752" </w:instrText>
      </w:r>
      <w:r>
        <w:fldChar w:fldCharType="separate"/>
      </w:r>
      <w:r>
        <w:rPr>
          <w:lang w:eastAsia="en-US"/>
        </w:rPr>
        <w:t>Reference</w:t>
      </w:r>
      <w:r>
        <w:tab/>
      </w:r>
      <w:r>
        <w:fldChar w:fldCharType="begin"/>
      </w:r>
      <w:r>
        <w:instrText xml:space="preserve"> PAGEREF _Toc14752 \h </w:instrText>
      </w:r>
      <w:r>
        <w:fldChar w:fldCharType="separate"/>
      </w:r>
      <w:r>
        <w:t>98</w:t>
      </w:r>
      <w:r>
        <w:fldChar w:fldCharType="end"/>
      </w:r>
      <w:r>
        <w:fldChar w:fldCharType="end"/>
      </w:r>
    </w:p>
    <w:p w14:paraId="361D1827">
      <w:pPr>
        <w:pStyle w:val="4"/>
        <w:sectPr>
          <w:pgSz w:w="12240" w:h="15840"/>
          <w:pgMar w:top="1440" w:right="1800" w:bottom="1440" w:left="1800" w:header="720" w:footer="720" w:gutter="0"/>
          <w:lnNumType w:countBy="1"/>
          <w:cols w:space="720" w:num="1"/>
          <w:docGrid w:linePitch="360" w:charSpace="0"/>
        </w:sectPr>
      </w:pPr>
      <w:r>
        <w:fldChar w:fldCharType="end"/>
      </w:r>
    </w:p>
    <w:p w14:paraId="153469C9">
      <w:pPr>
        <w:pStyle w:val="149"/>
        <w:spacing w:before="1000" w:after="720"/>
        <w:rPr>
          <w:rFonts w:eastAsia="等线"/>
        </w:rPr>
      </w:pPr>
      <w:bookmarkStart w:id="117" w:name="PageOne"/>
      <w:bookmarkEnd w:id="117"/>
      <w:bookmarkStart w:id="118" w:name="_Toc169874055"/>
      <w:bookmarkStart w:id="119" w:name="_Toc314836840"/>
      <w:r>
        <w:rPr>
          <w:rFonts w:hint="eastAsia"/>
        </w:rPr>
        <w:t xml:space="preserve">IEEE Guide for </w:t>
      </w:r>
      <w:ins w:id="28" w:author="Catherine Berger" w:date="2026-04-27T15:20:00Z">
        <w:r>
          <w:rPr/>
          <w:t xml:space="preserve">the </w:t>
        </w:r>
      </w:ins>
      <w:r>
        <w:rPr>
          <w:rFonts w:hint="eastAsia"/>
        </w:rPr>
        <w:t>Architectural Framework and Application of Educational Knowledge Graph</w:t>
      </w:r>
    </w:p>
    <w:p w14:paraId="16CB00CA">
      <w:pPr>
        <w:pStyle w:val="158"/>
      </w:pPr>
      <w:bookmarkStart w:id="120" w:name="_Toc12754"/>
      <w:bookmarkStart w:id="121" w:name="_Toc4066"/>
      <w:r>
        <w:t>Overview</w:t>
      </w:r>
      <w:bookmarkEnd w:id="118"/>
      <w:bookmarkEnd w:id="120"/>
      <w:bookmarkEnd w:id="121"/>
    </w:p>
    <w:p w14:paraId="04EA04C7">
      <w:pPr>
        <w:pStyle w:val="163"/>
      </w:pPr>
      <w:bookmarkStart w:id="122" w:name="_Toc169874056"/>
      <w:bookmarkStart w:id="123" w:name="_Toc19436"/>
      <w:bookmarkStart w:id="124" w:name="_Toc9529"/>
      <w:r>
        <w:t>Scop</w:t>
      </w:r>
      <w:bookmarkEnd w:id="119"/>
      <w:r>
        <w:t>e</w:t>
      </w:r>
      <w:bookmarkEnd w:id="122"/>
      <w:bookmarkEnd w:id="123"/>
      <w:bookmarkEnd w:id="124"/>
    </w:p>
    <w:p w14:paraId="20C5ED08">
      <w:pPr>
        <w:pStyle w:val="4"/>
      </w:pPr>
      <w:r>
        <w:rPr>
          <w:rFonts w:hint="eastAsia"/>
        </w:rPr>
        <w:t>Th</w:t>
      </w:r>
      <w:r>
        <w:t>is</w:t>
      </w:r>
      <w:r>
        <w:rPr>
          <w:rFonts w:hint="eastAsia"/>
        </w:rPr>
        <w:t xml:space="preserve"> </w:t>
      </w:r>
      <w:r>
        <w:rPr>
          <w:rFonts w:hint="eastAsia"/>
          <w:lang w:eastAsia="zh-CN"/>
        </w:rPr>
        <w:t>guide</w:t>
      </w:r>
      <w:r>
        <w:rPr>
          <w:rFonts w:hint="eastAsia"/>
        </w:rPr>
        <w:t xml:space="preserve"> defines a comprehensive framework for representing, integrating, and utilizing knowledge graphs in the domain of education. It covers the core ontology, data specifications, implementation guides, use cases, and best practices for constructing, maintaining, and leveraging educational knowledge graphs.</w:t>
      </w:r>
      <w:r>
        <w:t xml:space="preserve"> The standard encompasses the following educational levels and contexts: (1) Kindergarten to twelfth grade</w:t>
      </w:r>
      <w:r>
        <w:rPr>
          <w:rFonts w:hint="eastAsia"/>
          <w:lang w:eastAsia="zh-CN"/>
        </w:rPr>
        <w:t xml:space="preserve"> </w:t>
      </w:r>
      <w:r>
        <w:t>(K-12) education; (2) Higher education</w:t>
      </w:r>
      <w:r>
        <w:rPr>
          <w:rFonts w:hint="eastAsia"/>
          <w:lang w:eastAsia="zh-CN"/>
        </w:rPr>
        <w:t>,</w:t>
      </w:r>
      <w:r>
        <w:t xml:space="preserve"> including undergraduate and graduate programs; (3) Vocational education and training; (4) Continuing education and professional development; (5) Special education.</w:t>
      </w:r>
    </w:p>
    <w:p w14:paraId="64232239">
      <w:pPr>
        <w:pStyle w:val="163"/>
        <w:tabs>
          <w:tab w:val="left" w:pos="360"/>
          <w:tab w:val="left" w:pos="432"/>
          <w:tab w:val="left" w:pos="539"/>
        </w:tabs>
        <w:autoSpaceDE w:val="0"/>
        <w:autoSpaceDN w:val="0"/>
        <w:adjustRightInd w:val="0"/>
        <w:ind w:left="440" w:hanging="440"/>
        <w:rPr>
          <w:szCs w:val="24"/>
        </w:rPr>
      </w:pPr>
      <w:bookmarkStart w:id="125" w:name="_Toc169874057"/>
      <w:bookmarkStart w:id="126" w:name="_Toc11898"/>
      <w:bookmarkStart w:id="127" w:name="_Toc169871868"/>
      <w:bookmarkStart w:id="128" w:name="_Toc9679"/>
      <w:r>
        <w:rPr>
          <w:szCs w:val="24"/>
        </w:rPr>
        <w:t>Purpose</w:t>
      </w:r>
      <w:bookmarkEnd w:id="125"/>
      <w:bookmarkEnd w:id="126"/>
      <w:bookmarkEnd w:id="127"/>
      <w:bookmarkEnd w:id="128"/>
    </w:p>
    <w:p w14:paraId="32E4C823">
      <w:pPr>
        <w:pStyle w:val="4"/>
      </w:pPr>
      <w:r>
        <w:rPr>
          <w:rFonts w:hint="eastAsia"/>
        </w:rPr>
        <w:t xml:space="preserve">The </w:t>
      </w:r>
      <w:r>
        <w:t xml:space="preserve">main </w:t>
      </w:r>
      <w:r>
        <w:rPr>
          <w:rFonts w:hint="eastAsia"/>
        </w:rPr>
        <w:t>purpose</w:t>
      </w:r>
      <w:r>
        <w:t>s</w:t>
      </w:r>
      <w:r>
        <w:rPr>
          <w:rFonts w:hint="eastAsia"/>
        </w:rPr>
        <w:t xml:space="preserve"> of the </w:t>
      </w:r>
      <w:r>
        <w:rPr>
          <w:rFonts w:hint="eastAsia"/>
          <w:lang w:eastAsia="zh-CN"/>
        </w:rPr>
        <w:t>guide</w:t>
      </w:r>
      <w:r>
        <w:rPr>
          <w:rFonts w:hint="eastAsia"/>
        </w:rPr>
        <w:t xml:space="preserve"> </w:t>
      </w:r>
      <w:r>
        <w:t>are: (1)</w:t>
      </w:r>
      <w:r>
        <w:rPr>
          <w:rFonts w:hint="eastAsia"/>
        </w:rPr>
        <w:t xml:space="preserve"> </w:t>
      </w:r>
      <w:r>
        <w:t>T</w:t>
      </w:r>
      <w:r>
        <w:rPr>
          <w:rFonts w:hint="eastAsia"/>
        </w:rPr>
        <w:t xml:space="preserve">o provide a </w:t>
      </w:r>
      <w:r>
        <w:t>common</w:t>
      </w:r>
      <w:r>
        <w:rPr>
          <w:rFonts w:hint="eastAsia"/>
        </w:rPr>
        <w:t xml:space="preserve"> vocabulary, data model, and ontology for</w:t>
      </w:r>
      <w:r>
        <w:t xml:space="preserve"> representing</w:t>
      </w:r>
      <w:r>
        <w:rPr>
          <w:rFonts w:hint="eastAsia"/>
        </w:rPr>
        <w:t xml:space="preserve"> educational knowledge</w:t>
      </w:r>
      <w:r>
        <w:t xml:space="preserve"> in a structured and machine-readable format across various educational levels and contexts. (2)</w:t>
      </w:r>
      <w:r>
        <w:rPr>
          <w:rFonts w:hint="eastAsia"/>
        </w:rPr>
        <w:t xml:space="preserve"> </w:t>
      </w:r>
      <w:r>
        <w:t>T</w:t>
      </w:r>
      <w:r>
        <w:rPr>
          <w:rFonts w:hint="eastAsia"/>
        </w:rPr>
        <w:t xml:space="preserve">o </w:t>
      </w:r>
      <w:r>
        <w:t>facilitate the integration, exchange and reuse of educational knowledge across different systems, platforms, and application. (3) To enable the development of intelligent and personalized educational applications, such as recommendation systems, question-answering engines, and adaptive learning platforms. (4) To foster collaboration, innovation, and best practices in the field of educational knowledge graph research and development. (5) To support the integration of Large Language Models (LLMs) and Graph-based Retrieval Augmented Generation (Graph-RAG) techniques with educational knowledge graphs, enabling advanced natural language processing and knowledge retrieval capabilities in educational applications. (6) To provide a foundation for leveraging the combined strengths of knowledge graphs and LLMs, such as symbolic reasoning, language understanding, and efficient knowledge retrieval, in the context of education.</w:t>
      </w:r>
    </w:p>
    <w:p w14:paraId="0DDEC1FB">
      <w:pPr>
        <w:pStyle w:val="163"/>
      </w:pPr>
      <w:bookmarkStart w:id="129" w:name="_Toc238"/>
      <w:bookmarkStart w:id="130" w:name="_Toc14376"/>
      <w:bookmarkStart w:id="131" w:name="_Toc17363265"/>
      <w:bookmarkStart w:id="132" w:name="_Toc169871870"/>
      <w:bookmarkStart w:id="133" w:name="_Toc169874059"/>
      <w:bookmarkStart w:id="134" w:name="_Ref169871998"/>
      <w:bookmarkStart w:id="135" w:name="_Ref169871999"/>
      <w:bookmarkStart w:id="136" w:name="_Ref169872006"/>
      <w:bookmarkStart w:id="137" w:name="_Ref169871991"/>
      <w:bookmarkStart w:id="138" w:name="_Ref169872002"/>
      <w:r>
        <w:t>Word usage</w:t>
      </w:r>
      <w:bookmarkEnd w:id="129"/>
      <w:bookmarkEnd w:id="130"/>
      <w:bookmarkEnd w:id="131"/>
    </w:p>
    <w:p w14:paraId="35C476CD">
      <w:pPr>
        <w:pStyle w:val="4"/>
        <w:rPr>
          <w:b/>
          <w:i/>
        </w:rPr>
      </w:pPr>
      <w:r>
        <w:rPr>
          <w:b/>
          <w:i/>
        </w:rPr>
        <w:t>&lt;This subclause is mandatory, and the definitions of shall, should, may, and can appear as defined in 6.4.7 of the IEEE SASB Operations Manual and shall not be modified.&gt;</w:t>
      </w:r>
    </w:p>
    <w:p w14:paraId="4D0E6E4A">
      <w:pPr>
        <w:pStyle w:val="4"/>
      </w:pPr>
      <w:bookmarkStart w:id="139" w:name="_Hlk145944027"/>
      <w:r>
        <w:t xml:space="preserve">The word </w:t>
      </w:r>
      <w:r>
        <w:rPr>
          <w:i/>
        </w:rPr>
        <w:t>shall</w:t>
      </w:r>
      <w:r>
        <w:t xml:space="preserve"> indicates mandatory requirements strictly to be followed in order to conform to the standard and from which no deviation is permitted (</w:t>
      </w:r>
      <w:r>
        <w:rPr>
          <w:i/>
        </w:rPr>
        <w:t>shall</w:t>
      </w:r>
      <w:r>
        <w:t xml:space="preserve"> equals </w:t>
      </w:r>
      <w:r>
        <w:rPr>
          <w:i/>
          <w:iCs/>
        </w:rPr>
        <w:t>is re</w:t>
      </w:r>
      <w:r>
        <w:rPr>
          <w:i/>
        </w:rPr>
        <w:t>quired to</w:t>
      </w:r>
      <w:r>
        <w:t>).</w:t>
      </w:r>
      <w:r>
        <w:rPr>
          <w:rStyle w:val="106"/>
        </w:rPr>
        <w:footnoteReference w:id="6"/>
      </w:r>
      <w:r>
        <w:rPr>
          <w:vertAlign w:val="superscript"/>
        </w:rPr>
        <w:t>,</w:t>
      </w:r>
      <w:r>
        <w:rPr>
          <w:rStyle w:val="106"/>
        </w:rPr>
        <w:footnoteReference w:id="7"/>
      </w:r>
    </w:p>
    <w:p w14:paraId="3DA9E23A">
      <w:pPr>
        <w:pStyle w:val="4"/>
      </w:pPr>
      <w:r>
        <w:t xml:space="preserve">The word </w:t>
      </w:r>
      <w:r>
        <w:rPr>
          <w:i/>
        </w:rPr>
        <w:t>should</w:t>
      </w:r>
      <w:r>
        <w:t xml:space="preserve"> indicates that among several possibilities one is recommended as particularly suitable, without mentioning or excluding others; or that a certain course of action is preferred but not necessarily required (</w:t>
      </w:r>
      <w:r>
        <w:rPr>
          <w:i/>
        </w:rPr>
        <w:t>should</w:t>
      </w:r>
      <w:r>
        <w:t xml:space="preserve"> equals </w:t>
      </w:r>
      <w:r>
        <w:rPr>
          <w:i/>
          <w:iCs/>
        </w:rPr>
        <w:t xml:space="preserve">is </w:t>
      </w:r>
      <w:r>
        <w:rPr>
          <w:i/>
        </w:rPr>
        <w:t>recommended that</w:t>
      </w:r>
      <w:r>
        <w:t>).</w:t>
      </w:r>
    </w:p>
    <w:p w14:paraId="3958A0A4">
      <w:pPr>
        <w:pStyle w:val="4"/>
      </w:pPr>
      <w:r>
        <w:t xml:space="preserve">The word </w:t>
      </w:r>
      <w:r>
        <w:rPr>
          <w:i/>
        </w:rPr>
        <w:t>may</w:t>
      </w:r>
      <w:r>
        <w:t xml:space="preserve"> is used to indicate a course of action permissible within the limits of the standard (</w:t>
      </w:r>
      <w:r>
        <w:rPr>
          <w:i/>
        </w:rPr>
        <w:t>may</w:t>
      </w:r>
      <w:r>
        <w:t xml:space="preserve"> equals </w:t>
      </w:r>
      <w:r>
        <w:rPr>
          <w:i/>
          <w:iCs/>
        </w:rPr>
        <w:t>is p</w:t>
      </w:r>
      <w:r>
        <w:rPr>
          <w:i/>
        </w:rPr>
        <w:t>ermitted to</w:t>
      </w:r>
      <w:r>
        <w:t>).</w:t>
      </w:r>
    </w:p>
    <w:p w14:paraId="181777B1">
      <w:pPr>
        <w:pStyle w:val="4"/>
      </w:pPr>
      <w:r>
        <w:t xml:space="preserve">The word </w:t>
      </w:r>
      <w:r>
        <w:rPr>
          <w:i/>
        </w:rPr>
        <w:t>can</w:t>
      </w:r>
      <w:r>
        <w:t xml:space="preserve"> is used for statements of possibility and capability, whether material, physical, or causal (</w:t>
      </w:r>
      <w:r>
        <w:rPr>
          <w:i/>
        </w:rPr>
        <w:t>can</w:t>
      </w:r>
      <w:r>
        <w:t xml:space="preserve"> equals </w:t>
      </w:r>
      <w:r>
        <w:rPr>
          <w:i/>
          <w:iCs/>
        </w:rPr>
        <w:t xml:space="preserve">is </w:t>
      </w:r>
      <w:r>
        <w:rPr>
          <w:i/>
        </w:rPr>
        <w:t>able to</w:t>
      </w:r>
      <w:r>
        <w:t>).</w:t>
      </w:r>
    </w:p>
    <w:bookmarkEnd w:id="132"/>
    <w:bookmarkEnd w:id="133"/>
    <w:bookmarkEnd w:id="134"/>
    <w:bookmarkEnd w:id="135"/>
    <w:bookmarkEnd w:id="136"/>
    <w:bookmarkEnd w:id="137"/>
    <w:bookmarkEnd w:id="138"/>
    <w:bookmarkEnd w:id="139"/>
    <w:p w14:paraId="5757790C">
      <w:pPr>
        <w:pStyle w:val="158"/>
        <w:tabs>
          <w:tab w:val="left" w:pos="432"/>
          <w:tab w:val="left" w:pos="539"/>
        </w:tabs>
        <w:autoSpaceDE w:val="0"/>
        <w:autoSpaceDN w:val="0"/>
        <w:adjustRightInd w:val="0"/>
        <w:ind w:left="440" w:hanging="440"/>
        <w:rPr>
          <w:szCs w:val="24"/>
        </w:rPr>
      </w:pPr>
      <w:bookmarkStart w:id="140" w:name="_Toc169874072"/>
      <w:bookmarkStart w:id="141" w:name="_Toc769"/>
      <w:bookmarkStart w:id="142" w:name="_Toc169871883"/>
      <w:bookmarkStart w:id="143" w:name="_Toc13610"/>
      <w:r>
        <w:rPr>
          <w:szCs w:val="24"/>
        </w:rPr>
        <w:t>Normative references</w:t>
      </w:r>
      <w:bookmarkEnd w:id="140"/>
      <w:bookmarkEnd w:id="141"/>
      <w:bookmarkEnd w:id="142"/>
      <w:bookmarkEnd w:id="143"/>
    </w:p>
    <w:p w14:paraId="51CBA098">
      <w:pPr>
        <w:pStyle w:val="4"/>
      </w:pPr>
      <w:bookmarkStart w:id="144" w:name="_Toc169871884"/>
      <w:bookmarkStart w:id="145" w:name="_Toc169874073"/>
      <w:r>
        <w:t>The following referenced documents are indispensable for the application of this document (i.e., they must be understood and used, so each referenced document is cited in text and its relation to this document is explained). For dated references, only the edition cited applies. For undated references, the latest edition of the referenced document (including any amendments or corrigenda) applies.</w:t>
      </w:r>
    </w:p>
    <w:p w14:paraId="0BDCBBE4">
      <w:pPr>
        <w:pStyle w:val="4"/>
        <w:autoSpaceDE w:val="0"/>
        <w:autoSpaceDN w:val="0"/>
        <w:adjustRightInd w:val="0"/>
        <w:rPr>
          <w:del w:id="29" w:author="刘柏炜(2025013245)" w:date="2026-05-05T09:23:45Z"/>
          <w:szCs w:val="24"/>
          <w:lang w:eastAsia="zh-CN"/>
        </w:rPr>
      </w:pPr>
      <w:del w:id="30" w:author="刘柏炜(2025013245)" w:date="2026-05-05T09:23:45Z">
        <w:r>
          <w:rPr>
            <w:rFonts w:hint="eastAsia"/>
            <w:szCs w:val="24"/>
          </w:rPr>
          <w:delText>IEEE 1484.12.1-2002</w:delText>
        </w:r>
      </w:del>
      <w:del w:id="31" w:author="刘柏炜(2025013245)" w:date="2026-05-05T09:23:45Z">
        <w:r>
          <w:rPr>
            <w:rFonts w:hint="eastAsia"/>
            <w:szCs w:val="24"/>
            <w:lang w:eastAsia="zh-CN"/>
          </w:rPr>
          <w:delText xml:space="preserve">, </w:delText>
        </w:r>
      </w:del>
      <w:del w:id="32" w:author="刘柏炜(2025013245)" w:date="2026-05-05T09:23:45Z">
        <w:r>
          <w:rPr>
            <w:rFonts w:hint="eastAsia"/>
            <w:szCs w:val="24"/>
          </w:rPr>
          <w:delText>IEEE Standard for Learning Object Metadata</w:delText>
        </w:r>
      </w:del>
      <w:del w:id="33" w:author="刘柏炜(2025013245)" w:date="2026-05-05T09:23:45Z">
        <w:r>
          <w:rPr>
            <w:rFonts w:hint="eastAsia"/>
            <w:szCs w:val="24"/>
            <w:lang w:eastAsia="zh-CN"/>
          </w:rPr>
          <w:delText>.</w:delText>
        </w:r>
      </w:del>
      <w:ins w:id="34" w:author="Catherine Berger" w:date="2026-04-27T15:37:00Z">
        <w:del w:id="35" w:author="刘柏炜(2025013245)" w:date="2026-05-05T09:23:45Z">
          <w:r>
            <w:rPr>
              <w:szCs w:val="24"/>
            </w:rPr>
            <w:delText>This document contains no normative references.</w:delText>
          </w:r>
        </w:del>
      </w:ins>
    </w:p>
    <w:p w14:paraId="2E20D70C">
      <w:pPr>
        <w:pStyle w:val="4"/>
        <w:autoSpaceDE w:val="0"/>
        <w:autoSpaceDN w:val="0"/>
        <w:adjustRightInd w:val="0"/>
        <w:rPr>
          <w:del w:id="36" w:author="Catherine Berger" w:date="2026-04-27T15:28:00Z"/>
          <w:szCs w:val="24"/>
          <w:lang w:eastAsia="zh-CN"/>
        </w:rPr>
      </w:pPr>
      <w:del w:id="37" w:author="Catherine Berger" w:date="2026-04-27T15:28:00Z">
        <w:r>
          <w:rPr>
            <w:rFonts w:hint="eastAsia"/>
            <w:szCs w:val="24"/>
          </w:rPr>
          <w:delText>IEEE 2247.1-2022</w:delText>
        </w:r>
      </w:del>
      <w:del w:id="38" w:author="Catherine Berger" w:date="2026-04-27T15:28:00Z">
        <w:r>
          <w:rPr>
            <w:rFonts w:hint="eastAsia"/>
            <w:szCs w:val="24"/>
            <w:lang w:eastAsia="zh-CN"/>
          </w:rPr>
          <w:delText xml:space="preserve">, </w:delText>
        </w:r>
      </w:del>
      <w:del w:id="39" w:author="Catherine Berger" w:date="2026-04-27T15:28:00Z">
        <w:r>
          <w:rPr>
            <w:rFonts w:hint="eastAsia"/>
            <w:szCs w:val="24"/>
          </w:rPr>
          <w:delText xml:space="preserve">IEEE Standard for Conceptual Model for Adaptive Instructional </w:delText>
        </w:r>
        <w:commentRangeStart w:id="0"/>
        <w:r>
          <w:rPr>
            <w:rFonts w:hint="eastAsia"/>
            <w:szCs w:val="24"/>
          </w:rPr>
          <w:delText>System</w:delText>
        </w:r>
        <w:commentRangeEnd w:id="0"/>
      </w:del>
      <w:r>
        <w:rPr>
          <w:rStyle w:val="104"/>
        </w:rPr>
        <w:commentReference w:id="0"/>
      </w:r>
      <w:del w:id="40" w:author="Catherine Berger" w:date="2026-04-27T15:28:00Z">
        <w:r>
          <w:rPr>
            <w:rFonts w:hint="eastAsia"/>
            <w:szCs w:val="24"/>
            <w:lang w:eastAsia="zh-CN"/>
          </w:rPr>
          <w:delText>.</w:delText>
        </w:r>
      </w:del>
    </w:p>
    <w:p w14:paraId="3CE6AA32">
      <w:pPr>
        <w:pStyle w:val="4"/>
        <w:autoSpaceDE w:val="0"/>
        <w:autoSpaceDN w:val="0"/>
        <w:adjustRightInd w:val="0"/>
        <w:rPr>
          <w:szCs w:val="24"/>
          <w:lang w:eastAsia="zh-CN"/>
        </w:rPr>
      </w:pPr>
      <w:r>
        <w:rPr>
          <w:rFonts w:hint="eastAsia"/>
          <w:szCs w:val="24"/>
        </w:rPr>
        <w:t xml:space="preserve">IEEE </w:t>
      </w:r>
      <w:ins w:id="41" w:author="Catherine Berger" w:date="2026-04-27T15:22:00Z">
        <w:r>
          <w:rPr>
            <w:szCs w:val="24"/>
          </w:rPr>
          <w:t xml:space="preserve">Std </w:t>
        </w:r>
      </w:ins>
      <w:r>
        <w:rPr>
          <w:rFonts w:hint="eastAsia"/>
          <w:szCs w:val="24"/>
        </w:rPr>
        <w:t>9274.1.1</w:t>
      </w:r>
      <w:ins w:id="42" w:author="Catherine Berger" w:date="2026-04-27T15:22:00Z">
        <w:r>
          <w:rPr>
            <w:szCs w:val="24"/>
          </w:rPr>
          <w:t>™</w:t>
        </w:r>
      </w:ins>
      <w:r>
        <w:rPr>
          <w:rFonts w:hint="eastAsia"/>
          <w:szCs w:val="24"/>
        </w:rPr>
        <w:t>-</w:t>
      </w:r>
      <w:del w:id="43" w:author="Catherine Berger" w:date="2026-04-27T15:23:00Z">
        <w:r>
          <w:rPr>
            <w:rFonts w:hint="eastAsia"/>
            <w:szCs w:val="24"/>
          </w:rPr>
          <w:delText>2022</w:delText>
        </w:r>
      </w:del>
      <w:ins w:id="44" w:author="Catherine Berger" w:date="2026-04-27T15:23:00Z">
        <w:r>
          <w:rPr>
            <w:rFonts w:hint="eastAsia"/>
            <w:szCs w:val="24"/>
          </w:rPr>
          <w:t>202</w:t>
        </w:r>
      </w:ins>
      <w:ins w:id="45" w:author="Catherine Berger" w:date="2026-04-27T15:23:00Z">
        <w:r>
          <w:rPr>
            <w:szCs w:val="24"/>
          </w:rPr>
          <w:t>3</w:t>
        </w:r>
      </w:ins>
      <w:r>
        <w:rPr>
          <w:rFonts w:hint="eastAsia"/>
          <w:szCs w:val="24"/>
          <w:lang w:eastAsia="zh-CN"/>
        </w:rPr>
        <w:t xml:space="preserve">, </w:t>
      </w:r>
      <w:ins w:id="46" w:author="Catherine Berger" w:date="2026-04-27T15:23:00Z">
        <w:r>
          <w:rPr>
            <w:szCs w:val="24"/>
            <w:lang w:eastAsia="zh-CN"/>
          </w:rPr>
          <w:t>IEEE Standard for Learning Technology</w:t>
        </w:r>
      </w:ins>
      <w:ins w:id="47" w:author="Catherine Berger" w:date="2026-04-27T15:24:00Z">
        <w:r>
          <w:rPr>
            <w:szCs w:val="24"/>
            <w:lang w:eastAsia="zh-CN"/>
          </w:rPr>
          <w:t>—</w:t>
        </w:r>
      </w:ins>
      <w:ins w:id="48" w:author="Catherine Berger" w:date="2026-04-27T15:23:00Z">
        <w:r>
          <w:rPr>
            <w:szCs w:val="24"/>
            <w:lang w:eastAsia="zh-CN"/>
          </w:rPr>
          <w:t>JavaScript Object Notation (JSON) Data Model Format and Representational State Transfer (RESTful) Web Service for Learner Experience Data Tracking and Access</w:t>
        </w:r>
      </w:ins>
      <w:r>
        <w:rPr>
          <w:rFonts w:hint="eastAsia"/>
          <w:szCs w:val="24"/>
        </w:rPr>
        <w:t>Experience API (xAPI) Standard</w:t>
      </w:r>
      <w:r>
        <w:rPr>
          <w:rFonts w:hint="eastAsia"/>
          <w:szCs w:val="24"/>
          <w:lang w:eastAsia="zh-CN"/>
        </w:rPr>
        <w:t xml:space="preserve"> </w:t>
      </w:r>
      <w:r>
        <w:rPr>
          <w:szCs w:val="24"/>
        </w:rPr>
        <w:t>Data Privacy Process</w:t>
      </w:r>
      <w:r>
        <w:rPr>
          <w:rFonts w:hint="eastAsia"/>
          <w:szCs w:val="24"/>
          <w:lang w:eastAsia="zh-CN"/>
        </w:rPr>
        <w:t>.</w:t>
      </w:r>
    </w:p>
    <w:p w14:paraId="781C1AE6">
      <w:pPr>
        <w:pStyle w:val="158"/>
        <w:tabs>
          <w:tab w:val="left" w:pos="432"/>
          <w:tab w:val="left" w:pos="539"/>
        </w:tabs>
        <w:autoSpaceDE w:val="0"/>
        <w:autoSpaceDN w:val="0"/>
        <w:adjustRightInd w:val="0"/>
        <w:ind w:left="440" w:hanging="440"/>
        <w:rPr>
          <w:szCs w:val="24"/>
        </w:rPr>
      </w:pPr>
      <w:bookmarkStart w:id="146" w:name="_Toc8766"/>
      <w:bookmarkStart w:id="147" w:name="_Toc2017"/>
      <w:r>
        <w:rPr>
          <w:szCs w:val="24"/>
        </w:rPr>
        <w:t>Definitions, acronyms, and abbreviations</w:t>
      </w:r>
      <w:bookmarkEnd w:id="144"/>
      <w:bookmarkEnd w:id="145"/>
      <w:bookmarkEnd w:id="146"/>
      <w:bookmarkEnd w:id="147"/>
    </w:p>
    <w:p w14:paraId="6940E87B">
      <w:pPr>
        <w:pStyle w:val="163"/>
        <w:tabs>
          <w:tab w:val="left" w:pos="360"/>
          <w:tab w:val="left" w:pos="432"/>
          <w:tab w:val="left" w:pos="539"/>
        </w:tabs>
        <w:autoSpaceDE w:val="0"/>
        <w:autoSpaceDN w:val="0"/>
        <w:adjustRightInd w:val="0"/>
        <w:ind w:left="440" w:hanging="440"/>
        <w:rPr>
          <w:szCs w:val="24"/>
        </w:rPr>
      </w:pPr>
      <w:bookmarkStart w:id="148" w:name="_Toc169871885"/>
      <w:bookmarkStart w:id="149" w:name="_Ref169871987"/>
      <w:bookmarkStart w:id="150" w:name="_Ref169872005"/>
      <w:bookmarkStart w:id="151" w:name="_Toc10986"/>
      <w:bookmarkStart w:id="152" w:name="_Toc169874074"/>
      <w:bookmarkStart w:id="153" w:name="_Ref169872013"/>
      <w:bookmarkStart w:id="154" w:name="_Ref169871974"/>
      <w:bookmarkStart w:id="155" w:name="_Ref169871983"/>
      <w:bookmarkStart w:id="156" w:name="_Ref169871975"/>
      <w:bookmarkStart w:id="157" w:name="_Toc29919"/>
      <w:bookmarkStart w:id="158" w:name="_Ref169872007"/>
      <w:r>
        <w:rPr>
          <w:szCs w:val="24"/>
        </w:rPr>
        <w:t>Definitions</w:t>
      </w:r>
      <w:bookmarkEnd w:id="148"/>
      <w:bookmarkEnd w:id="149"/>
      <w:bookmarkEnd w:id="150"/>
      <w:bookmarkEnd w:id="151"/>
      <w:bookmarkEnd w:id="152"/>
      <w:bookmarkEnd w:id="153"/>
      <w:bookmarkEnd w:id="154"/>
      <w:bookmarkEnd w:id="155"/>
      <w:bookmarkEnd w:id="156"/>
      <w:bookmarkEnd w:id="157"/>
      <w:bookmarkEnd w:id="158"/>
    </w:p>
    <w:p w14:paraId="7A23AB7E">
      <w:pPr>
        <w:pStyle w:val="4"/>
        <w:autoSpaceDE w:val="0"/>
        <w:autoSpaceDN w:val="0"/>
        <w:adjustRightInd w:val="0"/>
        <w:rPr>
          <w:szCs w:val="24"/>
        </w:rPr>
      </w:pPr>
      <w:r>
        <w:rPr>
          <w:szCs w:val="24"/>
        </w:rPr>
        <w:t xml:space="preserve">For the purposes of this document, the following terms </w:t>
      </w:r>
      <w:r>
        <w:rPr>
          <w:i/>
          <w:szCs w:val="24"/>
        </w:rPr>
        <w:t>and definitions apply. The IEEE Standards Dictionary Online</w:t>
      </w:r>
      <w:r>
        <w:rPr>
          <w:szCs w:val="24"/>
        </w:rPr>
        <w:t xml:space="preserve"> should be consulted for terms not defined in this clause.</w:t>
      </w:r>
      <w:r>
        <w:rPr>
          <w:rStyle w:val="106"/>
        </w:rPr>
        <w:footnoteReference w:id="8"/>
      </w:r>
    </w:p>
    <w:p w14:paraId="457707CB">
      <w:pPr>
        <w:pStyle w:val="4"/>
        <w:autoSpaceDE w:val="0"/>
        <w:autoSpaceDN w:val="0"/>
        <w:adjustRightInd w:val="0"/>
        <w:rPr>
          <w:szCs w:val="24"/>
        </w:rPr>
      </w:pPr>
      <w:r>
        <w:rPr>
          <w:rFonts w:hint="eastAsia"/>
          <w:b/>
          <w:bCs/>
          <w:lang w:eastAsia="zh-CN"/>
        </w:rPr>
        <w:t>k</w:t>
      </w:r>
      <w:r>
        <w:rPr>
          <w:b/>
          <w:bCs/>
          <w:lang w:eastAsia="zh-CN"/>
        </w:rPr>
        <w:t>nowledge</w:t>
      </w:r>
      <w:r>
        <w:rPr>
          <w:rFonts w:hint="eastAsia"/>
          <w:lang w:eastAsia="zh-CN"/>
        </w:rPr>
        <w:t xml:space="preserve">: </w:t>
      </w:r>
      <w:r>
        <w:rPr>
          <w:lang w:eastAsia="zh-CN"/>
        </w:rPr>
        <w:t>Facts, opinions, actions, or skills acquired through learning, practicing, or exploring</w:t>
      </w:r>
      <w:r>
        <w:rPr>
          <w:rFonts w:hint="eastAsia"/>
          <w:lang w:eastAsia="zh-CN"/>
        </w:rPr>
        <w:t>.</w:t>
      </w:r>
    </w:p>
    <w:p w14:paraId="0272DCE1">
      <w:pPr>
        <w:pStyle w:val="4"/>
        <w:rPr>
          <w:lang w:eastAsia="zh-CN"/>
        </w:rPr>
      </w:pPr>
      <w:r>
        <w:rPr>
          <w:rFonts w:hint="eastAsia"/>
          <w:b/>
          <w:bCs/>
          <w:lang w:eastAsia="zh-CN"/>
        </w:rPr>
        <w:t>knowledge graph</w:t>
      </w:r>
      <w:r>
        <w:rPr>
          <w:lang w:eastAsia="zh-CN"/>
        </w:rPr>
        <w:t>: Assemblies of knowledge elements and their relations</w:t>
      </w:r>
      <w:r>
        <w:rPr>
          <w:rFonts w:hint="eastAsia"/>
          <w:lang w:eastAsia="zh-CN"/>
        </w:rPr>
        <w:t>hips</w:t>
      </w:r>
      <w:r>
        <w:rPr>
          <w:lang w:eastAsia="zh-CN"/>
        </w:rPr>
        <w:t xml:space="preserve"> described in a structured form.</w:t>
      </w:r>
    </w:p>
    <w:p w14:paraId="0B9046F5">
      <w:pPr>
        <w:pStyle w:val="4"/>
        <w:rPr>
          <w:lang w:eastAsia="zh-CN"/>
        </w:rPr>
      </w:pPr>
      <w:r>
        <w:rPr>
          <w:b/>
          <w:bCs/>
          <w:lang w:eastAsia="zh-CN"/>
        </w:rPr>
        <w:t>document-based knowledge exchange</w:t>
      </w:r>
      <w:r>
        <w:rPr>
          <w:lang w:eastAsia="zh-CN"/>
        </w:rPr>
        <w:t>: Knowledge exchange conducted in the form of documents as knowledge carriers.</w:t>
      </w:r>
    </w:p>
    <w:p w14:paraId="38FEE6B8">
      <w:pPr>
        <w:pStyle w:val="4"/>
        <w:rPr>
          <w:lang w:eastAsia="zh-CN"/>
        </w:rPr>
      </w:pPr>
      <w:r>
        <w:rPr>
          <w:rFonts w:hint="eastAsia"/>
          <w:b/>
          <w:bCs/>
          <w:lang w:eastAsia="zh-CN"/>
        </w:rPr>
        <w:t>o</w:t>
      </w:r>
      <w:r>
        <w:rPr>
          <w:b/>
          <w:bCs/>
          <w:lang w:eastAsia="zh-CN"/>
        </w:rPr>
        <w:t>ntology</w:t>
      </w:r>
      <w:r>
        <w:rPr>
          <w:lang w:eastAsia="zh-CN"/>
        </w:rPr>
        <w:t>: A model to describe entity types, entity attributes, and relations</w:t>
      </w:r>
      <w:r>
        <w:rPr>
          <w:rFonts w:hint="eastAsia"/>
          <w:lang w:eastAsia="zh-CN"/>
        </w:rPr>
        <w:t>hips</w:t>
      </w:r>
      <w:r>
        <w:rPr>
          <w:lang w:eastAsia="zh-CN"/>
        </w:rPr>
        <w:t xml:space="preserve"> among them.</w:t>
      </w:r>
    </w:p>
    <w:p w14:paraId="25E5F6C7">
      <w:pPr>
        <w:pStyle w:val="4"/>
        <w:autoSpaceDE w:val="0"/>
        <w:autoSpaceDN w:val="0"/>
        <w:adjustRightInd w:val="0"/>
        <w:rPr>
          <w:lang w:eastAsia="zh-CN"/>
        </w:rPr>
      </w:pPr>
      <w:r>
        <w:rPr>
          <w:rFonts w:hint="eastAsia"/>
          <w:b/>
          <w:bCs/>
          <w:lang w:eastAsia="zh-CN"/>
        </w:rPr>
        <w:t>entity</w:t>
      </w:r>
      <w:r>
        <w:rPr>
          <w:lang w:eastAsia="zh-CN"/>
        </w:rPr>
        <w:t>:</w:t>
      </w:r>
      <w:r>
        <w:rPr>
          <w:rFonts w:hint="eastAsia"/>
          <w:lang w:eastAsia="zh-CN"/>
        </w:rPr>
        <w:t xml:space="preserve"> </w:t>
      </w:r>
      <w:r>
        <w:rPr>
          <w:lang w:eastAsia="zh-CN"/>
        </w:rPr>
        <w:t>An object existed independently in the real world.</w:t>
      </w:r>
    </w:p>
    <w:p w14:paraId="023907F7">
      <w:pPr>
        <w:pStyle w:val="4"/>
        <w:rPr>
          <w:lang w:eastAsia="zh-CN"/>
        </w:rPr>
      </w:pPr>
      <w:r>
        <w:rPr>
          <w:rFonts w:hint="eastAsia"/>
          <w:b/>
          <w:bCs/>
          <w:lang w:eastAsia="zh-CN"/>
        </w:rPr>
        <w:t>attribute (property)</w:t>
      </w:r>
      <w:r>
        <w:rPr>
          <w:lang w:eastAsia="zh-CN"/>
        </w:rPr>
        <w:t xml:space="preserve">: </w:t>
      </w:r>
      <w:r>
        <w:rPr>
          <w:rFonts w:hint="eastAsia"/>
          <w:lang w:eastAsia="zh-CN"/>
        </w:rPr>
        <w:t>A characteristic of an entity, typically represented as key-value pairs associated with a node in a knowledge graph.</w:t>
      </w:r>
    </w:p>
    <w:p w14:paraId="60F32FC6">
      <w:pPr>
        <w:pStyle w:val="4"/>
        <w:rPr>
          <w:lang w:eastAsia="zh-CN"/>
        </w:rPr>
      </w:pPr>
      <w:r>
        <w:rPr>
          <w:rFonts w:hint="eastAsia"/>
          <w:b/>
          <w:bCs/>
          <w:lang w:eastAsia="zh-CN"/>
        </w:rPr>
        <w:t>relationship (edge)</w:t>
      </w:r>
      <w:r>
        <w:rPr>
          <w:lang w:eastAsia="zh-CN"/>
        </w:rPr>
        <w:t xml:space="preserve">: </w:t>
      </w:r>
      <w:r>
        <w:rPr>
          <w:rFonts w:hint="eastAsia"/>
          <w:lang w:eastAsia="zh-CN"/>
        </w:rPr>
        <w:t>A connection or association between two entities in a knowledge graph, representing the semantic or contextual link between them.</w:t>
      </w:r>
    </w:p>
    <w:p w14:paraId="6C7C9CBD">
      <w:pPr>
        <w:pStyle w:val="4"/>
        <w:rPr>
          <w:lang w:eastAsia="zh-CN"/>
        </w:rPr>
      </w:pPr>
      <w:r>
        <w:rPr>
          <w:rFonts w:hint="eastAsia"/>
          <w:b/>
          <w:bCs/>
          <w:lang w:eastAsia="zh-CN"/>
        </w:rPr>
        <w:t>object property</w:t>
      </w:r>
      <w:r>
        <w:rPr>
          <w:lang w:eastAsia="zh-CN"/>
        </w:rPr>
        <w:t xml:space="preserve">: </w:t>
      </w:r>
      <w:r>
        <w:rPr>
          <w:rFonts w:hint="eastAsia"/>
          <w:lang w:eastAsia="zh-CN"/>
        </w:rPr>
        <w:t>A binary relationship between two entities, representing a connection or association between them.</w:t>
      </w:r>
    </w:p>
    <w:p w14:paraId="0395FF64">
      <w:pPr>
        <w:pStyle w:val="4"/>
        <w:rPr>
          <w:lang w:eastAsia="zh-CN"/>
        </w:rPr>
      </w:pPr>
      <w:r>
        <w:rPr>
          <w:rFonts w:hint="eastAsia"/>
          <w:b/>
          <w:bCs/>
          <w:lang w:eastAsia="zh-CN"/>
        </w:rPr>
        <w:t>data property</w:t>
      </w:r>
      <w:r>
        <w:rPr>
          <w:lang w:eastAsia="zh-CN"/>
        </w:rPr>
        <w:t xml:space="preserve">: </w:t>
      </w:r>
      <w:r>
        <w:rPr>
          <w:rFonts w:hint="eastAsia"/>
          <w:lang w:eastAsia="zh-CN"/>
        </w:rPr>
        <w:t>A binary relationship between an entity and a literal value (e.g., string, number, or date).</w:t>
      </w:r>
    </w:p>
    <w:p w14:paraId="2C735534">
      <w:pPr>
        <w:pStyle w:val="4"/>
        <w:rPr>
          <w:lang w:eastAsia="zh-CN"/>
        </w:rPr>
      </w:pPr>
      <w:r>
        <w:rPr>
          <w:rFonts w:hint="eastAsia"/>
          <w:b/>
          <w:bCs/>
          <w:lang w:eastAsia="zh-CN"/>
        </w:rPr>
        <w:t>learning point</w:t>
      </w:r>
      <w:r>
        <w:rPr>
          <w:lang w:eastAsia="zh-CN"/>
        </w:rPr>
        <w:t xml:space="preserve">: </w:t>
      </w:r>
      <w:r>
        <w:rPr>
          <w:rFonts w:hint="eastAsia"/>
          <w:lang w:eastAsia="zh-CN"/>
        </w:rPr>
        <w:t>A unit of knowledge or a specific concept intended to be learned or mastered by a student.</w:t>
      </w:r>
    </w:p>
    <w:p w14:paraId="5F98765E">
      <w:pPr>
        <w:pStyle w:val="4"/>
        <w:rPr>
          <w:lang w:eastAsia="zh-CN"/>
        </w:rPr>
      </w:pPr>
      <w:r>
        <w:rPr>
          <w:rFonts w:hint="eastAsia"/>
          <w:b/>
          <w:bCs/>
          <w:lang w:eastAsia="zh-CN"/>
        </w:rPr>
        <w:t>learning resource</w:t>
      </w:r>
      <w:r>
        <w:rPr>
          <w:lang w:eastAsia="zh-CN"/>
        </w:rPr>
        <w:t xml:space="preserve">: </w:t>
      </w:r>
      <w:r>
        <w:rPr>
          <w:rFonts w:hint="eastAsia"/>
          <w:lang w:eastAsia="zh-CN"/>
        </w:rPr>
        <w:t>Any digital or non-digital material used to support the learning process, such as textbooks, videos, simulations, or assessments.</w:t>
      </w:r>
    </w:p>
    <w:p w14:paraId="7701E31D">
      <w:pPr>
        <w:pStyle w:val="4"/>
        <w:rPr>
          <w:lang w:eastAsia="zh-CN"/>
        </w:rPr>
      </w:pPr>
      <w:r>
        <w:rPr>
          <w:rFonts w:hint="eastAsia"/>
          <w:b/>
          <w:bCs/>
          <w:lang w:eastAsia="zh-CN"/>
        </w:rPr>
        <w:t>pedagogical rules</w:t>
      </w:r>
      <w:r>
        <w:rPr>
          <w:lang w:eastAsia="zh-CN"/>
        </w:rPr>
        <w:t xml:space="preserve">: </w:t>
      </w:r>
      <w:r>
        <w:rPr>
          <w:rFonts w:hint="eastAsia"/>
          <w:lang w:eastAsia="zh-CN"/>
        </w:rPr>
        <w:t>A set of principles, guidelines, or strategies that govern the design, delivery, and evaluation of instruction to facilitate effective learning.</w:t>
      </w:r>
    </w:p>
    <w:p w14:paraId="1E72D01D">
      <w:pPr>
        <w:pStyle w:val="4"/>
        <w:rPr>
          <w:lang w:eastAsia="zh-CN"/>
        </w:rPr>
      </w:pPr>
      <w:r>
        <w:rPr>
          <w:rFonts w:hint="eastAsia"/>
          <w:b/>
          <w:bCs/>
          <w:lang w:eastAsia="zh-CN"/>
        </w:rPr>
        <w:t>educational knowledge graph</w:t>
      </w:r>
      <w:r>
        <w:rPr>
          <w:lang w:eastAsia="zh-CN"/>
        </w:rPr>
        <w:t xml:space="preserve">: </w:t>
      </w:r>
      <w:r>
        <w:rPr>
          <w:rFonts w:hint="eastAsia"/>
          <w:lang w:eastAsia="zh-CN"/>
        </w:rPr>
        <w:t>A knowledge graph specifically designed to represent and organize knowledge relevant to the domain of education, encompassing entities such as learning points, learning resources, and pedagogical rules.</w:t>
      </w:r>
    </w:p>
    <w:p w14:paraId="35A6B6B0">
      <w:pPr>
        <w:pStyle w:val="163"/>
        <w:tabs>
          <w:tab w:val="left" w:pos="360"/>
          <w:tab w:val="left" w:pos="432"/>
          <w:tab w:val="left" w:pos="539"/>
        </w:tabs>
        <w:autoSpaceDE w:val="0"/>
        <w:autoSpaceDN w:val="0"/>
        <w:adjustRightInd w:val="0"/>
        <w:ind w:left="440" w:hanging="440"/>
        <w:rPr>
          <w:szCs w:val="24"/>
        </w:rPr>
      </w:pPr>
      <w:bookmarkStart w:id="159" w:name="_Toc169871886"/>
      <w:bookmarkStart w:id="160" w:name="_Toc169874075"/>
      <w:bookmarkStart w:id="161" w:name="_Toc29687"/>
      <w:bookmarkStart w:id="162" w:name="_Toc7397"/>
      <w:r>
        <w:rPr>
          <w:szCs w:val="24"/>
        </w:rPr>
        <w:t>Acronyms and abbreviations</w:t>
      </w:r>
      <w:bookmarkEnd w:id="159"/>
      <w:bookmarkEnd w:id="160"/>
      <w:bookmarkEnd w:id="161"/>
      <w:bookmarkEnd w:id="162"/>
    </w:p>
    <w:p w14:paraId="57BB42B8">
      <w:pPr>
        <w:pStyle w:val="4"/>
        <w:rPr>
          <w:lang w:eastAsia="zh-CN"/>
        </w:rPr>
      </w:pPr>
      <w:r>
        <w:rPr>
          <w:rFonts w:hint="eastAsia"/>
          <w:lang w:eastAsia="zh-CN"/>
        </w:rPr>
        <w:t>AI</w:t>
      </w:r>
      <w:r>
        <w:rPr>
          <w:rFonts w:hint="eastAsia"/>
          <w:lang w:eastAsia="zh-CN"/>
        </w:rPr>
        <w:tab/>
      </w:r>
      <w:r>
        <w:rPr>
          <w:rFonts w:hint="eastAsia"/>
          <w:lang w:eastAsia="zh-CN"/>
        </w:rPr>
        <w:t>artificial intelligence</w:t>
      </w:r>
    </w:p>
    <w:p w14:paraId="45FB834E">
      <w:pPr>
        <w:pStyle w:val="4"/>
        <w:rPr>
          <w:lang w:eastAsia="zh-CN"/>
        </w:rPr>
      </w:pPr>
      <w:r>
        <w:rPr>
          <w:lang w:eastAsia="zh-CN"/>
        </w:rPr>
        <w:t>API</w:t>
      </w:r>
      <w:r>
        <w:rPr>
          <w:lang w:eastAsia="zh-CN"/>
        </w:rPr>
        <w:tab/>
      </w:r>
      <w:r>
        <w:rPr>
          <w:rFonts w:hint="eastAsia"/>
          <w:lang w:eastAsia="zh-CN"/>
        </w:rPr>
        <w:t>a</w:t>
      </w:r>
      <w:r>
        <w:rPr>
          <w:lang w:eastAsia="zh-CN"/>
        </w:rPr>
        <w:t>pplication</w:t>
      </w:r>
      <w:r>
        <w:rPr>
          <w:rFonts w:hint="eastAsia"/>
          <w:lang w:eastAsia="zh-CN"/>
        </w:rPr>
        <w:t xml:space="preserve"> p</w:t>
      </w:r>
      <w:r>
        <w:rPr>
          <w:lang w:eastAsia="zh-CN"/>
        </w:rPr>
        <w:t xml:space="preserve">rogramming </w:t>
      </w:r>
      <w:r>
        <w:rPr>
          <w:rFonts w:hint="eastAsia"/>
          <w:lang w:eastAsia="zh-CN"/>
        </w:rPr>
        <w:t>i</w:t>
      </w:r>
      <w:r>
        <w:rPr>
          <w:lang w:eastAsia="zh-CN"/>
        </w:rPr>
        <w:t>nterface</w:t>
      </w:r>
    </w:p>
    <w:p w14:paraId="5CE927D8">
      <w:pPr>
        <w:pStyle w:val="4"/>
        <w:rPr>
          <w:lang w:eastAsia="zh-CN"/>
        </w:rPr>
      </w:pPr>
      <w:r>
        <w:rPr>
          <w:rFonts w:hint="eastAsia"/>
          <w:lang w:eastAsia="zh-CN"/>
        </w:rPr>
        <w:t>EDUKG</w:t>
      </w:r>
      <w:r>
        <w:rPr>
          <w:lang w:eastAsia="zh-CN"/>
        </w:rPr>
        <w:tab/>
      </w:r>
      <w:r>
        <w:rPr>
          <w:rFonts w:hint="eastAsia"/>
          <w:lang w:eastAsia="zh-CN"/>
        </w:rPr>
        <w:t>educational knowledge graph</w:t>
      </w:r>
    </w:p>
    <w:p w14:paraId="77AA6182">
      <w:pPr>
        <w:pStyle w:val="4"/>
        <w:rPr>
          <w:lang w:eastAsia="zh-CN"/>
        </w:rPr>
      </w:pPr>
      <w:r>
        <w:rPr>
          <w:rFonts w:hint="eastAsia"/>
          <w:lang w:eastAsia="zh-CN"/>
        </w:rPr>
        <w:t>Graph-RAG</w:t>
      </w:r>
      <w:r>
        <w:rPr>
          <w:rFonts w:hint="eastAsia"/>
          <w:lang w:eastAsia="zh-CN"/>
        </w:rPr>
        <w:tab/>
      </w:r>
      <w:r>
        <w:rPr>
          <w:rFonts w:hint="eastAsia"/>
          <w:lang w:eastAsia="zh-CN"/>
        </w:rPr>
        <w:t>graph-based retrieval augmented generation</w:t>
      </w:r>
    </w:p>
    <w:p w14:paraId="5E6BA279">
      <w:pPr>
        <w:pStyle w:val="4"/>
        <w:rPr>
          <w:lang w:eastAsia="zh-CN"/>
        </w:rPr>
      </w:pPr>
      <w:r>
        <w:rPr>
          <w:rFonts w:hint="eastAsia"/>
          <w:lang w:eastAsia="zh-CN"/>
        </w:rPr>
        <w:t>ITS</w:t>
      </w:r>
      <w:r>
        <w:rPr>
          <w:lang w:eastAsia="zh-CN"/>
        </w:rPr>
        <w:tab/>
      </w:r>
      <w:r>
        <w:rPr>
          <w:rFonts w:hint="eastAsia"/>
          <w:lang w:eastAsia="zh-CN"/>
        </w:rPr>
        <w:t>Intelligent Tutoring System</w:t>
      </w:r>
    </w:p>
    <w:p w14:paraId="6244EBAC">
      <w:pPr>
        <w:pStyle w:val="4"/>
        <w:rPr>
          <w:lang w:eastAsia="zh-CN"/>
        </w:rPr>
      </w:pPr>
      <w:r>
        <w:rPr>
          <w:rFonts w:hint="eastAsia"/>
          <w:lang w:eastAsia="zh-CN"/>
        </w:rPr>
        <w:t>KG</w:t>
      </w:r>
      <w:r>
        <w:rPr>
          <w:lang w:eastAsia="zh-CN"/>
        </w:rPr>
        <w:tab/>
      </w:r>
      <w:r>
        <w:rPr>
          <w:rFonts w:hint="eastAsia"/>
          <w:lang w:eastAsia="zh-CN"/>
        </w:rPr>
        <w:t>knowledge graph</w:t>
      </w:r>
    </w:p>
    <w:p w14:paraId="09121F06">
      <w:pPr>
        <w:pStyle w:val="4"/>
        <w:rPr>
          <w:lang w:eastAsia="zh-CN"/>
        </w:rPr>
      </w:pPr>
      <w:r>
        <w:rPr>
          <w:rFonts w:hint="eastAsia"/>
          <w:lang w:eastAsia="zh-CN"/>
        </w:rPr>
        <w:t>LLM</w:t>
      </w:r>
      <w:r>
        <w:rPr>
          <w:lang w:eastAsia="zh-CN"/>
        </w:rPr>
        <w:tab/>
      </w:r>
      <w:r>
        <w:rPr>
          <w:rFonts w:hint="eastAsia"/>
          <w:lang w:eastAsia="zh-CN"/>
        </w:rPr>
        <w:t>large language model</w:t>
      </w:r>
    </w:p>
    <w:p w14:paraId="173CCE1F">
      <w:pPr>
        <w:pStyle w:val="4"/>
        <w:rPr>
          <w:lang w:eastAsia="zh-CN"/>
        </w:rPr>
      </w:pPr>
      <w:r>
        <w:rPr>
          <w:rFonts w:hint="eastAsia"/>
          <w:lang w:eastAsia="zh-CN"/>
        </w:rPr>
        <w:t>LMS</w:t>
      </w:r>
      <w:r>
        <w:rPr>
          <w:lang w:eastAsia="zh-CN"/>
        </w:rPr>
        <w:tab/>
      </w:r>
      <w:r>
        <w:rPr>
          <w:rFonts w:hint="eastAsia"/>
          <w:lang w:eastAsia="zh-CN"/>
        </w:rPr>
        <w:t>learning management system</w:t>
      </w:r>
    </w:p>
    <w:p w14:paraId="12BC43CC">
      <w:pPr>
        <w:pStyle w:val="4"/>
        <w:rPr>
          <w:lang w:eastAsia="zh-CN"/>
        </w:rPr>
      </w:pPr>
      <w:r>
        <w:rPr>
          <w:rFonts w:hint="eastAsia"/>
          <w:lang w:eastAsia="zh-CN"/>
        </w:rPr>
        <w:t>LO</w:t>
      </w:r>
      <w:r>
        <w:rPr>
          <w:lang w:eastAsia="zh-CN"/>
        </w:rPr>
        <w:tab/>
      </w:r>
      <w:r>
        <w:rPr>
          <w:rFonts w:hint="eastAsia"/>
          <w:lang w:eastAsia="zh-CN"/>
        </w:rPr>
        <w:t>learning object</w:t>
      </w:r>
    </w:p>
    <w:p w14:paraId="5B8195FD">
      <w:pPr>
        <w:pStyle w:val="4"/>
        <w:rPr>
          <w:lang w:eastAsia="zh-CN"/>
        </w:rPr>
      </w:pPr>
      <w:r>
        <w:rPr>
          <w:rFonts w:hint="eastAsia"/>
          <w:lang w:eastAsia="zh-CN"/>
        </w:rPr>
        <w:t>LOM</w:t>
      </w:r>
      <w:r>
        <w:rPr>
          <w:lang w:eastAsia="zh-CN"/>
        </w:rPr>
        <w:tab/>
      </w:r>
      <w:r>
        <w:rPr>
          <w:rFonts w:hint="eastAsia"/>
          <w:lang w:eastAsia="zh-CN"/>
        </w:rPr>
        <w:t>learning object metadata</w:t>
      </w:r>
    </w:p>
    <w:p w14:paraId="1564038C">
      <w:pPr>
        <w:pStyle w:val="4"/>
        <w:rPr>
          <w:lang w:eastAsia="zh-CN"/>
        </w:rPr>
      </w:pPr>
      <w:r>
        <w:rPr>
          <w:rFonts w:hint="eastAsia"/>
          <w:lang w:eastAsia="zh-CN"/>
        </w:rPr>
        <w:t>ML</w:t>
      </w:r>
      <w:r>
        <w:rPr>
          <w:lang w:eastAsia="zh-CN"/>
        </w:rPr>
        <w:tab/>
      </w:r>
      <w:r>
        <w:rPr>
          <w:rFonts w:hint="eastAsia"/>
          <w:lang w:eastAsia="zh-CN"/>
        </w:rPr>
        <w:t>machine learning</w:t>
      </w:r>
    </w:p>
    <w:p w14:paraId="38E8D645">
      <w:pPr>
        <w:pStyle w:val="4"/>
        <w:rPr>
          <w:lang w:eastAsia="zh-CN"/>
        </w:rPr>
      </w:pPr>
      <w:r>
        <w:rPr>
          <w:rFonts w:hint="eastAsia"/>
          <w:lang w:eastAsia="zh-CN"/>
        </w:rPr>
        <w:t>NLP</w:t>
      </w:r>
      <w:r>
        <w:rPr>
          <w:lang w:eastAsia="zh-CN"/>
        </w:rPr>
        <w:tab/>
      </w:r>
      <w:r>
        <w:rPr>
          <w:rFonts w:hint="eastAsia"/>
          <w:lang w:eastAsia="zh-CN"/>
        </w:rPr>
        <w:t>natural language processing</w:t>
      </w:r>
    </w:p>
    <w:p w14:paraId="5770E8AF">
      <w:pPr>
        <w:pStyle w:val="4"/>
        <w:rPr>
          <w:lang w:eastAsia="zh-CN"/>
        </w:rPr>
      </w:pPr>
      <w:r>
        <w:rPr>
          <w:rFonts w:hint="eastAsia"/>
          <w:lang w:eastAsia="zh-CN"/>
        </w:rPr>
        <w:t>OWL</w:t>
      </w:r>
      <w:r>
        <w:rPr>
          <w:lang w:eastAsia="zh-CN"/>
        </w:rPr>
        <w:tab/>
      </w:r>
      <w:r>
        <w:rPr>
          <w:rFonts w:hint="eastAsia"/>
          <w:lang w:eastAsia="zh-CN"/>
        </w:rPr>
        <w:t>web ontology language</w:t>
      </w:r>
    </w:p>
    <w:p w14:paraId="219B76B0">
      <w:pPr>
        <w:pStyle w:val="4"/>
        <w:rPr>
          <w:lang w:eastAsia="zh-CN"/>
        </w:rPr>
      </w:pPr>
      <w:r>
        <w:rPr>
          <w:rFonts w:hint="eastAsia"/>
          <w:lang w:eastAsia="zh-CN"/>
        </w:rPr>
        <w:t>RDF</w:t>
      </w:r>
      <w:r>
        <w:rPr>
          <w:lang w:eastAsia="zh-CN"/>
        </w:rPr>
        <w:tab/>
      </w:r>
      <w:r>
        <w:rPr>
          <w:rFonts w:hint="eastAsia"/>
          <w:lang w:eastAsia="zh-CN"/>
        </w:rPr>
        <w:t>resource description framework</w:t>
      </w:r>
    </w:p>
    <w:p w14:paraId="6425141A">
      <w:pPr>
        <w:pStyle w:val="4"/>
        <w:rPr>
          <w:lang w:eastAsia="zh-CN"/>
        </w:rPr>
      </w:pPr>
      <w:r>
        <w:rPr>
          <w:rFonts w:hint="eastAsia"/>
          <w:lang w:eastAsia="zh-CN"/>
        </w:rPr>
        <w:t>RDFS</w:t>
      </w:r>
      <w:r>
        <w:rPr>
          <w:lang w:eastAsia="zh-CN"/>
        </w:rPr>
        <w:tab/>
      </w:r>
      <w:r>
        <w:rPr>
          <w:rFonts w:hint="eastAsia"/>
          <w:lang w:eastAsia="zh-CN"/>
        </w:rPr>
        <w:t>resource description framework schema</w:t>
      </w:r>
    </w:p>
    <w:p w14:paraId="7D81254C">
      <w:pPr>
        <w:pStyle w:val="4"/>
        <w:rPr>
          <w:lang w:eastAsia="zh-CN"/>
        </w:rPr>
      </w:pPr>
      <w:r>
        <w:rPr>
          <w:rFonts w:hint="eastAsia"/>
          <w:lang w:eastAsia="zh-CN"/>
        </w:rPr>
        <w:t>SCORM</w:t>
      </w:r>
      <w:r>
        <w:rPr>
          <w:lang w:eastAsia="zh-CN"/>
        </w:rPr>
        <w:tab/>
      </w:r>
      <w:r>
        <w:rPr>
          <w:rFonts w:hint="eastAsia"/>
          <w:lang w:eastAsia="zh-CN"/>
        </w:rPr>
        <w:t>sharable content object reference model</w:t>
      </w:r>
    </w:p>
    <w:p w14:paraId="5E80DE7A">
      <w:pPr>
        <w:pStyle w:val="4"/>
        <w:rPr>
          <w:lang w:eastAsia="zh-CN"/>
        </w:rPr>
      </w:pPr>
      <w:r>
        <w:rPr>
          <w:rFonts w:hint="eastAsia"/>
          <w:lang w:eastAsia="zh-CN"/>
        </w:rPr>
        <w:t>SPARQL</w:t>
      </w:r>
      <w:r>
        <w:rPr>
          <w:lang w:eastAsia="zh-CN"/>
        </w:rPr>
        <w:tab/>
      </w:r>
      <w:r>
        <w:rPr>
          <w:rFonts w:hint="eastAsia"/>
          <w:lang w:eastAsia="zh-CN"/>
        </w:rPr>
        <w:t>SPARQL protocol and RDF query language</w:t>
      </w:r>
    </w:p>
    <w:p w14:paraId="10E3D08E">
      <w:pPr>
        <w:pStyle w:val="4"/>
        <w:rPr>
          <w:lang w:eastAsia="zh-CN"/>
        </w:rPr>
      </w:pPr>
      <w:r>
        <w:rPr>
          <w:rFonts w:hint="eastAsia"/>
          <w:lang w:eastAsia="zh-CN"/>
        </w:rPr>
        <w:t>URI</w:t>
      </w:r>
      <w:r>
        <w:rPr>
          <w:rFonts w:hint="eastAsia"/>
          <w:lang w:eastAsia="zh-CN"/>
        </w:rPr>
        <w:tab/>
      </w:r>
      <w:r>
        <w:rPr>
          <w:rFonts w:hint="eastAsia"/>
          <w:lang w:eastAsia="zh-CN"/>
        </w:rPr>
        <w:t>uniform resource identifier</w:t>
      </w:r>
    </w:p>
    <w:p w14:paraId="0EC49016">
      <w:pPr>
        <w:pStyle w:val="4"/>
        <w:rPr>
          <w:lang w:eastAsia="zh-CN"/>
        </w:rPr>
      </w:pPr>
      <w:r>
        <w:rPr>
          <w:lang w:eastAsia="zh-CN"/>
        </w:rPr>
        <w:t>URL</w:t>
      </w:r>
      <w:r>
        <w:rPr>
          <w:rFonts w:hint="eastAsia"/>
          <w:lang w:eastAsia="zh-CN"/>
        </w:rPr>
        <w:tab/>
      </w:r>
      <w:r>
        <w:rPr>
          <w:rFonts w:hint="eastAsia"/>
          <w:lang w:eastAsia="zh-CN"/>
        </w:rPr>
        <w:t>uniform resource locator</w:t>
      </w:r>
    </w:p>
    <w:p w14:paraId="25D84DD2">
      <w:pPr>
        <w:pStyle w:val="4"/>
        <w:rPr>
          <w:lang w:eastAsia="zh-CN"/>
        </w:rPr>
      </w:pPr>
      <w:r>
        <w:rPr>
          <w:lang w:eastAsia="zh-CN"/>
        </w:rPr>
        <w:t>xAPI</w:t>
      </w:r>
      <w:r>
        <w:rPr>
          <w:rFonts w:hint="eastAsia"/>
          <w:lang w:eastAsia="zh-CN"/>
        </w:rPr>
        <w:tab/>
      </w:r>
      <w:r>
        <w:rPr>
          <w:rFonts w:hint="eastAsia"/>
          <w:lang w:eastAsia="zh-CN"/>
        </w:rPr>
        <w:t>experience API</w:t>
      </w:r>
    </w:p>
    <w:p w14:paraId="762E431C">
      <w:pPr>
        <w:pStyle w:val="158"/>
        <w:tabs>
          <w:tab w:val="left" w:pos="432"/>
          <w:tab w:val="left" w:pos="539"/>
        </w:tabs>
        <w:autoSpaceDE w:val="0"/>
        <w:autoSpaceDN w:val="0"/>
        <w:adjustRightInd w:val="0"/>
        <w:ind w:left="440" w:hanging="440"/>
        <w:rPr>
          <w:szCs w:val="24"/>
        </w:rPr>
      </w:pPr>
      <w:bookmarkStart w:id="163" w:name="_Toc29253"/>
      <w:bookmarkStart w:id="164" w:name="_Toc14150"/>
      <w:r>
        <w:rPr>
          <w:szCs w:val="24"/>
        </w:rPr>
        <w:t>General</w:t>
      </w:r>
      <w:bookmarkEnd w:id="163"/>
      <w:bookmarkEnd w:id="164"/>
    </w:p>
    <w:p w14:paraId="67D1707F">
      <w:pPr>
        <w:pStyle w:val="163"/>
        <w:tabs>
          <w:tab w:val="left" w:pos="360"/>
          <w:tab w:val="left" w:pos="432"/>
          <w:tab w:val="left" w:pos="539"/>
        </w:tabs>
        <w:autoSpaceDE w:val="0"/>
        <w:autoSpaceDN w:val="0"/>
        <w:adjustRightInd w:val="0"/>
        <w:ind w:left="440" w:hanging="440"/>
        <w:rPr>
          <w:szCs w:val="24"/>
        </w:rPr>
      </w:pPr>
      <w:bookmarkStart w:id="165" w:name="_Toc16957"/>
      <w:r>
        <w:rPr>
          <w:rFonts w:hint="eastAsia"/>
          <w:szCs w:val="24"/>
          <w:lang w:eastAsia="zh-CN"/>
        </w:rPr>
        <w:t>Overview</w:t>
      </w:r>
      <w:bookmarkEnd w:id="165"/>
    </w:p>
    <w:p w14:paraId="68D5A48E">
      <w:pPr>
        <w:pStyle w:val="4"/>
      </w:pPr>
      <w:r>
        <w:rPr>
          <w:rFonts w:hint="eastAsia"/>
        </w:rPr>
        <w:t xml:space="preserve">The </w:t>
      </w:r>
      <w:r>
        <w:rPr>
          <w:rFonts w:hint="eastAsia"/>
          <w:lang w:eastAsia="zh-CN"/>
        </w:rPr>
        <w:t>EDUKG</w:t>
      </w:r>
      <w:r>
        <w:rPr>
          <w:rFonts w:hint="eastAsia"/>
        </w:rPr>
        <w:t xml:space="preserve"> is designed to provide a standardized, machine-readable representation of educational knowledge, encompassing learning points, resource items, and pedagogical rules. By establishing a common semantic framework, </w:t>
      </w:r>
      <w:r>
        <w:rPr>
          <w:rFonts w:hint="eastAsia"/>
          <w:lang w:eastAsia="zh-CN"/>
        </w:rPr>
        <w:t>EDUKG</w:t>
      </w:r>
      <w:r>
        <w:rPr>
          <w:rFonts w:hint="eastAsia"/>
        </w:rPr>
        <w:t xml:space="preserve"> facilitates interoperability across heterogeneous educational systems and supports the development of AI-driven learning environments.</w:t>
      </w:r>
    </w:p>
    <w:p w14:paraId="6716D56B">
      <w:pPr>
        <w:pStyle w:val="4"/>
      </w:pPr>
      <w:r>
        <w:rPr>
          <w:rFonts w:hint="eastAsia"/>
        </w:rPr>
        <w:t xml:space="preserve">The primary objective of </w:t>
      </w:r>
      <w:r>
        <w:rPr>
          <w:rFonts w:hint="eastAsia"/>
          <w:lang w:eastAsia="zh-CN"/>
        </w:rPr>
        <w:t>EDUKG</w:t>
      </w:r>
      <w:r>
        <w:rPr>
          <w:rFonts w:hint="eastAsia"/>
        </w:rPr>
        <w:t xml:space="preserve"> is to enable the seamless exchange and reuse of educational knowledge across organizational boundaries. Key design considerations include:</w:t>
      </w:r>
    </w:p>
    <w:p w14:paraId="7206510B">
      <w:pPr>
        <w:pStyle w:val="175"/>
        <w:numPr>
          <w:ilvl w:val="0"/>
          <w:numId w:val="23"/>
        </w:numPr>
        <w:tabs>
          <w:tab w:val="left" w:pos="640"/>
        </w:tabs>
        <w:rPr>
          <w:lang w:eastAsia="zh-CN"/>
        </w:rPr>
      </w:pPr>
      <w:r>
        <w:rPr>
          <w:rFonts w:hint="eastAsia"/>
          <w:i/>
          <w:iCs/>
          <w:lang w:eastAsia="zh-CN"/>
        </w:rPr>
        <w:t>I</w:t>
      </w:r>
      <w:r>
        <w:rPr>
          <w:rFonts w:hint="eastAsia"/>
          <w:i/>
          <w:iCs/>
        </w:rPr>
        <w:t>nteroperability</w:t>
      </w:r>
      <w:r>
        <w:rPr>
          <w:i/>
          <w:iCs/>
        </w:rPr>
        <w:t xml:space="preserve">: </w:t>
      </w:r>
      <w:r>
        <w:rPr>
          <w:rFonts w:hint="eastAsia"/>
        </w:rPr>
        <w:t xml:space="preserve">Alignment with existing standards (e.g., DCMI, SCORM, xAPI) to </w:t>
      </w:r>
      <w:r>
        <w:rPr>
          <w:rFonts w:hint="eastAsia"/>
          <w:lang w:eastAsia="zh-CN"/>
        </w:rPr>
        <w:t xml:space="preserve">support </w:t>
      </w:r>
      <w:r>
        <w:rPr>
          <w:rFonts w:hint="eastAsia"/>
        </w:rPr>
        <w:t>consistent discovery and integration.</w:t>
      </w:r>
    </w:p>
    <w:p w14:paraId="776017C4">
      <w:pPr>
        <w:pStyle w:val="175"/>
        <w:numPr>
          <w:ilvl w:val="0"/>
          <w:numId w:val="23"/>
        </w:numPr>
        <w:tabs>
          <w:tab w:val="left" w:pos="640"/>
        </w:tabs>
        <w:rPr>
          <w:lang w:eastAsia="zh-CN"/>
        </w:rPr>
      </w:pPr>
      <w:r>
        <w:rPr>
          <w:rFonts w:hint="eastAsia"/>
          <w:i/>
          <w:iCs/>
          <w:lang w:eastAsia="zh-CN"/>
        </w:rPr>
        <w:t>A</w:t>
      </w:r>
      <w:r>
        <w:rPr>
          <w:rFonts w:hint="eastAsia"/>
          <w:i/>
          <w:iCs/>
        </w:rPr>
        <w:t>I-</w:t>
      </w:r>
      <w:r>
        <w:rPr>
          <w:rFonts w:hint="eastAsia"/>
          <w:i/>
          <w:iCs/>
          <w:lang w:eastAsia="zh-CN"/>
        </w:rPr>
        <w:t>r</w:t>
      </w:r>
      <w:r>
        <w:rPr>
          <w:rFonts w:hint="eastAsia"/>
          <w:i/>
          <w:iCs/>
        </w:rPr>
        <w:t xml:space="preserve">eady </w:t>
      </w:r>
      <w:r>
        <w:rPr>
          <w:rFonts w:hint="eastAsia"/>
          <w:i/>
          <w:iCs/>
          <w:lang w:eastAsia="zh-CN"/>
        </w:rPr>
        <w:t>i</w:t>
      </w:r>
      <w:r>
        <w:rPr>
          <w:rFonts w:hint="eastAsia"/>
          <w:i/>
          <w:iCs/>
        </w:rPr>
        <w:t>nfrastructure</w:t>
      </w:r>
      <w:r>
        <w:rPr>
          <w:i/>
          <w:iCs/>
        </w:rPr>
        <w:t>:</w:t>
      </w:r>
      <w:r>
        <w:t xml:space="preserve"> </w:t>
      </w:r>
      <w:r>
        <w:rPr>
          <w:rFonts w:hint="eastAsia"/>
        </w:rPr>
        <w:t>Providing structured contextual grounding for advanced technologies such as LLMs, Graph-RAG, and vector search.</w:t>
      </w:r>
    </w:p>
    <w:p w14:paraId="3C7CB550">
      <w:pPr>
        <w:pStyle w:val="175"/>
        <w:numPr>
          <w:ilvl w:val="0"/>
          <w:numId w:val="23"/>
        </w:numPr>
        <w:tabs>
          <w:tab w:val="left" w:pos="640"/>
        </w:tabs>
        <w:rPr>
          <w:lang w:eastAsia="zh-CN"/>
        </w:rPr>
      </w:pPr>
      <w:r>
        <w:rPr>
          <w:rFonts w:hint="eastAsia"/>
          <w:i/>
          <w:iCs/>
          <w:lang w:eastAsia="zh-CN"/>
        </w:rPr>
        <w:t>S</w:t>
      </w:r>
      <w:r>
        <w:rPr>
          <w:rFonts w:hint="eastAsia"/>
          <w:i/>
          <w:iCs/>
        </w:rPr>
        <w:t>calability</w:t>
      </w:r>
      <w:r>
        <w:rPr>
          <w:rFonts w:hint="eastAsia"/>
          <w:i/>
          <w:iCs/>
          <w:lang w:eastAsia="zh-CN"/>
        </w:rPr>
        <w:t xml:space="preserve">: </w:t>
      </w:r>
      <w:r>
        <w:rPr>
          <w:rFonts w:hint="eastAsia"/>
        </w:rPr>
        <w:t>Support for diverse storage technologies, including RDF triple stores and graph databases, independent of specific implementation platforms</w:t>
      </w:r>
      <w:r>
        <w:rPr>
          <w:rFonts w:hint="eastAsia"/>
          <w:lang w:eastAsia="zh-CN"/>
        </w:rPr>
        <w:t>.</w:t>
      </w:r>
    </w:p>
    <w:p w14:paraId="17448253">
      <w:pPr>
        <w:pStyle w:val="163"/>
        <w:tabs>
          <w:tab w:val="left" w:pos="360"/>
          <w:tab w:val="left" w:pos="432"/>
          <w:tab w:val="left" w:pos="539"/>
        </w:tabs>
        <w:autoSpaceDE w:val="0"/>
        <w:autoSpaceDN w:val="0"/>
        <w:adjustRightInd w:val="0"/>
        <w:ind w:left="440" w:hanging="440"/>
        <w:rPr>
          <w:szCs w:val="24"/>
        </w:rPr>
      </w:pPr>
      <w:bookmarkStart w:id="166" w:name="_Toc30915"/>
      <w:bookmarkStart w:id="167" w:name="_Toc19090"/>
      <w:r>
        <w:rPr>
          <w:rFonts w:hint="eastAsia"/>
          <w:szCs w:val="24"/>
          <w:lang w:eastAsia="zh-CN"/>
        </w:rPr>
        <w:t>Guide</w:t>
      </w:r>
      <w:r>
        <w:rPr>
          <w:rFonts w:hint="eastAsia"/>
          <w:szCs w:val="24"/>
        </w:rPr>
        <w:t xml:space="preserve"> </w:t>
      </w:r>
      <w:r>
        <w:rPr>
          <w:szCs w:val="24"/>
        </w:rPr>
        <w:t>s</w:t>
      </w:r>
      <w:r>
        <w:rPr>
          <w:rFonts w:hint="eastAsia"/>
          <w:szCs w:val="24"/>
        </w:rPr>
        <w:t>tructure</w:t>
      </w:r>
      <w:bookmarkEnd w:id="166"/>
      <w:bookmarkEnd w:id="167"/>
    </w:p>
    <w:p w14:paraId="3A486FD6">
      <w:pPr>
        <w:pStyle w:val="4"/>
      </w:pPr>
      <w:r>
        <w:rPr>
          <w:rFonts w:hint="eastAsia"/>
        </w:rPr>
        <w:t xml:space="preserve">The structure of this </w:t>
      </w:r>
      <w:r>
        <w:rPr>
          <w:rFonts w:hint="eastAsia"/>
          <w:lang w:eastAsia="zh-CN"/>
        </w:rPr>
        <w:t xml:space="preserve">guide </w:t>
      </w:r>
      <w:r>
        <w:rPr>
          <w:rFonts w:hint="eastAsia"/>
        </w:rPr>
        <w:t xml:space="preserve">is organized into three primary sections, each addressing a critical dimension of the </w:t>
      </w:r>
      <w:r>
        <w:rPr>
          <w:rFonts w:hint="eastAsia"/>
          <w:lang w:eastAsia="zh-CN"/>
        </w:rPr>
        <w:t>EDUKG</w:t>
      </w:r>
      <w:r>
        <w:rPr>
          <w:rFonts w:hint="eastAsia"/>
        </w:rPr>
        <w:t xml:space="preserve"> ecosystem. Figure</w:t>
      </w:r>
      <w:r>
        <w:rPr>
          <w:rFonts w:hint="eastAsia"/>
          <w:lang w:eastAsia="zh-CN"/>
        </w:rPr>
        <w:t xml:space="preserve"> 1</w:t>
      </w:r>
      <w:r>
        <w:rPr>
          <w:rFonts w:hint="eastAsia"/>
        </w:rPr>
        <w:t xml:space="preserve"> illustrates the hierarchical relationship between these sections and their key components.</w:t>
      </w:r>
    </w:p>
    <w:p w14:paraId="07F73BBD">
      <w:pPr>
        <w:pStyle w:val="4"/>
        <w:rPr>
          <w:lang w:eastAsia="zh-CN"/>
        </w:rPr>
      </w:pPr>
      <w:r>
        <w:rPr>
          <w:rFonts w:hint="eastAsia"/>
          <w:lang w:eastAsia="zh-CN"/>
        </w:rPr>
        <w:drawing>
          <wp:inline distT="0" distB="0" distL="114300" distR="114300">
            <wp:extent cx="5934710" cy="2115185"/>
            <wp:effectExtent l="0" t="0" r="8890" b="0"/>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11"/>
                    <a:stretch>
                      <a:fillRect/>
                    </a:stretch>
                  </pic:blipFill>
                  <pic:spPr>
                    <a:xfrm>
                      <a:off x="0" y="0"/>
                      <a:ext cx="5934710" cy="2115185"/>
                    </a:xfrm>
                    <a:prstGeom prst="rect">
                      <a:avLst/>
                    </a:prstGeom>
                  </pic:spPr>
                </pic:pic>
              </a:graphicData>
            </a:graphic>
          </wp:inline>
        </w:drawing>
      </w:r>
    </w:p>
    <w:p w14:paraId="32BB70B7">
      <w:pPr>
        <w:pStyle w:val="184"/>
        <w:numPr>
          <w:ilvl w:val="0"/>
          <w:numId w:val="24"/>
        </w:numPr>
        <w:tabs>
          <w:tab w:val="clear" w:pos="1008"/>
        </w:tabs>
        <w:ind w:firstLine="0"/>
        <w:rPr>
          <w:rFonts w:eastAsia="等线"/>
        </w:rPr>
      </w:pPr>
      <w:bookmarkStart w:id="168" w:name="_Hlk200189293"/>
      <w:r>
        <w:t>—</w:t>
      </w:r>
      <w:bookmarkEnd w:id="168"/>
      <w:r>
        <w:rPr>
          <w:rFonts w:hint="eastAsia"/>
          <w:lang w:eastAsia="zh-CN"/>
        </w:rPr>
        <w:t>Guideline</w:t>
      </w:r>
      <w:r>
        <w:rPr>
          <w:rFonts w:hint="eastAsia"/>
        </w:rPr>
        <w:t xml:space="preserve"> </w:t>
      </w:r>
      <w:r>
        <w:rPr>
          <w:rFonts w:hint="eastAsia"/>
          <w:lang w:eastAsia="zh-CN"/>
        </w:rPr>
        <w:t>structure</w:t>
      </w:r>
      <w:r>
        <w:rPr>
          <w:rFonts w:hint="eastAsia"/>
        </w:rPr>
        <w:t xml:space="preserve"> for </w:t>
      </w:r>
      <w:r>
        <w:rPr>
          <w:rFonts w:hint="eastAsia"/>
          <w:lang w:eastAsia="zh-CN"/>
        </w:rPr>
        <w:t>the document</w:t>
      </w:r>
    </w:p>
    <w:p w14:paraId="5BDFF904">
      <w:pPr>
        <w:pStyle w:val="4"/>
      </w:pPr>
      <w:r>
        <w:rPr>
          <w:rFonts w:hint="eastAsia"/>
        </w:rPr>
        <w:t xml:space="preserve">As depicted in the framework structure, the </w:t>
      </w:r>
      <w:r>
        <w:rPr>
          <w:rFonts w:hint="eastAsia"/>
          <w:lang w:eastAsia="zh-CN"/>
        </w:rPr>
        <w:t xml:space="preserve">guide </w:t>
      </w:r>
      <w:r>
        <w:rPr>
          <w:rFonts w:hint="eastAsia"/>
        </w:rPr>
        <w:t>is divided into the following main sections:</w:t>
      </w:r>
    </w:p>
    <w:p w14:paraId="3A60F4CE">
      <w:pPr>
        <w:pStyle w:val="175"/>
        <w:numPr>
          <w:ilvl w:val="0"/>
          <w:numId w:val="25"/>
        </w:numPr>
        <w:tabs>
          <w:tab w:val="left" w:pos="640"/>
        </w:tabs>
        <w:rPr>
          <w:lang w:eastAsia="zh-CN"/>
        </w:rPr>
      </w:pPr>
      <w:del w:id="49" w:author="Catherine Berger" w:date="2026-04-27T15:39:00Z">
        <w:r>
          <w:rPr>
            <w:rFonts w:hint="eastAsia"/>
            <w:i/>
            <w:iCs/>
            <w:lang w:eastAsia="zh-CN"/>
          </w:rPr>
          <w:delText xml:space="preserve">knowledge </w:delText>
        </w:r>
      </w:del>
      <w:ins w:id="50" w:author="Catherine Berger" w:date="2026-04-27T15:39:00Z">
        <w:r>
          <w:rPr>
            <w:i/>
            <w:iCs/>
            <w:lang w:eastAsia="zh-CN"/>
          </w:rPr>
          <w:t>Knowledge</w:t>
        </w:r>
      </w:ins>
      <w:ins w:id="51" w:author="Catherine Berger" w:date="2026-04-27T15:39:00Z">
        <w:r>
          <w:rPr>
            <w:rFonts w:hint="eastAsia"/>
            <w:i/>
            <w:iCs/>
            <w:lang w:eastAsia="zh-CN"/>
          </w:rPr>
          <w:t xml:space="preserve"> </w:t>
        </w:r>
      </w:ins>
      <w:r>
        <w:rPr>
          <w:rFonts w:hint="eastAsia"/>
          <w:i/>
          <w:iCs/>
          <w:lang w:eastAsia="zh-CN"/>
        </w:rPr>
        <w:t>representation of EDUKG</w:t>
      </w:r>
      <w:r>
        <w:rPr>
          <w:i/>
          <w:iCs/>
          <w:lang w:eastAsia="zh-CN"/>
        </w:rPr>
        <w:t>:</w:t>
      </w:r>
      <w:r>
        <w:rPr>
          <w:lang w:eastAsia="zh-CN"/>
        </w:rPr>
        <w:t xml:space="preserve"> </w:t>
      </w:r>
      <w:r>
        <w:rPr>
          <w:rFonts w:hint="eastAsia"/>
          <w:lang w:eastAsia="zh-CN"/>
        </w:rPr>
        <w:t>section 5 defines the conceptual foundation of EDUKG. It specifies the core entities—Learning Points (LP), Resource Items (RI), and Pedagogical Rules (PR)—and the semantic relationships that interconnect them.</w:t>
      </w:r>
    </w:p>
    <w:p w14:paraId="349C6152">
      <w:pPr>
        <w:pStyle w:val="175"/>
        <w:numPr>
          <w:ilvl w:val="0"/>
          <w:numId w:val="25"/>
        </w:numPr>
        <w:tabs>
          <w:tab w:val="left" w:pos="640"/>
        </w:tabs>
        <w:rPr>
          <w:lang w:eastAsia="zh-CN"/>
        </w:rPr>
      </w:pPr>
      <w:r>
        <w:rPr>
          <w:rFonts w:hint="eastAsia"/>
          <w:i/>
          <w:iCs/>
          <w:lang w:eastAsia="zh-CN"/>
        </w:rPr>
        <w:t>Reference Architecture for EDUKG-enabled Systems</w:t>
      </w:r>
      <w:r>
        <w:rPr>
          <w:i/>
          <w:iCs/>
          <w:lang w:eastAsia="zh-CN"/>
        </w:rPr>
        <w:t>:</w:t>
      </w:r>
      <w:r>
        <w:rPr>
          <w:rFonts w:hint="eastAsia"/>
          <w:i/>
          <w:iCs/>
          <w:lang w:eastAsia="zh-CN"/>
        </w:rPr>
        <w:t xml:space="preserve"> </w:t>
      </w:r>
      <w:r>
        <w:rPr>
          <w:rFonts w:hint="eastAsia"/>
          <w:lang w:eastAsia="zh-CN"/>
        </w:rPr>
        <w:t>section 6 establishes a three-tier technical framework (Front-End, Middle, and Back-End) for building EDUKG-enabled systems, providing a blueprint for interoperable educational applications.</w:t>
      </w:r>
    </w:p>
    <w:p w14:paraId="6E4E6280">
      <w:pPr>
        <w:pStyle w:val="175"/>
        <w:numPr>
          <w:ilvl w:val="0"/>
          <w:numId w:val="25"/>
        </w:numPr>
        <w:tabs>
          <w:tab w:val="left" w:pos="640"/>
        </w:tabs>
        <w:rPr>
          <w:lang w:eastAsia="zh-CN"/>
        </w:rPr>
      </w:pPr>
      <w:r>
        <w:rPr>
          <w:rFonts w:hint="eastAsia"/>
          <w:i/>
          <w:iCs/>
          <w:lang w:eastAsia="zh-CN"/>
        </w:rPr>
        <w:t>EDUKG lifecycle, construction, and enabled systems</w:t>
      </w:r>
      <w:r>
        <w:rPr>
          <w:i/>
          <w:iCs/>
          <w:lang w:eastAsia="zh-CN"/>
        </w:rPr>
        <w:t>:</w:t>
      </w:r>
      <w:r>
        <w:rPr>
          <w:lang w:eastAsia="zh-CN"/>
        </w:rPr>
        <w:t xml:space="preserve"> </w:t>
      </w:r>
      <w:r>
        <w:rPr>
          <w:rFonts w:hint="eastAsia"/>
          <w:lang w:eastAsia="zh-CN"/>
        </w:rPr>
        <w:t>section 7 provides a systematic 12-step technical workflow for constructing, maintaining, and deploying an EDUKG, as well as implementing applications built on top of it. It covers the entire data lifecycle, from initial ontology design to application-level integration and final deployment.</w:t>
      </w:r>
    </w:p>
    <w:p w14:paraId="5025AEED">
      <w:pPr>
        <w:pStyle w:val="175"/>
        <w:numPr>
          <w:ilvl w:val="0"/>
          <w:numId w:val="25"/>
        </w:numPr>
        <w:tabs>
          <w:tab w:val="left" w:pos="640"/>
        </w:tabs>
        <w:rPr>
          <w:lang w:eastAsia="zh-CN"/>
        </w:rPr>
      </w:pPr>
      <w:r>
        <w:rPr>
          <w:rFonts w:hint="eastAsia"/>
          <w:i/>
          <w:iCs/>
          <w:lang w:eastAsia="zh-CN"/>
        </w:rPr>
        <w:t>Security, Privacy, and Ethics:</w:t>
      </w:r>
      <w:r>
        <w:rPr>
          <w:rFonts w:hint="eastAsia"/>
          <w:lang w:eastAsia="zh-CN"/>
        </w:rPr>
        <w:t xml:space="preserve"> section 8 outlines key principles for the security, privacy, and ethical use of EDUKG and its enabled systems, covering data protection, regulatory compliance, and responsible deployment.</w:t>
      </w:r>
    </w:p>
    <w:p w14:paraId="50B49FA0">
      <w:pPr>
        <w:pStyle w:val="163"/>
        <w:tabs>
          <w:tab w:val="left" w:pos="360"/>
          <w:tab w:val="left" w:pos="432"/>
          <w:tab w:val="left" w:pos="539"/>
        </w:tabs>
        <w:autoSpaceDE w:val="0"/>
        <w:autoSpaceDN w:val="0"/>
        <w:adjustRightInd w:val="0"/>
        <w:ind w:left="440" w:hanging="440"/>
        <w:rPr>
          <w:szCs w:val="24"/>
        </w:rPr>
      </w:pPr>
      <w:bookmarkStart w:id="169" w:name="_Toc24021"/>
      <w:bookmarkStart w:id="170" w:name="_Toc3548"/>
      <w:r>
        <w:rPr>
          <w:rFonts w:hint="eastAsia"/>
          <w:szCs w:val="24"/>
          <w:lang w:eastAsia="zh-CN"/>
        </w:rPr>
        <w:t>Stakeholders</w:t>
      </w:r>
      <w:bookmarkEnd w:id="169"/>
      <w:bookmarkEnd w:id="170"/>
    </w:p>
    <w:p w14:paraId="3C5C9BAF">
      <w:pPr>
        <w:pStyle w:val="4"/>
      </w:pPr>
      <w:r>
        <w:t>As illustrated in Fig</w:t>
      </w:r>
      <w:r>
        <w:rPr>
          <w:rFonts w:hint="eastAsia"/>
          <w:lang w:eastAsia="zh-CN"/>
        </w:rPr>
        <w:t xml:space="preserve">ure </w:t>
      </w:r>
      <w:r>
        <w:t xml:space="preserve">2, the stakeholders of the </w:t>
      </w:r>
      <w:r>
        <w:rPr>
          <w:rFonts w:hint="eastAsia"/>
          <w:lang w:eastAsia="zh-CN"/>
        </w:rPr>
        <w:t>EDUKG-enabled systems</w:t>
      </w:r>
      <w:r>
        <w:t xml:space="preserve"> are as follows:</w:t>
      </w:r>
    </w:p>
    <w:p w14:paraId="47CD6B41">
      <w:pPr>
        <w:pStyle w:val="4"/>
      </w:pPr>
      <w:r>
        <w:drawing>
          <wp:inline distT="0" distB="0" distL="114300" distR="114300">
            <wp:extent cx="5403850" cy="3016250"/>
            <wp:effectExtent l="0" t="0" r="6350" b="317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5403850" cy="3016250"/>
                    </a:xfrm>
                    <a:prstGeom prst="rect">
                      <a:avLst/>
                    </a:prstGeom>
                    <a:noFill/>
                    <a:ln>
                      <a:noFill/>
                    </a:ln>
                  </pic:spPr>
                </pic:pic>
              </a:graphicData>
            </a:graphic>
          </wp:inline>
        </w:drawing>
      </w:r>
    </w:p>
    <w:p w14:paraId="2E987EEC">
      <w:pPr>
        <w:pStyle w:val="184"/>
        <w:numPr>
          <w:ilvl w:val="0"/>
          <w:numId w:val="24"/>
        </w:numPr>
        <w:tabs>
          <w:tab w:val="clear" w:pos="1008"/>
        </w:tabs>
        <w:ind w:firstLine="0"/>
      </w:pPr>
      <w:r>
        <w:t>—</w:t>
      </w:r>
      <w:r>
        <w:rPr>
          <w:rFonts w:hint="eastAsia"/>
          <w:lang w:eastAsia="zh-CN"/>
        </w:rPr>
        <w:t>EDUKG Stakeholders: Producers and Consumers</w:t>
      </w:r>
    </w:p>
    <w:p w14:paraId="2B49E333">
      <w:pPr>
        <w:pStyle w:val="175"/>
        <w:numPr>
          <w:ilvl w:val="0"/>
          <w:numId w:val="26"/>
        </w:numPr>
        <w:tabs>
          <w:tab w:val="left" w:pos="640"/>
        </w:tabs>
        <w:rPr>
          <w:lang w:eastAsia="zh-CN"/>
        </w:rPr>
      </w:pPr>
      <w:r>
        <w:rPr>
          <w:rFonts w:hint="eastAsia"/>
          <w:i/>
          <w:iCs/>
          <w:lang w:eastAsia="zh-CN"/>
        </w:rPr>
        <w:t>EDUKG producers</w:t>
      </w:r>
      <w:r>
        <w:rPr>
          <w:i/>
          <w:iCs/>
          <w:lang w:eastAsia="zh-CN"/>
        </w:rPr>
        <w:t>:</w:t>
      </w:r>
      <w:r>
        <w:rPr>
          <w:lang w:eastAsia="zh-CN"/>
        </w:rPr>
        <w:t xml:space="preserve"> This group includes the Creators and Contributors responsible for the development and standardization of the knowledge graph:</w:t>
      </w:r>
    </w:p>
    <w:p w14:paraId="4C9DEF99">
      <w:pPr>
        <w:pStyle w:val="176"/>
        <w:numPr>
          <w:ilvl w:val="1"/>
          <w:numId w:val="27"/>
        </w:numPr>
        <w:tabs>
          <w:tab w:val="left" w:pos="640"/>
        </w:tabs>
        <w:rPr>
          <w:lang w:eastAsia="zh-CN"/>
        </w:rPr>
      </w:pPr>
      <w:r>
        <w:rPr>
          <w:rFonts w:hint="eastAsia"/>
          <w:i/>
          <w:iCs/>
          <w:lang w:eastAsia="zh-CN"/>
        </w:rPr>
        <w:t>Content creators and publishers</w:t>
      </w:r>
      <w:r>
        <w:rPr>
          <w:i/>
          <w:iCs/>
          <w:lang w:eastAsia="zh-CN"/>
        </w:rPr>
        <w:t xml:space="preserve">: </w:t>
      </w:r>
      <w:r>
        <w:rPr>
          <w:lang w:eastAsia="zh-CN"/>
        </w:rPr>
        <w:t>Develop and annotate educational resources.</w:t>
      </w:r>
    </w:p>
    <w:p w14:paraId="61FD92C7">
      <w:pPr>
        <w:pStyle w:val="176"/>
        <w:numPr>
          <w:ilvl w:val="1"/>
          <w:numId w:val="27"/>
        </w:numPr>
        <w:tabs>
          <w:tab w:val="left" w:pos="640"/>
        </w:tabs>
        <w:rPr>
          <w:lang w:eastAsia="zh-CN"/>
        </w:rPr>
      </w:pPr>
      <w:r>
        <w:rPr>
          <w:rFonts w:hint="eastAsia"/>
          <w:i/>
          <w:iCs/>
          <w:lang w:eastAsia="zh-CN"/>
        </w:rPr>
        <w:t>Faculty and subject matter experts</w:t>
      </w:r>
      <w:r>
        <w:rPr>
          <w:i/>
          <w:iCs/>
          <w:lang w:eastAsia="zh-CN"/>
        </w:rPr>
        <w:t xml:space="preserve">: </w:t>
      </w:r>
      <w:r>
        <w:rPr>
          <w:lang w:eastAsia="zh-CN"/>
        </w:rPr>
        <w:t>Provide domain-specific knowledge and validation.</w:t>
      </w:r>
    </w:p>
    <w:p w14:paraId="57F4C019">
      <w:pPr>
        <w:pStyle w:val="176"/>
        <w:numPr>
          <w:ilvl w:val="1"/>
          <w:numId w:val="27"/>
        </w:numPr>
        <w:tabs>
          <w:tab w:val="left" w:pos="640"/>
        </w:tabs>
        <w:rPr>
          <w:lang w:eastAsia="zh-CN"/>
        </w:rPr>
      </w:pPr>
      <w:r>
        <w:rPr>
          <w:rFonts w:hint="eastAsia"/>
          <w:i/>
          <w:iCs/>
          <w:lang w:eastAsia="zh-CN"/>
        </w:rPr>
        <w:t>C</w:t>
      </w:r>
      <w:r>
        <w:rPr>
          <w:i/>
          <w:iCs/>
          <w:lang w:eastAsia="zh-CN"/>
        </w:rPr>
        <w:t xml:space="preserve">urriculum and </w:t>
      </w:r>
      <w:r>
        <w:rPr>
          <w:rFonts w:hint="eastAsia"/>
          <w:i/>
          <w:iCs/>
          <w:lang w:eastAsia="zh-CN"/>
        </w:rPr>
        <w:t>i</w:t>
      </w:r>
      <w:r>
        <w:rPr>
          <w:i/>
          <w:iCs/>
          <w:lang w:eastAsia="zh-CN"/>
        </w:rPr>
        <w:t xml:space="preserve">nstructional </w:t>
      </w:r>
      <w:r>
        <w:rPr>
          <w:rFonts w:hint="eastAsia"/>
          <w:i/>
          <w:iCs/>
          <w:lang w:eastAsia="zh-CN"/>
        </w:rPr>
        <w:t>d</w:t>
      </w:r>
      <w:r>
        <w:rPr>
          <w:i/>
          <w:iCs/>
          <w:lang w:eastAsia="zh-CN"/>
        </w:rPr>
        <w:t xml:space="preserve">esigners: </w:t>
      </w:r>
      <w:r>
        <w:rPr>
          <w:lang w:eastAsia="zh-CN"/>
        </w:rPr>
        <w:t>Define learning objectives and pedagogical structures.</w:t>
      </w:r>
    </w:p>
    <w:p w14:paraId="637A56D2">
      <w:pPr>
        <w:pStyle w:val="176"/>
        <w:numPr>
          <w:ilvl w:val="1"/>
          <w:numId w:val="27"/>
        </w:numPr>
        <w:tabs>
          <w:tab w:val="left" w:pos="640"/>
        </w:tabs>
        <w:rPr>
          <w:lang w:val="it-IT" w:eastAsia="zh-CN"/>
        </w:rPr>
      </w:pPr>
      <w:r>
        <w:rPr>
          <w:i/>
          <w:iCs/>
          <w:lang w:eastAsia="zh-CN"/>
        </w:rPr>
        <w:t xml:space="preserve">EdTech </w:t>
      </w:r>
      <w:r>
        <w:rPr>
          <w:rFonts w:hint="eastAsia"/>
          <w:i/>
          <w:iCs/>
          <w:lang w:eastAsia="zh-CN"/>
        </w:rPr>
        <w:t>d</w:t>
      </w:r>
      <w:r>
        <w:rPr>
          <w:i/>
          <w:iCs/>
          <w:lang w:eastAsia="zh-CN"/>
        </w:rPr>
        <w:t xml:space="preserve">evelopers and </w:t>
      </w:r>
      <w:r>
        <w:rPr>
          <w:rFonts w:hint="eastAsia"/>
          <w:i/>
          <w:iCs/>
          <w:lang w:eastAsia="zh-CN"/>
        </w:rPr>
        <w:t>p</w:t>
      </w:r>
      <w:r>
        <w:rPr>
          <w:i/>
          <w:iCs/>
          <w:lang w:eastAsia="zh-CN"/>
        </w:rPr>
        <w:t xml:space="preserve">roviders: </w:t>
      </w:r>
      <w:r>
        <w:rPr>
          <w:lang w:eastAsia="zh-CN"/>
        </w:rPr>
        <w:t xml:space="preserve">Build the tools and platforms that host the </w:t>
      </w:r>
      <w:r>
        <w:rPr>
          <w:rFonts w:hint="eastAsia"/>
          <w:lang w:eastAsia="zh-CN"/>
        </w:rPr>
        <w:t>EDUKG</w:t>
      </w:r>
      <w:r>
        <w:rPr>
          <w:lang w:eastAsia="zh-CN"/>
        </w:rPr>
        <w:t>.</w:t>
      </w:r>
    </w:p>
    <w:p w14:paraId="6761AB06">
      <w:pPr>
        <w:pStyle w:val="176"/>
        <w:numPr>
          <w:ilvl w:val="1"/>
          <w:numId w:val="27"/>
        </w:numPr>
        <w:tabs>
          <w:tab w:val="left" w:pos="640"/>
        </w:tabs>
        <w:rPr>
          <w:lang w:eastAsia="zh-CN"/>
        </w:rPr>
      </w:pPr>
      <w:r>
        <w:rPr>
          <w:rFonts w:hint="eastAsia"/>
          <w:i/>
          <w:iCs/>
          <w:lang w:eastAsia="zh-CN"/>
        </w:rPr>
        <w:t>S</w:t>
      </w:r>
      <w:r>
        <w:rPr>
          <w:i/>
          <w:iCs/>
          <w:lang w:val="it-IT" w:eastAsia="zh-CN"/>
        </w:rPr>
        <w:t xml:space="preserve">tandards </w:t>
      </w:r>
      <w:r>
        <w:rPr>
          <w:rFonts w:hint="eastAsia"/>
          <w:i/>
          <w:iCs/>
          <w:lang w:eastAsia="zh-CN"/>
        </w:rPr>
        <w:t>o</w:t>
      </w:r>
      <w:r>
        <w:rPr>
          <w:i/>
          <w:iCs/>
          <w:lang w:val="it-IT" w:eastAsia="zh-CN"/>
        </w:rPr>
        <w:t xml:space="preserve">rganizations and </w:t>
      </w:r>
      <w:r>
        <w:rPr>
          <w:rFonts w:hint="eastAsia"/>
          <w:i/>
          <w:iCs/>
          <w:lang w:eastAsia="zh-CN"/>
        </w:rPr>
        <w:t>p</w:t>
      </w:r>
      <w:r>
        <w:rPr>
          <w:i/>
          <w:iCs/>
          <w:lang w:val="it-IT" w:eastAsia="zh-CN"/>
        </w:rPr>
        <w:t xml:space="preserve">olicy </w:t>
      </w:r>
      <w:r>
        <w:rPr>
          <w:rFonts w:hint="eastAsia"/>
          <w:i/>
          <w:iCs/>
          <w:lang w:eastAsia="zh-CN"/>
        </w:rPr>
        <w:t>m</w:t>
      </w:r>
      <w:r>
        <w:rPr>
          <w:i/>
          <w:iCs/>
          <w:lang w:val="it-IT" w:eastAsia="zh-CN"/>
        </w:rPr>
        <w:t>akers:</w:t>
      </w:r>
      <w:r>
        <w:rPr>
          <w:lang w:val="it-IT" w:eastAsia="zh-CN"/>
        </w:rPr>
        <w:t xml:space="preserve"> </w:t>
      </w:r>
      <w:r>
        <w:rPr>
          <w:rFonts w:hint="eastAsia"/>
          <w:lang w:eastAsia="zh-CN"/>
        </w:rPr>
        <w:t>Promote</w:t>
      </w:r>
      <w:r>
        <w:rPr>
          <w:lang w:val="it-IT" w:eastAsia="zh-CN"/>
        </w:rPr>
        <w:t xml:space="preserve"> alignment with broader educational and technical standards</w:t>
      </w:r>
      <w:r>
        <w:rPr>
          <w:lang w:eastAsia="zh-CN"/>
        </w:rPr>
        <w:t>.</w:t>
      </w:r>
    </w:p>
    <w:p w14:paraId="28EB053C">
      <w:pPr>
        <w:pStyle w:val="175"/>
        <w:numPr>
          <w:ilvl w:val="0"/>
          <w:numId w:val="14"/>
        </w:numPr>
        <w:rPr>
          <w:lang w:eastAsia="zh-CN"/>
        </w:rPr>
      </w:pPr>
      <w:r>
        <w:rPr>
          <w:rFonts w:hint="eastAsia"/>
          <w:i/>
          <w:iCs/>
          <w:lang w:eastAsia="zh-CN"/>
        </w:rPr>
        <w:t>EDUKG c</w:t>
      </w:r>
      <w:r>
        <w:rPr>
          <w:i/>
          <w:iCs/>
          <w:lang w:eastAsia="zh-CN"/>
        </w:rPr>
        <w:t>onsumers:</w:t>
      </w:r>
      <w:r>
        <w:rPr>
          <w:lang w:eastAsia="zh-CN"/>
        </w:rPr>
        <w:t xml:space="preserve"> This group is further divided into direct and indirect users of the knowledge graph:</w:t>
      </w:r>
    </w:p>
    <w:p w14:paraId="5B349288">
      <w:pPr>
        <w:pStyle w:val="176"/>
        <w:numPr>
          <w:ilvl w:val="1"/>
          <w:numId w:val="27"/>
        </w:numPr>
        <w:tabs>
          <w:tab w:val="left" w:pos="640"/>
        </w:tabs>
        <w:rPr>
          <w:lang w:eastAsia="zh-CN"/>
        </w:rPr>
      </w:pPr>
      <w:r>
        <w:rPr>
          <w:i/>
          <w:iCs/>
          <w:lang w:eastAsia="zh-CN"/>
        </w:rPr>
        <w:t xml:space="preserve">Direct </w:t>
      </w:r>
      <w:r>
        <w:rPr>
          <w:rFonts w:hint="eastAsia"/>
          <w:i/>
          <w:iCs/>
          <w:lang w:eastAsia="zh-CN"/>
        </w:rPr>
        <w:t>u</w:t>
      </w:r>
      <w:r>
        <w:rPr>
          <w:i/>
          <w:iCs/>
          <w:lang w:eastAsia="zh-CN"/>
        </w:rPr>
        <w:t>sers:</w:t>
      </w:r>
      <w:r>
        <w:rPr>
          <w:lang w:eastAsia="zh-CN"/>
        </w:rPr>
        <w:t xml:space="preserve"> Technical stakeholders who build and analyze </w:t>
      </w:r>
      <w:r>
        <w:rPr>
          <w:rFonts w:hint="eastAsia"/>
          <w:lang w:eastAsia="zh-CN"/>
        </w:rPr>
        <w:t>EDUKG</w:t>
      </w:r>
      <w:r>
        <w:rPr>
          <w:lang w:eastAsia="zh-CN"/>
        </w:rPr>
        <w:t>-enabled systems, including Application Developers AI Engineers, System Architects Data Scientists, Educational Data Analysts Researchers.</w:t>
      </w:r>
    </w:p>
    <w:p w14:paraId="0AE64D0B">
      <w:pPr>
        <w:pStyle w:val="176"/>
        <w:numPr>
          <w:ilvl w:val="1"/>
          <w:numId w:val="27"/>
        </w:numPr>
        <w:tabs>
          <w:tab w:val="left" w:pos="640"/>
        </w:tabs>
      </w:pPr>
      <w:r>
        <w:rPr>
          <w:rFonts w:hint="eastAsia"/>
          <w:i/>
          <w:iCs/>
          <w:lang w:eastAsia="zh-CN"/>
        </w:rPr>
        <w:t>I</w:t>
      </w:r>
      <w:r>
        <w:rPr>
          <w:i/>
          <w:iCs/>
          <w:lang w:eastAsia="zh-CN"/>
        </w:rPr>
        <w:t xml:space="preserve">ndirect </w:t>
      </w:r>
      <w:r>
        <w:rPr>
          <w:rFonts w:hint="eastAsia"/>
          <w:i/>
          <w:iCs/>
          <w:lang w:eastAsia="zh-CN"/>
        </w:rPr>
        <w:t>u</w:t>
      </w:r>
      <w:r>
        <w:rPr>
          <w:i/>
          <w:iCs/>
          <w:lang w:eastAsia="zh-CN"/>
        </w:rPr>
        <w:t xml:space="preserve">sers: </w:t>
      </w:r>
      <w:r>
        <w:rPr>
          <w:lang w:eastAsia="zh-CN"/>
        </w:rPr>
        <w:t xml:space="preserve">The end beneficiaries of the </w:t>
      </w:r>
      <w:r>
        <w:rPr>
          <w:rFonts w:hint="eastAsia"/>
          <w:lang w:eastAsia="zh-CN"/>
        </w:rPr>
        <w:t>EDUKG</w:t>
      </w:r>
      <w:r>
        <w:rPr>
          <w:lang w:eastAsia="zh-CN"/>
        </w:rPr>
        <w:t xml:space="preserve"> ecosystem, including Educational Institutions, Teachers Educators, Students Learners, Parents Guardians.</w:t>
      </w:r>
    </w:p>
    <w:p w14:paraId="4026461C">
      <w:pPr>
        <w:pStyle w:val="158"/>
      </w:pPr>
      <w:bookmarkStart w:id="171" w:name="_Toc26431"/>
      <w:bookmarkStart w:id="172" w:name="_Toc24799"/>
      <w:r>
        <w:rPr>
          <w:rFonts w:hint="eastAsia"/>
          <w:lang w:eastAsia="zh-CN"/>
        </w:rPr>
        <w:t>C</w:t>
      </w:r>
      <w:r>
        <w:rPr>
          <w:rFonts w:hint="eastAsia"/>
        </w:rPr>
        <w:t xml:space="preserve">ore </w:t>
      </w:r>
      <w:r>
        <w:rPr>
          <w:rFonts w:hint="eastAsia"/>
          <w:lang w:eastAsia="zh-CN"/>
        </w:rPr>
        <w:t>o</w:t>
      </w:r>
      <w:r>
        <w:rPr>
          <w:rFonts w:hint="eastAsia"/>
        </w:rPr>
        <w:t>ntology</w:t>
      </w:r>
      <w:bookmarkEnd w:id="171"/>
      <w:r>
        <w:rPr>
          <w:rFonts w:hint="eastAsia"/>
          <w:lang w:eastAsia="zh-CN"/>
        </w:rPr>
        <w:t xml:space="preserve"> of EDUKG</w:t>
      </w:r>
      <w:bookmarkEnd w:id="172"/>
    </w:p>
    <w:p w14:paraId="175C72F8">
      <w:pPr>
        <w:pStyle w:val="163"/>
      </w:pPr>
      <w:bookmarkStart w:id="173" w:name="_Toc7280"/>
      <w:bookmarkStart w:id="174" w:name="_Toc29055"/>
      <w:r>
        <w:rPr>
          <w:rFonts w:hint="eastAsia"/>
          <w:lang w:eastAsia="zh-CN"/>
        </w:rPr>
        <w:t>O</w:t>
      </w:r>
      <w:r>
        <w:rPr>
          <w:rFonts w:hint="eastAsia"/>
        </w:rPr>
        <w:t>verview</w:t>
      </w:r>
      <w:bookmarkEnd w:id="173"/>
      <w:bookmarkEnd w:id="174"/>
    </w:p>
    <w:p w14:paraId="50B362EB">
      <w:pPr>
        <w:pStyle w:val="4"/>
        <w:rPr>
          <w:lang w:eastAsia="zh-CN"/>
        </w:rPr>
      </w:pPr>
      <w:r>
        <w:rPr>
          <w:rFonts w:hint="eastAsia"/>
          <w:lang w:eastAsia="zh-CN"/>
        </w:rPr>
        <w:t>At a high level, the EDUKG ontology organizes information around:</w:t>
      </w:r>
    </w:p>
    <w:p w14:paraId="0CE6AE83">
      <w:pPr>
        <w:pStyle w:val="175"/>
        <w:numPr>
          <w:ilvl w:val="0"/>
          <w:numId w:val="28"/>
        </w:numPr>
        <w:tabs>
          <w:tab w:val="left" w:pos="640"/>
        </w:tabs>
        <w:rPr>
          <w:i/>
          <w:szCs w:val="24"/>
          <w:lang w:eastAsia="zh-CN"/>
        </w:rPr>
      </w:pPr>
      <w:r>
        <w:rPr>
          <w:rFonts w:hint="eastAsia"/>
          <w:i/>
          <w:szCs w:val="24"/>
          <w:lang w:eastAsia="zh-CN"/>
        </w:rPr>
        <w:t>Ontology classes:</w:t>
      </w:r>
    </w:p>
    <w:p w14:paraId="08C1829A">
      <w:pPr>
        <w:pStyle w:val="176"/>
        <w:tabs>
          <w:tab w:val="left" w:pos="640"/>
        </w:tabs>
        <w:rPr>
          <w:szCs w:val="24"/>
          <w:lang w:eastAsia="zh-CN"/>
        </w:rPr>
      </w:pPr>
      <w:r>
        <w:rPr>
          <w:i/>
          <w:szCs w:val="24"/>
          <w:lang w:eastAsia="zh-CN"/>
        </w:rPr>
        <w:t>Learning</w:t>
      </w:r>
      <w:r>
        <w:rPr>
          <w:rFonts w:hint="eastAsia"/>
          <w:i/>
          <w:szCs w:val="24"/>
          <w:lang w:eastAsia="zh-CN"/>
        </w:rPr>
        <w:t>P</w:t>
      </w:r>
      <w:r>
        <w:rPr>
          <w:i/>
          <w:szCs w:val="24"/>
          <w:lang w:eastAsia="zh-CN"/>
        </w:rPr>
        <w:t>oints (LPitem):</w:t>
      </w:r>
      <w:r>
        <w:rPr>
          <w:szCs w:val="24"/>
          <w:lang w:eastAsia="zh-CN"/>
        </w:rPr>
        <w:t xml:space="preserve"> Fine-grained units of knowledge (e.g., specific concepts, objectives, or skills).</w:t>
      </w:r>
    </w:p>
    <w:p w14:paraId="02BC0B77">
      <w:pPr>
        <w:pStyle w:val="176"/>
        <w:tabs>
          <w:tab w:val="left" w:pos="640"/>
        </w:tabs>
        <w:rPr>
          <w:szCs w:val="24"/>
          <w:lang w:eastAsia="zh-CN"/>
        </w:rPr>
      </w:pPr>
      <w:r>
        <w:rPr>
          <w:i/>
          <w:szCs w:val="24"/>
          <w:lang w:eastAsia="zh-CN"/>
        </w:rPr>
        <w:t>Resource</w:t>
      </w:r>
      <w:r>
        <w:rPr>
          <w:rFonts w:hint="eastAsia"/>
          <w:i/>
          <w:szCs w:val="24"/>
          <w:lang w:eastAsia="zh-CN"/>
        </w:rPr>
        <w:t>I</w:t>
      </w:r>
      <w:r>
        <w:rPr>
          <w:i/>
          <w:szCs w:val="24"/>
          <w:lang w:eastAsia="zh-CN"/>
        </w:rPr>
        <w:t>tems (RIitem):</w:t>
      </w:r>
      <w:r>
        <w:rPr>
          <w:szCs w:val="24"/>
          <w:lang w:eastAsia="zh-CN"/>
        </w:rPr>
        <w:t xml:space="preserve"> Various learning resources or materials (e.g., lessons, assessments,interactive tools).</w:t>
      </w:r>
    </w:p>
    <w:p w14:paraId="03108C95">
      <w:pPr>
        <w:pStyle w:val="176"/>
        <w:tabs>
          <w:tab w:val="left" w:pos="640"/>
        </w:tabs>
        <w:rPr>
          <w:lang w:eastAsia="zh-CN"/>
        </w:rPr>
      </w:pPr>
      <w:r>
        <w:rPr>
          <w:i/>
          <w:szCs w:val="24"/>
          <w:lang w:eastAsia="zh-CN"/>
        </w:rPr>
        <w:t>PedagogicalRuleItems (PRitem):</w:t>
      </w:r>
      <w:r>
        <w:rPr>
          <w:szCs w:val="24"/>
          <w:lang w:eastAsia="zh-CN"/>
        </w:rPr>
        <w:t xml:space="preserve"> Pedagogical strategies or rules (e.g., instructional plans,feedback mechanisms) following a KSTAR-like structure as defined to represent knowledge in a generalized agentic form.</w:t>
      </w:r>
    </w:p>
    <w:p w14:paraId="2CEDD406">
      <w:pPr>
        <w:pStyle w:val="176"/>
        <w:tabs>
          <w:tab w:val="left" w:pos="640"/>
        </w:tabs>
        <w:rPr>
          <w:lang w:eastAsia="zh-CN"/>
        </w:rPr>
      </w:pPr>
      <w:r>
        <w:rPr>
          <w:i/>
          <w:szCs w:val="24"/>
          <w:lang w:eastAsia="zh-CN"/>
        </w:rPr>
        <w:t>Collections</w:t>
      </w:r>
      <w:r>
        <w:rPr>
          <w:rFonts w:hint="eastAsia"/>
          <w:i/>
          <w:szCs w:val="24"/>
          <w:lang w:eastAsia="zh-CN"/>
        </w:rPr>
        <w:t>A</w:t>
      </w:r>
      <w:r>
        <w:rPr>
          <w:i/>
          <w:szCs w:val="24"/>
          <w:lang w:eastAsia="zh-CN"/>
        </w:rPr>
        <w:t>ndReferences:</w:t>
      </w:r>
    </w:p>
    <w:p w14:paraId="3AEBB4E1">
      <w:pPr>
        <w:pStyle w:val="177"/>
        <w:numPr>
          <w:ilvl w:val="2"/>
          <w:numId w:val="14"/>
        </w:numPr>
        <w:tabs>
          <w:tab w:val="left" w:pos="640"/>
        </w:tabs>
        <w:ind w:left="1500"/>
        <w:rPr>
          <w:szCs w:val="24"/>
          <w:lang w:eastAsia="zh-CN"/>
        </w:rPr>
      </w:pPr>
      <w:r>
        <w:rPr>
          <w:rFonts w:hint="eastAsia"/>
          <w:i/>
          <w:szCs w:val="24"/>
          <w:lang w:eastAsia="zh-CN"/>
        </w:rPr>
        <w:t xml:space="preserve">LearningPointCollection: </w:t>
      </w:r>
      <w:r>
        <w:rPr>
          <w:rFonts w:hint="eastAsia"/>
          <w:szCs w:val="24"/>
          <w:lang w:eastAsia="zh-CN"/>
        </w:rPr>
        <w:t>Groupings of learning points with versioning and dependency</w:t>
      </w:r>
      <w:r>
        <w:rPr>
          <w:szCs w:val="24"/>
          <w:lang w:eastAsia="zh-CN"/>
        </w:rPr>
        <w:t xml:space="preserve"> </w:t>
      </w:r>
      <w:r>
        <w:rPr>
          <w:rFonts w:hint="eastAsia"/>
          <w:szCs w:val="24"/>
          <w:lang w:eastAsia="zh-CN"/>
        </w:rPr>
        <w:t>management.</w:t>
      </w:r>
    </w:p>
    <w:p w14:paraId="7F86F19A">
      <w:pPr>
        <w:pStyle w:val="177"/>
        <w:numPr>
          <w:ilvl w:val="2"/>
          <w:numId w:val="14"/>
        </w:numPr>
        <w:tabs>
          <w:tab w:val="left" w:pos="640"/>
        </w:tabs>
        <w:ind w:left="1500"/>
        <w:rPr>
          <w:szCs w:val="24"/>
          <w:lang w:eastAsia="zh-CN"/>
        </w:rPr>
      </w:pPr>
      <w:r>
        <w:rPr>
          <w:rFonts w:hint="eastAsia"/>
          <w:i/>
          <w:szCs w:val="24"/>
          <w:lang w:eastAsia="zh-CN"/>
        </w:rPr>
        <w:t>CollectionDependency:</w:t>
      </w:r>
      <w:r>
        <w:rPr>
          <w:rFonts w:hint="eastAsia"/>
          <w:szCs w:val="24"/>
          <w:lang w:eastAsia="zh-CN"/>
        </w:rPr>
        <w:t xml:space="preserve"> Dependencies or prerequisites linking multiple collections.</w:t>
      </w:r>
    </w:p>
    <w:p w14:paraId="76EFA74A">
      <w:pPr>
        <w:pStyle w:val="177"/>
        <w:numPr>
          <w:ilvl w:val="2"/>
          <w:numId w:val="14"/>
        </w:numPr>
        <w:tabs>
          <w:tab w:val="left" w:pos="640"/>
        </w:tabs>
        <w:ind w:left="1500"/>
        <w:rPr>
          <w:lang w:eastAsia="zh-CN"/>
        </w:rPr>
      </w:pPr>
      <w:r>
        <w:rPr>
          <w:rFonts w:hint="eastAsia"/>
          <w:i/>
          <w:szCs w:val="24"/>
          <w:lang w:eastAsia="zh-CN"/>
        </w:rPr>
        <w:t>ExternalReference:</w:t>
      </w:r>
      <w:r>
        <w:rPr>
          <w:rFonts w:hint="eastAsia"/>
          <w:szCs w:val="24"/>
          <w:lang w:eastAsia="zh-CN"/>
        </w:rPr>
        <w:t xml:space="preserve"> External references that link a learning point to an external source</w:t>
      </w:r>
      <w:r>
        <w:rPr>
          <w:szCs w:val="24"/>
          <w:lang w:eastAsia="zh-CN"/>
        </w:rPr>
        <w:t xml:space="preserve"> </w:t>
      </w:r>
      <w:r>
        <w:rPr>
          <w:rFonts w:hint="eastAsia"/>
          <w:szCs w:val="24"/>
          <w:lang w:eastAsia="zh-CN"/>
        </w:rPr>
        <w:t>or framework.</w:t>
      </w:r>
    </w:p>
    <w:p w14:paraId="62F1B5F2">
      <w:pPr>
        <w:pStyle w:val="175"/>
        <w:numPr>
          <w:ilvl w:val="0"/>
          <w:numId w:val="28"/>
        </w:numPr>
        <w:tabs>
          <w:tab w:val="left" w:pos="640"/>
        </w:tabs>
        <w:rPr>
          <w:lang w:eastAsia="zh-CN"/>
        </w:rPr>
      </w:pPr>
      <w:r>
        <w:rPr>
          <w:rFonts w:hint="eastAsia"/>
          <w:i/>
          <w:szCs w:val="24"/>
          <w:lang w:eastAsia="zh-CN"/>
        </w:rPr>
        <w:t>Edges(Relationship):</w:t>
      </w:r>
      <w:ins w:id="52" w:author="Catherine Berger" w:date="2026-04-27T15:40:00Z">
        <w:r>
          <w:rPr>
            <w:i/>
            <w:szCs w:val="24"/>
            <w:lang w:eastAsia="zh-CN"/>
          </w:rPr>
          <w:t xml:space="preserve"> </w:t>
        </w:r>
      </w:ins>
      <w:r>
        <w:rPr>
          <w:rFonts w:hint="eastAsia"/>
          <w:lang w:eastAsia="zh-CN"/>
        </w:rPr>
        <w:t>Semantic connections among these entities, including hierarchical structures,</w:t>
      </w:r>
      <w:ins w:id="53" w:author="Catherine Berger" w:date="2026-04-27T15:40:00Z">
        <w:r>
          <w:rPr>
            <w:lang w:eastAsia="zh-CN"/>
          </w:rPr>
          <w:t xml:space="preserve"> </w:t>
        </w:r>
      </w:ins>
      <w:r>
        <w:rPr>
          <w:rFonts w:hint="eastAsia"/>
          <w:lang w:eastAsia="zh-CN"/>
        </w:rPr>
        <w:t>prerequisite relationships, references, and cross-entity links.</w:t>
      </w:r>
    </w:p>
    <w:p w14:paraId="6DDDECB0">
      <w:pPr>
        <w:pStyle w:val="175"/>
        <w:numPr>
          <w:ilvl w:val="0"/>
          <w:numId w:val="28"/>
        </w:numPr>
        <w:tabs>
          <w:tab w:val="left" w:pos="640"/>
        </w:tabs>
        <w:rPr>
          <w:lang w:eastAsia="zh-CN"/>
        </w:rPr>
      </w:pPr>
      <w:r>
        <w:rPr>
          <w:rFonts w:hint="eastAsia"/>
          <w:i/>
          <w:szCs w:val="24"/>
          <w:lang w:eastAsia="zh-CN"/>
        </w:rPr>
        <w:t>Properties(Attributes):</w:t>
      </w:r>
      <w:r>
        <w:rPr>
          <w:rFonts w:hint="eastAsia"/>
          <w:lang w:eastAsia="zh-CN"/>
        </w:rPr>
        <w:t xml:space="preserve"> Descriptors of entities and their connections, defined as either data properties (linking nodes to literal values) or object properties (linking nodes to other nodes). Common</w:t>
      </w:r>
      <w:r>
        <w:rPr>
          <w:lang w:eastAsia="zh-CN"/>
        </w:rPr>
        <w:t xml:space="preserve"> </w:t>
      </w:r>
      <w:r>
        <w:rPr>
          <w:rFonts w:hint="eastAsia"/>
          <w:lang w:eastAsia="zh-CN"/>
        </w:rPr>
        <w:t>examples include:</w:t>
      </w:r>
    </w:p>
    <w:p w14:paraId="75CE0BBA">
      <w:pPr>
        <w:pStyle w:val="176"/>
        <w:tabs>
          <w:tab w:val="left" w:pos="640"/>
        </w:tabs>
        <w:rPr>
          <w:szCs w:val="24"/>
          <w:lang w:eastAsia="zh-CN"/>
        </w:rPr>
      </w:pPr>
      <w:r>
        <w:rPr>
          <w:i/>
          <w:szCs w:val="24"/>
          <w:lang w:eastAsia="zh-CN"/>
        </w:rPr>
        <w:t>Required</w:t>
      </w:r>
      <w:r>
        <w:rPr>
          <w:rFonts w:hint="eastAsia"/>
          <w:i/>
          <w:szCs w:val="24"/>
          <w:lang w:eastAsia="zh-CN"/>
        </w:rPr>
        <w:t xml:space="preserve"> p</w:t>
      </w:r>
      <w:r>
        <w:rPr>
          <w:i/>
          <w:szCs w:val="24"/>
          <w:lang w:eastAsia="zh-CN"/>
        </w:rPr>
        <w:t>roperties:</w:t>
      </w:r>
      <w:r>
        <w:rPr>
          <w:szCs w:val="24"/>
          <w:lang w:eastAsia="zh-CN"/>
        </w:rPr>
        <w:t xml:space="preserve"> identifier, title, itemType.</w:t>
      </w:r>
    </w:p>
    <w:p w14:paraId="7CA4DF12">
      <w:pPr>
        <w:pStyle w:val="176"/>
        <w:tabs>
          <w:tab w:val="left" w:pos="640"/>
        </w:tabs>
        <w:rPr>
          <w:lang w:eastAsia="zh-CN"/>
        </w:rPr>
      </w:pPr>
      <w:r>
        <w:rPr>
          <w:i/>
          <w:szCs w:val="24"/>
          <w:lang w:eastAsia="zh-CN"/>
        </w:rPr>
        <w:t xml:space="preserve">Optional </w:t>
      </w:r>
      <w:r>
        <w:rPr>
          <w:rFonts w:hint="eastAsia"/>
          <w:i/>
          <w:szCs w:val="24"/>
          <w:lang w:eastAsia="zh-CN"/>
        </w:rPr>
        <w:t>p</w:t>
      </w:r>
      <w:r>
        <w:rPr>
          <w:i/>
          <w:szCs w:val="24"/>
          <w:lang w:eastAsia="zh-CN"/>
        </w:rPr>
        <w:t>roperties:</w:t>
      </w:r>
      <w:r>
        <w:rPr>
          <w:szCs w:val="24"/>
          <w:lang w:eastAsia="zh-CN"/>
        </w:rPr>
        <w:t xml:space="preserve"> tags, humanAssignedId, contentJson, lastChangeDateTime, etc.</w:t>
      </w:r>
    </w:p>
    <w:p w14:paraId="5C0EA328">
      <w:pPr>
        <w:pStyle w:val="175"/>
        <w:numPr>
          <w:ilvl w:val="0"/>
          <w:numId w:val="28"/>
        </w:numPr>
        <w:tabs>
          <w:tab w:val="left" w:pos="640"/>
        </w:tabs>
        <w:rPr>
          <w:lang w:eastAsia="zh-CN"/>
        </w:rPr>
      </w:pPr>
      <w:r>
        <w:rPr>
          <w:i/>
          <w:szCs w:val="24"/>
          <w:lang w:eastAsia="zh-CN"/>
        </w:rPr>
        <w:t xml:space="preserve">Organization: </w:t>
      </w:r>
      <w:r>
        <w:rPr>
          <w:lang w:eastAsia="zh-CN"/>
        </w:rPr>
        <w:t>Hierarchical structuring of learning points within subjects, topics, and sub-topics, as well as collection-based organization with explicit versioning and dependencies.</w:t>
      </w:r>
      <w:bookmarkStart w:id="326" w:name="_GoBack"/>
      <w:bookmarkEnd w:id="326"/>
    </w:p>
    <w:p w14:paraId="38962BD8">
      <w:pPr>
        <w:pStyle w:val="163"/>
      </w:pPr>
      <w:bookmarkStart w:id="175" w:name="_Toc20211"/>
      <w:bookmarkStart w:id="176" w:name="_Toc18782"/>
      <w:r>
        <w:rPr>
          <w:rFonts w:hint="eastAsia"/>
          <w:lang w:eastAsia="zh-CN"/>
        </w:rPr>
        <w:t>Ontology classes and organizational structures</w:t>
      </w:r>
      <w:bookmarkEnd w:id="175"/>
      <w:bookmarkEnd w:id="176"/>
    </w:p>
    <w:p w14:paraId="741CD009">
      <w:pPr>
        <w:pStyle w:val="162"/>
      </w:pPr>
      <w:r>
        <w:rPr>
          <w:rFonts w:hint="eastAsia"/>
        </w:rPr>
        <w:t>Core</w:t>
      </w:r>
      <w:r>
        <w:rPr>
          <w:rFonts w:hint="eastAsia"/>
          <w:lang w:eastAsia="zh-CN"/>
        </w:rPr>
        <w:t xml:space="preserve"> o</w:t>
      </w:r>
      <w:r>
        <w:rPr>
          <w:rFonts w:hint="eastAsia"/>
        </w:rPr>
        <w:t>ntology</w:t>
      </w:r>
      <w:r>
        <w:rPr>
          <w:rFonts w:hint="eastAsia"/>
          <w:lang w:eastAsia="zh-CN"/>
        </w:rPr>
        <w:t xml:space="preserve"> classes</w:t>
      </w:r>
    </w:p>
    <w:p w14:paraId="1065EFEB">
      <w:pPr>
        <w:pStyle w:val="4"/>
        <w:rPr>
          <w:lang w:eastAsia="zh-CN"/>
        </w:rPr>
      </w:pPr>
      <w:r>
        <w:rPr>
          <w:rFonts w:hint="eastAsia"/>
          <w:lang w:eastAsia="zh-CN"/>
        </w:rPr>
        <w:t>The core classes in the EDUKG ontology are organized around a common abstract superclass, BaseEntity. As shown in Figure 3, LPitem, RIitem, and PRitem are defined as specialized subclasses that inherit shared identifiers and metadata properties from Base entity, while introducing entity-specific semantics.</w:t>
      </w:r>
    </w:p>
    <w:p w14:paraId="31B1CD95">
      <w:pPr>
        <w:pStyle w:val="175"/>
        <w:numPr>
          <w:ilvl w:val="0"/>
          <w:numId w:val="29"/>
        </w:numPr>
        <w:rPr>
          <w:szCs w:val="24"/>
          <w:lang w:eastAsia="zh-CN"/>
        </w:rPr>
      </w:pPr>
      <w:r>
        <w:rPr>
          <w:i/>
          <w:szCs w:val="24"/>
          <w:lang w:eastAsia="zh-CN"/>
        </w:rPr>
        <w:t>Base</w:t>
      </w:r>
      <w:r>
        <w:rPr>
          <w:rFonts w:hint="eastAsia"/>
          <w:i/>
          <w:szCs w:val="24"/>
          <w:lang w:eastAsia="zh-CN"/>
        </w:rPr>
        <w:t>E</w:t>
      </w:r>
      <w:r>
        <w:rPr>
          <w:i/>
          <w:szCs w:val="24"/>
          <w:lang w:eastAsia="zh-CN"/>
        </w:rPr>
        <w:t>ntity:</w:t>
      </w:r>
      <w:r>
        <w:rPr>
          <w:szCs w:val="24"/>
          <w:lang w:eastAsia="zh-CN"/>
        </w:rPr>
        <w:t xml:space="preserve"> An abstract foundational class for all </w:t>
      </w:r>
      <w:r>
        <w:rPr>
          <w:rFonts w:hint="eastAsia"/>
          <w:szCs w:val="24"/>
          <w:lang w:eastAsia="zh-CN"/>
        </w:rPr>
        <w:t>EDUKG</w:t>
      </w:r>
      <w:r>
        <w:rPr>
          <w:szCs w:val="24"/>
          <w:lang w:eastAsia="zh-CN"/>
        </w:rPr>
        <w:t xml:space="preserve"> entities, providing core properties such as identifier (a GUID), title, and item</w:t>
      </w:r>
      <w:r>
        <w:rPr>
          <w:rFonts w:hint="eastAsia"/>
          <w:szCs w:val="24"/>
          <w:lang w:eastAsia="zh-CN"/>
        </w:rPr>
        <w:t xml:space="preserve"> t</w:t>
      </w:r>
      <w:r>
        <w:rPr>
          <w:szCs w:val="24"/>
          <w:lang w:eastAsia="zh-CN"/>
        </w:rPr>
        <w:t>ype.</w:t>
      </w:r>
    </w:p>
    <w:p w14:paraId="0D28A459">
      <w:pPr>
        <w:pStyle w:val="175"/>
        <w:numPr>
          <w:ilvl w:val="0"/>
          <w:numId w:val="29"/>
        </w:numPr>
        <w:rPr>
          <w:szCs w:val="24"/>
          <w:lang w:eastAsia="zh-CN"/>
        </w:rPr>
      </w:pPr>
      <w:r>
        <w:rPr>
          <w:rFonts w:hint="eastAsia"/>
          <w:i/>
          <w:szCs w:val="24"/>
          <w:lang w:eastAsia="zh-CN"/>
        </w:rPr>
        <w:t xml:space="preserve">LPitem (Learning point): </w:t>
      </w:r>
      <w:r>
        <w:rPr>
          <w:rFonts w:hint="eastAsia"/>
          <w:szCs w:val="24"/>
          <w:lang w:eastAsia="zh-CN"/>
        </w:rPr>
        <w:t>A class representing an individual learning point or concept. Examples</w:t>
      </w:r>
      <w:r>
        <w:rPr>
          <w:szCs w:val="24"/>
          <w:lang w:eastAsia="zh-CN"/>
        </w:rPr>
        <w:t xml:space="preserve"> </w:t>
      </w:r>
      <w:r>
        <w:rPr>
          <w:rFonts w:hint="eastAsia"/>
          <w:szCs w:val="24"/>
          <w:lang w:eastAsia="zh-CN"/>
        </w:rPr>
        <w:t>might be learning objectives or specific knowledge items.</w:t>
      </w:r>
    </w:p>
    <w:p w14:paraId="6B35AE4A">
      <w:pPr>
        <w:pStyle w:val="175"/>
        <w:numPr>
          <w:ilvl w:val="0"/>
          <w:numId w:val="29"/>
        </w:numPr>
        <w:rPr>
          <w:szCs w:val="24"/>
          <w:lang w:eastAsia="zh-CN"/>
        </w:rPr>
      </w:pPr>
      <w:r>
        <w:rPr>
          <w:rFonts w:hint="eastAsia"/>
          <w:i/>
          <w:szCs w:val="24"/>
          <w:lang w:eastAsia="zh-CN"/>
        </w:rPr>
        <w:t xml:space="preserve">RIitem (Resource item): </w:t>
      </w:r>
      <w:r>
        <w:rPr>
          <w:rFonts w:hint="eastAsia"/>
          <w:szCs w:val="24"/>
          <w:lang w:eastAsia="zh-CN"/>
        </w:rPr>
        <w:t>A class representing any educational resource, including lessons, assessments, simulations, games, or reference materials.</w:t>
      </w:r>
    </w:p>
    <w:p w14:paraId="056C436C">
      <w:pPr>
        <w:pStyle w:val="175"/>
        <w:numPr>
          <w:ilvl w:val="0"/>
          <w:numId w:val="29"/>
        </w:numPr>
        <w:rPr>
          <w:szCs w:val="24"/>
          <w:lang w:eastAsia="zh-CN"/>
        </w:rPr>
      </w:pPr>
      <w:r>
        <w:rPr>
          <w:rFonts w:hint="eastAsia"/>
          <w:i/>
          <w:szCs w:val="24"/>
          <w:lang w:eastAsia="zh-CN"/>
        </w:rPr>
        <w:t xml:space="preserve">PRitem (Pedagogical rule): </w:t>
      </w:r>
      <w:r>
        <w:rPr>
          <w:rFonts w:hint="eastAsia"/>
          <w:szCs w:val="24"/>
          <w:lang w:eastAsia="zh-CN"/>
        </w:rPr>
        <w:t>A class representing pedagogical strategies or rules. According to</w:t>
      </w:r>
      <w:r>
        <w:rPr>
          <w:szCs w:val="24"/>
          <w:lang w:eastAsia="zh-CN"/>
        </w:rPr>
        <w:t xml:space="preserve"> </w:t>
      </w:r>
      <w:r>
        <w:rPr>
          <w:rFonts w:hint="eastAsia"/>
          <w:szCs w:val="24"/>
          <w:lang w:eastAsia="zh-CN"/>
        </w:rPr>
        <w:t>the ontology, each rule can specify KSTAR-like data, such as an actor role, situation, task,</w:t>
      </w:r>
      <w:r>
        <w:rPr>
          <w:szCs w:val="24"/>
          <w:lang w:eastAsia="zh-CN"/>
        </w:rPr>
        <w:t xml:space="preserve"> </w:t>
      </w:r>
      <w:r>
        <w:rPr>
          <w:rFonts w:hint="eastAsia"/>
          <w:szCs w:val="24"/>
          <w:lang w:eastAsia="zh-CN"/>
        </w:rPr>
        <w:t>action plan, and expected result.</w:t>
      </w:r>
    </w:p>
    <w:p w14:paraId="25634780">
      <w:pPr>
        <w:pStyle w:val="4"/>
      </w:pPr>
      <w:r>
        <w:drawing>
          <wp:inline distT="0" distB="0" distL="114300" distR="114300">
            <wp:extent cx="5933440" cy="4015740"/>
            <wp:effectExtent l="0" t="0" r="635" b="381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3"/>
                    <a:stretch>
                      <a:fillRect/>
                    </a:stretch>
                  </pic:blipFill>
                  <pic:spPr>
                    <a:xfrm>
                      <a:off x="0" y="0"/>
                      <a:ext cx="5933440" cy="4015740"/>
                    </a:xfrm>
                    <a:prstGeom prst="rect">
                      <a:avLst/>
                    </a:prstGeom>
                    <a:noFill/>
                    <a:ln>
                      <a:noFill/>
                    </a:ln>
                  </pic:spPr>
                </pic:pic>
              </a:graphicData>
            </a:graphic>
          </wp:inline>
        </w:drawing>
      </w:r>
    </w:p>
    <w:p w14:paraId="6CBAB4FE">
      <w:pPr>
        <w:pStyle w:val="184"/>
        <w:numPr>
          <w:ilvl w:val="0"/>
          <w:numId w:val="24"/>
        </w:numPr>
        <w:tabs>
          <w:tab w:val="clear" w:pos="1008"/>
        </w:tabs>
        <w:ind w:firstLine="0"/>
        <w:rPr>
          <w:lang w:eastAsia="zh-CN"/>
        </w:rPr>
      </w:pPr>
      <w:r>
        <w:t>—</w:t>
      </w:r>
      <w:r>
        <w:rPr>
          <w:rFonts w:hint="eastAsia"/>
          <w:lang w:eastAsia="zh-CN"/>
        </w:rPr>
        <w:t>Class inheritance from BaseEntity</w:t>
      </w:r>
    </w:p>
    <w:p w14:paraId="51BE56A7">
      <w:pPr>
        <w:pStyle w:val="162"/>
      </w:pPr>
      <w:r>
        <w:rPr>
          <w:rFonts w:hint="eastAsia"/>
        </w:rPr>
        <w:t xml:space="preserve">Organizational </w:t>
      </w:r>
      <w:r>
        <w:rPr>
          <w:rFonts w:hint="eastAsia"/>
          <w:lang w:eastAsia="zh-CN"/>
        </w:rPr>
        <w:t>s</w:t>
      </w:r>
      <w:r>
        <w:rPr>
          <w:rFonts w:hint="eastAsia"/>
        </w:rPr>
        <w:t xml:space="preserve">tructures and </w:t>
      </w:r>
      <w:r>
        <w:rPr>
          <w:rFonts w:hint="eastAsia"/>
          <w:lang w:eastAsia="zh-CN"/>
        </w:rPr>
        <w:t>r</w:t>
      </w:r>
      <w:r>
        <w:rPr>
          <w:rFonts w:hint="eastAsia"/>
        </w:rPr>
        <w:t>eferences</w:t>
      </w:r>
    </w:p>
    <w:p w14:paraId="0E0F318B">
      <w:pPr>
        <w:pStyle w:val="4"/>
        <w:rPr>
          <w:lang w:eastAsia="zh-CN"/>
        </w:rPr>
      </w:pPr>
      <w:r>
        <w:rPr>
          <w:rFonts w:hint="eastAsia"/>
          <w:lang w:eastAsia="zh-CN"/>
        </w:rPr>
        <w:t>The relationships among learning point collections, their dependencies, and external references are illustrated</w:t>
      </w:r>
      <w:r>
        <w:rPr>
          <w:lang w:eastAsia="zh-CN"/>
        </w:rPr>
        <w:t xml:space="preserve"> </w:t>
      </w:r>
      <w:r>
        <w:rPr>
          <w:rFonts w:hint="eastAsia"/>
          <w:lang w:eastAsia="zh-CN"/>
        </w:rPr>
        <w:t>in Figure 4.</w:t>
      </w:r>
    </w:p>
    <w:p w14:paraId="77EC520C">
      <w:pPr>
        <w:pStyle w:val="175"/>
        <w:numPr>
          <w:ilvl w:val="0"/>
          <w:numId w:val="30"/>
        </w:numPr>
        <w:rPr>
          <w:lang w:eastAsia="zh-CN"/>
        </w:rPr>
      </w:pPr>
      <w:r>
        <w:rPr>
          <w:i/>
          <w:szCs w:val="24"/>
          <w:lang w:eastAsia="zh-CN"/>
        </w:rPr>
        <w:t>Learning</w:t>
      </w:r>
      <w:r>
        <w:rPr>
          <w:rFonts w:hint="eastAsia"/>
          <w:i/>
          <w:szCs w:val="24"/>
          <w:lang w:eastAsia="zh-CN"/>
        </w:rPr>
        <w:t>P</w:t>
      </w:r>
      <w:r>
        <w:rPr>
          <w:i/>
          <w:szCs w:val="24"/>
          <w:lang w:eastAsia="zh-CN"/>
        </w:rPr>
        <w:t>oint</w:t>
      </w:r>
      <w:r>
        <w:rPr>
          <w:rFonts w:hint="eastAsia"/>
          <w:i/>
          <w:szCs w:val="24"/>
          <w:lang w:eastAsia="zh-CN"/>
        </w:rPr>
        <w:t>C</w:t>
      </w:r>
      <w:r>
        <w:rPr>
          <w:i/>
          <w:szCs w:val="24"/>
          <w:lang w:eastAsia="zh-CN"/>
        </w:rPr>
        <w:t xml:space="preserve">ollection: </w:t>
      </w:r>
      <w:r>
        <w:rPr>
          <w:lang w:eastAsia="zh-CN"/>
        </w:rPr>
        <w:t>Represents a set of learning points (e.g., a curriculum framework or a group of standards) with its own collection</w:t>
      </w:r>
      <w:r>
        <w:rPr>
          <w:rFonts w:hint="eastAsia"/>
          <w:lang w:eastAsia="zh-CN"/>
        </w:rPr>
        <w:t xml:space="preserve"> </w:t>
      </w:r>
      <w:del w:id="54" w:author="Catherine Berger" w:date="2026-04-27T15:40:00Z">
        <w:r>
          <w:rPr>
            <w:rFonts w:hint="eastAsia"/>
            <w:lang w:eastAsia="zh-CN"/>
          </w:rPr>
          <w:delText>u</w:delText>
        </w:r>
      </w:del>
      <w:del w:id="55" w:author="Catherine Berger" w:date="2026-04-27T15:40:00Z">
        <w:r>
          <w:rPr>
            <w:lang w:eastAsia="zh-CN"/>
          </w:rPr>
          <w:delText xml:space="preserve">ri </w:delText>
        </w:r>
      </w:del>
      <w:ins w:id="56" w:author="Catherine Berger" w:date="2026-04-27T15:40:00Z">
        <w:r>
          <w:rPr>
            <w:lang w:eastAsia="zh-CN"/>
          </w:rPr>
          <w:t xml:space="preserve">URI </w:t>
        </w:r>
      </w:ins>
      <w:r>
        <w:rPr>
          <w:lang w:eastAsia="zh-CN"/>
        </w:rPr>
        <w:t>and version.</w:t>
      </w:r>
    </w:p>
    <w:p w14:paraId="40148B2C">
      <w:pPr>
        <w:pStyle w:val="175"/>
        <w:numPr>
          <w:ilvl w:val="0"/>
          <w:numId w:val="30"/>
        </w:numPr>
        <w:rPr>
          <w:lang w:eastAsia="zh-CN"/>
        </w:rPr>
      </w:pPr>
      <w:r>
        <w:rPr>
          <w:rFonts w:hint="eastAsia"/>
          <w:i/>
          <w:szCs w:val="24"/>
          <w:lang w:eastAsia="zh-CN"/>
        </w:rPr>
        <w:t xml:space="preserve">CollectionDependency: </w:t>
      </w:r>
      <w:r>
        <w:rPr>
          <w:rFonts w:hint="eastAsia"/>
          <w:lang w:eastAsia="zh-CN"/>
        </w:rPr>
        <w:t>Specifies how one collection depends on another (e.g., an alignment, extension, prerequisite, or reference).</w:t>
      </w:r>
    </w:p>
    <w:p w14:paraId="6F2BF7B7">
      <w:pPr>
        <w:pStyle w:val="175"/>
        <w:numPr>
          <w:ilvl w:val="0"/>
          <w:numId w:val="30"/>
        </w:numPr>
        <w:rPr>
          <w:szCs w:val="24"/>
          <w:lang w:eastAsia="zh-CN"/>
        </w:rPr>
      </w:pPr>
      <w:r>
        <w:rPr>
          <w:rFonts w:hint="eastAsia"/>
          <w:i/>
          <w:szCs w:val="24"/>
          <w:lang w:eastAsia="zh-CN"/>
        </w:rPr>
        <w:t xml:space="preserve">ExternalReference: </w:t>
      </w:r>
      <w:r>
        <w:rPr>
          <w:rFonts w:hint="eastAsia"/>
          <w:szCs w:val="24"/>
          <w:lang w:eastAsia="zh-CN"/>
        </w:rPr>
        <w:t>Connects LPitem entities to external collections via a URI and</w:t>
      </w:r>
      <w:r>
        <w:rPr>
          <w:szCs w:val="24"/>
          <w:lang w:eastAsia="zh-CN"/>
        </w:rPr>
        <w:t xml:space="preserve"> </w:t>
      </w:r>
      <w:r>
        <w:rPr>
          <w:rFonts w:hint="eastAsia"/>
          <w:szCs w:val="24"/>
          <w:lang w:eastAsia="zh-CN"/>
        </w:rPr>
        <w:t>identifier.</w:t>
      </w:r>
    </w:p>
    <w:p w14:paraId="04CB146E">
      <w:pPr>
        <w:pStyle w:val="4"/>
      </w:pPr>
      <w:r>
        <w:drawing>
          <wp:inline distT="0" distB="0" distL="114300" distR="114300">
            <wp:extent cx="5876925" cy="2553335"/>
            <wp:effectExtent l="0" t="0" r="0" b="889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4"/>
                    <a:stretch>
                      <a:fillRect/>
                    </a:stretch>
                  </pic:blipFill>
                  <pic:spPr>
                    <a:xfrm>
                      <a:off x="0" y="0"/>
                      <a:ext cx="5876925" cy="2553335"/>
                    </a:xfrm>
                    <a:prstGeom prst="rect">
                      <a:avLst/>
                    </a:prstGeom>
                    <a:noFill/>
                    <a:ln>
                      <a:noFill/>
                    </a:ln>
                  </pic:spPr>
                </pic:pic>
              </a:graphicData>
            </a:graphic>
          </wp:inline>
        </w:drawing>
      </w:r>
    </w:p>
    <w:p w14:paraId="7DDB77A1">
      <w:pPr>
        <w:pStyle w:val="184"/>
        <w:numPr>
          <w:ilvl w:val="0"/>
          <w:numId w:val="24"/>
        </w:numPr>
        <w:tabs>
          <w:tab w:val="clear" w:pos="1008"/>
        </w:tabs>
        <w:ind w:firstLine="0"/>
        <w:rPr>
          <w:lang w:eastAsia="zh-CN"/>
        </w:rPr>
      </w:pPr>
      <w:r>
        <w:rPr>
          <w:szCs w:val="24"/>
        </w:rPr>
        <w:t>—</w:t>
      </w:r>
      <w:r>
        <w:rPr>
          <w:rFonts w:hint="eastAsia"/>
          <w:szCs w:val="24"/>
          <w:lang w:eastAsia="zh-CN"/>
        </w:rPr>
        <w:t>Learning point collections and external references</w:t>
      </w:r>
    </w:p>
    <w:p w14:paraId="67895A1D">
      <w:pPr>
        <w:pStyle w:val="163"/>
      </w:pPr>
      <w:bookmarkStart w:id="177" w:name="_Toc23202"/>
      <w:bookmarkStart w:id="178" w:name="_Toc17322"/>
      <w:r>
        <w:rPr>
          <w:rFonts w:hint="eastAsia"/>
        </w:rPr>
        <w:t xml:space="preserve">Class </w:t>
      </w:r>
      <w:r>
        <w:rPr>
          <w:rFonts w:hint="eastAsia"/>
          <w:lang w:eastAsia="zh-CN"/>
        </w:rPr>
        <w:t>s</w:t>
      </w:r>
      <w:r>
        <w:rPr>
          <w:rFonts w:hint="eastAsia"/>
        </w:rPr>
        <w:t>pecifications</w:t>
      </w:r>
      <w:bookmarkEnd w:id="177"/>
      <w:bookmarkEnd w:id="178"/>
    </w:p>
    <w:p w14:paraId="1B5309D7">
      <w:pPr>
        <w:pStyle w:val="162"/>
      </w:pPr>
      <w:r>
        <w:rPr>
          <w:rFonts w:hint="eastAsia"/>
        </w:rPr>
        <w:t xml:space="preserve">Learning </w:t>
      </w:r>
      <w:r>
        <w:rPr>
          <w:rFonts w:hint="eastAsia"/>
          <w:lang w:eastAsia="zh-CN"/>
        </w:rPr>
        <w:t>p</w:t>
      </w:r>
      <w:r>
        <w:rPr>
          <w:rFonts w:hint="eastAsia"/>
        </w:rPr>
        <w:t>oints (LPitem)</w:t>
      </w:r>
    </w:p>
    <w:p w14:paraId="5BAD47E2">
      <w:pPr>
        <w:pStyle w:val="175"/>
        <w:numPr>
          <w:ilvl w:val="0"/>
          <w:numId w:val="31"/>
        </w:numPr>
        <w:rPr>
          <w:lang w:eastAsia="zh-CN"/>
        </w:rPr>
      </w:pPr>
      <w:r>
        <w:rPr>
          <w:i/>
          <w:szCs w:val="24"/>
          <w:lang w:eastAsia="zh-CN"/>
        </w:rPr>
        <w:t xml:space="preserve">Base </w:t>
      </w:r>
      <w:r>
        <w:rPr>
          <w:rFonts w:hint="eastAsia"/>
          <w:i/>
          <w:szCs w:val="24"/>
          <w:lang w:eastAsia="zh-CN"/>
        </w:rPr>
        <w:t>c</w:t>
      </w:r>
      <w:r>
        <w:rPr>
          <w:i/>
          <w:szCs w:val="24"/>
          <w:lang w:eastAsia="zh-CN"/>
        </w:rPr>
        <w:t>lass:</w:t>
      </w:r>
      <w:r>
        <w:rPr>
          <w:lang w:eastAsia="zh-CN"/>
        </w:rPr>
        <w:t xml:space="preserve"> LPitem</w:t>
      </w:r>
    </w:p>
    <w:p w14:paraId="21AB8D95">
      <w:pPr>
        <w:pStyle w:val="175"/>
        <w:numPr>
          <w:ilvl w:val="0"/>
          <w:numId w:val="31"/>
        </w:numPr>
        <w:rPr>
          <w:lang w:eastAsia="zh-CN"/>
        </w:rPr>
      </w:pPr>
      <w:r>
        <w:rPr>
          <w:rFonts w:hint="eastAsia"/>
          <w:i/>
          <w:szCs w:val="24"/>
          <w:lang w:eastAsia="zh-CN"/>
        </w:rPr>
        <w:t>Key properties:</w:t>
      </w:r>
    </w:p>
    <w:p w14:paraId="4D6356DC">
      <w:pPr>
        <w:pStyle w:val="176"/>
        <w:tabs>
          <w:tab w:val="left" w:pos="640"/>
        </w:tabs>
        <w:rPr>
          <w:szCs w:val="24"/>
          <w:lang w:eastAsia="zh-CN"/>
        </w:rPr>
      </w:pPr>
      <w:r>
        <w:rPr>
          <w:szCs w:val="24"/>
          <w:lang w:eastAsia="zh-CN"/>
        </w:rPr>
        <w:t>identifier, title, itemType (required)</w:t>
      </w:r>
    </w:p>
    <w:p w14:paraId="77080591">
      <w:pPr>
        <w:pStyle w:val="176"/>
        <w:tabs>
          <w:tab w:val="left" w:pos="640"/>
        </w:tabs>
        <w:rPr>
          <w:szCs w:val="24"/>
          <w:lang w:eastAsia="zh-CN"/>
        </w:rPr>
      </w:pPr>
      <w:r>
        <w:rPr>
          <w:szCs w:val="24"/>
          <w:lang w:eastAsia="zh-CN"/>
        </w:rPr>
        <w:t>tags, humanAssignedId, contentJson, lastChangeDateTime, fullStatement (optional)</w:t>
      </w:r>
    </w:p>
    <w:p w14:paraId="09CA8F1B">
      <w:pPr>
        <w:pStyle w:val="176"/>
        <w:tabs>
          <w:tab w:val="left" w:pos="640"/>
        </w:tabs>
        <w:rPr>
          <w:szCs w:val="24"/>
          <w:lang w:eastAsia="zh-CN"/>
        </w:rPr>
      </w:pPr>
      <w:r>
        <w:rPr>
          <w:szCs w:val="24"/>
          <w:lang w:eastAsia="zh-CN"/>
        </w:rPr>
        <w:t>sequenceNumber, treeLevel, treePosition (for hierarchical arrangement)</w:t>
      </w:r>
    </w:p>
    <w:p w14:paraId="3AE0A300">
      <w:pPr>
        <w:pStyle w:val="175"/>
        <w:numPr>
          <w:ilvl w:val="0"/>
          <w:numId w:val="31"/>
        </w:numPr>
        <w:rPr>
          <w:szCs w:val="24"/>
          <w:lang w:eastAsia="zh-CN"/>
        </w:rPr>
      </w:pPr>
      <w:r>
        <w:rPr>
          <w:rFonts w:hint="eastAsia"/>
          <w:i/>
          <w:szCs w:val="24"/>
          <w:lang w:eastAsia="zh-CN"/>
        </w:rPr>
        <w:t>Internal relationships:</w:t>
      </w:r>
    </w:p>
    <w:p w14:paraId="56DA0693">
      <w:pPr>
        <w:pStyle w:val="176"/>
        <w:numPr>
          <w:ilvl w:val="1"/>
          <w:numId w:val="32"/>
        </w:numPr>
        <w:tabs>
          <w:tab w:val="left" w:pos="640"/>
        </w:tabs>
        <w:rPr>
          <w:szCs w:val="24"/>
          <w:lang w:eastAsia="zh-CN"/>
        </w:rPr>
      </w:pPr>
      <w:r>
        <w:rPr>
          <w:szCs w:val="24"/>
          <w:lang w:eastAsia="zh-CN"/>
        </w:rPr>
        <w:t>hasParent/hasChild (hierarchical organization)</w:t>
      </w:r>
    </w:p>
    <w:p w14:paraId="053B0B80">
      <w:pPr>
        <w:pStyle w:val="176"/>
        <w:numPr>
          <w:ilvl w:val="1"/>
          <w:numId w:val="32"/>
        </w:numPr>
        <w:tabs>
          <w:tab w:val="left" w:pos="640"/>
        </w:tabs>
        <w:rPr>
          <w:szCs w:val="24"/>
          <w:lang w:eastAsia="zh-CN"/>
        </w:rPr>
      </w:pPr>
      <w:r>
        <w:rPr>
          <w:szCs w:val="24"/>
          <w:lang w:eastAsia="zh-CN"/>
        </w:rPr>
        <w:t>isPrerequisiteFor/hasPrerequisite (prerequisite structure)</w:t>
      </w:r>
    </w:p>
    <w:p w14:paraId="4534D5A9">
      <w:pPr>
        <w:pStyle w:val="176"/>
        <w:numPr>
          <w:ilvl w:val="1"/>
          <w:numId w:val="32"/>
        </w:numPr>
        <w:tabs>
          <w:tab w:val="left" w:pos="640"/>
        </w:tabs>
        <w:rPr>
          <w:szCs w:val="24"/>
          <w:lang w:eastAsia="zh-CN"/>
        </w:rPr>
      </w:pPr>
      <w:r>
        <w:rPr>
          <w:szCs w:val="24"/>
          <w:lang w:eastAsia="zh-CN"/>
        </w:rPr>
        <w:t>isEquivalentTo (equivalent or exact match)</w:t>
      </w:r>
    </w:p>
    <w:p w14:paraId="16F59C06">
      <w:pPr>
        <w:pStyle w:val="176"/>
        <w:numPr>
          <w:ilvl w:val="1"/>
          <w:numId w:val="32"/>
        </w:numPr>
        <w:tabs>
          <w:tab w:val="left" w:pos="640"/>
        </w:tabs>
        <w:rPr>
          <w:szCs w:val="24"/>
          <w:lang w:eastAsia="zh-CN"/>
        </w:rPr>
      </w:pPr>
      <w:r>
        <w:rPr>
          <w:szCs w:val="24"/>
          <w:lang w:eastAsia="zh-CN"/>
        </w:rPr>
        <w:t>isBroaderThan/isNarrowerThan (broader/narrower conceptual links)</w:t>
      </w:r>
    </w:p>
    <w:p w14:paraId="676F4DAC">
      <w:pPr>
        <w:pStyle w:val="176"/>
        <w:numPr>
          <w:ilvl w:val="1"/>
          <w:numId w:val="32"/>
        </w:numPr>
        <w:tabs>
          <w:tab w:val="left" w:pos="640"/>
        </w:tabs>
        <w:rPr>
          <w:szCs w:val="24"/>
          <w:lang w:eastAsia="zh-CN"/>
        </w:rPr>
      </w:pPr>
      <w:r>
        <w:rPr>
          <w:szCs w:val="24"/>
          <w:lang w:eastAsia="zh-CN"/>
        </w:rPr>
        <w:t>isRelatedTo (related concepts)</w:t>
      </w:r>
    </w:p>
    <w:p w14:paraId="3403A1DE">
      <w:pPr>
        <w:pStyle w:val="162"/>
        <w:rPr>
          <w:lang w:eastAsia="zh-CN"/>
        </w:rPr>
      </w:pPr>
      <w:r>
        <w:rPr>
          <w:lang w:eastAsia="zh-CN"/>
        </w:rPr>
        <w:t xml:space="preserve">Resource </w:t>
      </w:r>
      <w:r>
        <w:rPr>
          <w:rFonts w:hint="eastAsia"/>
          <w:lang w:eastAsia="zh-CN"/>
        </w:rPr>
        <w:t>i</w:t>
      </w:r>
      <w:r>
        <w:rPr>
          <w:lang w:eastAsia="zh-CN"/>
        </w:rPr>
        <w:t>tems (RIitem)</w:t>
      </w:r>
    </w:p>
    <w:p w14:paraId="0A658816">
      <w:pPr>
        <w:pStyle w:val="4"/>
        <w:rPr>
          <w:lang w:eastAsia="zh-CN"/>
        </w:rPr>
      </w:pPr>
      <w:r>
        <w:rPr>
          <w:lang w:eastAsia="zh-CN"/>
        </w:rPr>
        <w:t>The classification of resource items into different instructional categories is shown in Figure 5.</w:t>
      </w:r>
    </w:p>
    <w:p w14:paraId="74225D93">
      <w:pPr>
        <w:pStyle w:val="175"/>
        <w:numPr>
          <w:ilvl w:val="0"/>
          <w:numId w:val="33"/>
        </w:numPr>
        <w:rPr>
          <w:szCs w:val="24"/>
          <w:lang w:eastAsia="zh-CN"/>
        </w:rPr>
      </w:pPr>
      <w:r>
        <w:rPr>
          <w:i/>
          <w:szCs w:val="24"/>
          <w:lang w:eastAsia="zh-CN"/>
        </w:rPr>
        <w:t xml:space="preserve">Base </w:t>
      </w:r>
      <w:r>
        <w:rPr>
          <w:rFonts w:hint="eastAsia"/>
          <w:i/>
          <w:szCs w:val="24"/>
          <w:lang w:eastAsia="zh-CN"/>
        </w:rPr>
        <w:t>c</w:t>
      </w:r>
      <w:r>
        <w:rPr>
          <w:i/>
          <w:szCs w:val="24"/>
          <w:lang w:eastAsia="zh-CN"/>
        </w:rPr>
        <w:t xml:space="preserve">lass: </w:t>
      </w:r>
      <w:r>
        <w:rPr>
          <w:szCs w:val="24"/>
          <w:lang w:eastAsia="zh-CN"/>
        </w:rPr>
        <w:t>RIitem</w:t>
      </w:r>
    </w:p>
    <w:p w14:paraId="656CC956">
      <w:pPr>
        <w:pStyle w:val="175"/>
        <w:numPr>
          <w:ilvl w:val="0"/>
          <w:numId w:val="33"/>
        </w:numPr>
        <w:rPr>
          <w:i/>
          <w:szCs w:val="24"/>
          <w:lang w:eastAsia="zh-CN"/>
        </w:rPr>
      </w:pPr>
      <w:r>
        <w:rPr>
          <w:rFonts w:hint="eastAsia"/>
          <w:i/>
          <w:szCs w:val="24"/>
          <w:lang w:eastAsia="zh-CN"/>
        </w:rPr>
        <w:t>Key properties:</w:t>
      </w:r>
    </w:p>
    <w:p w14:paraId="1974C8AD">
      <w:pPr>
        <w:pStyle w:val="176"/>
        <w:numPr>
          <w:ilvl w:val="1"/>
          <w:numId w:val="34"/>
        </w:numPr>
        <w:tabs>
          <w:tab w:val="left" w:pos="640"/>
        </w:tabs>
        <w:rPr>
          <w:szCs w:val="24"/>
          <w:lang w:eastAsia="zh-CN"/>
        </w:rPr>
      </w:pPr>
      <w:r>
        <w:rPr>
          <w:szCs w:val="24"/>
          <w:lang w:eastAsia="zh-CN"/>
        </w:rPr>
        <w:t>identifier, title, itemType (required)</w:t>
      </w:r>
    </w:p>
    <w:p w14:paraId="304365EC">
      <w:pPr>
        <w:pStyle w:val="176"/>
        <w:numPr>
          <w:ilvl w:val="1"/>
          <w:numId w:val="34"/>
        </w:numPr>
        <w:tabs>
          <w:tab w:val="left" w:pos="640"/>
        </w:tabs>
        <w:rPr>
          <w:szCs w:val="24"/>
          <w:lang w:eastAsia="zh-CN"/>
        </w:rPr>
      </w:pPr>
      <w:r>
        <w:rPr>
          <w:szCs w:val="24"/>
          <w:lang w:eastAsia="zh-CN"/>
        </w:rPr>
        <w:t>tags, humanAssignedId, contentJson, lastChangeDateTime (optional)</w:t>
      </w:r>
    </w:p>
    <w:p w14:paraId="24A9D6BE">
      <w:pPr>
        <w:pStyle w:val="176"/>
        <w:numPr>
          <w:ilvl w:val="1"/>
          <w:numId w:val="34"/>
        </w:numPr>
        <w:tabs>
          <w:tab w:val="left" w:pos="640"/>
        </w:tabs>
        <w:rPr>
          <w:szCs w:val="24"/>
          <w:lang w:eastAsia="zh-CN"/>
        </w:rPr>
      </w:pPr>
      <w:r>
        <w:rPr>
          <w:szCs w:val="24"/>
          <w:lang w:eastAsia="zh-CN"/>
        </w:rPr>
        <w:t>resourceType (instructional items, assessment items, interactive learning task items, and their subtypes)</w:t>
      </w:r>
    </w:p>
    <w:p w14:paraId="229FFFDB">
      <w:pPr>
        <w:pStyle w:val="176"/>
        <w:numPr>
          <w:ilvl w:val="1"/>
          <w:numId w:val="34"/>
        </w:numPr>
        <w:tabs>
          <w:tab w:val="left" w:pos="640"/>
        </w:tabs>
        <w:rPr>
          <w:lang w:eastAsia="zh-CN"/>
        </w:rPr>
      </w:pPr>
      <w:r>
        <w:rPr>
          <w:szCs w:val="24"/>
          <w:lang w:eastAsia="zh-CN"/>
        </w:rPr>
        <w:t>resourceUrl, resourceFormat</w:t>
      </w:r>
    </w:p>
    <w:p w14:paraId="6F273D50">
      <w:pPr>
        <w:pStyle w:val="162"/>
        <w:rPr>
          <w:lang w:eastAsia="zh-CN"/>
        </w:rPr>
      </w:pPr>
      <w:r>
        <w:rPr>
          <w:lang w:eastAsia="zh-CN"/>
        </w:rPr>
        <w:t xml:space="preserve">Pedagogical </w:t>
      </w:r>
      <w:r>
        <w:rPr>
          <w:rFonts w:hint="eastAsia"/>
          <w:lang w:eastAsia="zh-CN"/>
        </w:rPr>
        <w:t>r</w:t>
      </w:r>
      <w:r>
        <w:rPr>
          <w:lang w:eastAsia="zh-CN"/>
        </w:rPr>
        <w:t>ules (PRitem)</w:t>
      </w:r>
    </w:p>
    <w:p w14:paraId="4F680E36">
      <w:pPr>
        <w:pStyle w:val="175"/>
        <w:numPr>
          <w:ilvl w:val="0"/>
          <w:numId w:val="35"/>
        </w:numPr>
        <w:rPr>
          <w:szCs w:val="24"/>
          <w:lang w:eastAsia="zh-CN"/>
        </w:rPr>
      </w:pPr>
      <w:r>
        <w:rPr>
          <w:i/>
          <w:szCs w:val="24"/>
          <w:lang w:eastAsia="zh-CN"/>
        </w:rPr>
        <w:t xml:space="preserve">Base </w:t>
      </w:r>
      <w:r>
        <w:rPr>
          <w:rFonts w:hint="eastAsia"/>
          <w:i/>
          <w:szCs w:val="24"/>
          <w:lang w:eastAsia="zh-CN"/>
        </w:rPr>
        <w:t>c</w:t>
      </w:r>
      <w:r>
        <w:rPr>
          <w:i/>
          <w:szCs w:val="24"/>
          <w:lang w:eastAsia="zh-CN"/>
        </w:rPr>
        <w:t xml:space="preserve">lass: </w:t>
      </w:r>
      <w:r>
        <w:rPr>
          <w:szCs w:val="24"/>
          <w:lang w:eastAsia="zh-CN"/>
        </w:rPr>
        <w:t>PRitem</w:t>
      </w:r>
    </w:p>
    <w:p w14:paraId="65F61A09">
      <w:pPr>
        <w:pStyle w:val="175"/>
        <w:numPr>
          <w:ilvl w:val="0"/>
          <w:numId w:val="35"/>
        </w:numPr>
        <w:rPr>
          <w:i/>
          <w:szCs w:val="24"/>
          <w:lang w:eastAsia="zh-CN"/>
        </w:rPr>
      </w:pPr>
      <w:r>
        <w:rPr>
          <w:rFonts w:hint="eastAsia"/>
          <w:i/>
          <w:szCs w:val="24"/>
          <w:lang w:eastAsia="zh-CN"/>
        </w:rPr>
        <w:t>Key properties:</w:t>
      </w:r>
    </w:p>
    <w:p w14:paraId="2D51C51B">
      <w:pPr>
        <w:pStyle w:val="176"/>
        <w:numPr>
          <w:ilvl w:val="1"/>
          <w:numId w:val="36"/>
        </w:numPr>
        <w:tabs>
          <w:tab w:val="left" w:pos="640"/>
        </w:tabs>
        <w:rPr>
          <w:szCs w:val="24"/>
          <w:lang w:eastAsia="zh-CN"/>
        </w:rPr>
      </w:pPr>
      <w:r>
        <w:rPr>
          <w:szCs w:val="24"/>
          <w:lang w:eastAsia="zh-CN"/>
        </w:rPr>
        <w:t>identifier, title, itemType (required)</w:t>
      </w:r>
    </w:p>
    <w:p w14:paraId="35035D9F">
      <w:pPr>
        <w:pStyle w:val="176"/>
        <w:numPr>
          <w:ilvl w:val="1"/>
          <w:numId w:val="36"/>
        </w:numPr>
        <w:tabs>
          <w:tab w:val="left" w:pos="640"/>
        </w:tabs>
        <w:rPr>
          <w:szCs w:val="24"/>
          <w:lang w:eastAsia="zh-CN"/>
        </w:rPr>
      </w:pPr>
      <w:r>
        <w:rPr>
          <w:szCs w:val="24"/>
          <w:lang w:eastAsia="zh-CN"/>
        </w:rPr>
        <w:t>tags, humanAssignedId, contentJson, lastChangeDateTime (optional)</w:t>
      </w:r>
    </w:p>
    <w:p w14:paraId="5D2B7B2B">
      <w:pPr>
        <w:pStyle w:val="176"/>
        <w:numPr>
          <w:ilvl w:val="1"/>
          <w:numId w:val="36"/>
        </w:numPr>
        <w:tabs>
          <w:tab w:val="left" w:pos="640"/>
        </w:tabs>
        <w:rPr>
          <w:szCs w:val="24"/>
          <w:lang w:eastAsia="zh-CN"/>
        </w:rPr>
      </w:pPr>
      <w:r>
        <w:rPr>
          <w:szCs w:val="24"/>
          <w:lang w:eastAsia="zh-CN"/>
        </w:rPr>
        <w:t>actorRole, situation, task, actionPlan, expectedResult</w:t>
      </w:r>
    </w:p>
    <w:p w14:paraId="68211BBA">
      <w:pPr>
        <w:pStyle w:val="4"/>
      </w:pPr>
      <w:r>
        <w:drawing>
          <wp:inline distT="0" distB="0" distL="114300" distR="114300">
            <wp:extent cx="5934710" cy="3005455"/>
            <wp:effectExtent l="0" t="0" r="8890" b="4445"/>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5"/>
                    <a:stretch>
                      <a:fillRect/>
                    </a:stretch>
                  </pic:blipFill>
                  <pic:spPr>
                    <a:xfrm>
                      <a:off x="0" y="0"/>
                      <a:ext cx="5934710" cy="3005455"/>
                    </a:xfrm>
                    <a:prstGeom prst="rect">
                      <a:avLst/>
                    </a:prstGeom>
                    <a:noFill/>
                    <a:ln>
                      <a:noFill/>
                    </a:ln>
                  </pic:spPr>
                </pic:pic>
              </a:graphicData>
            </a:graphic>
          </wp:inline>
        </w:drawing>
      </w:r>
    </w:p>
    <w:p w14:paraId="5931991E">
      <w:pPr>
        <w:pStyle w:val="184"/>
        <w:numPr>
          <w:ilvl w:val="0"/>
          <w:numId w:val="24"/>
        </w:numPr>
        <w:tabs>
          <w:tab w:val="clear" w:pos="1008"/>
        </w:tabs>
        <w:ind w:firstLine="0"/>
        <w:rPr>
          <w:lang w:eastAsia="zh-CN"/>
        </w:rPr>
      </w:pPr>
      <w:r>
        <w:rPr>
          <w:szCs w:val="24"/>
        </w:rPr>
        <w:t>—</w:t>
      </w:r>
      <w:r>
        <w:rPr>
          <w:rFonts w:hint="eastAsia"/>
          <w:szCs w:val="24"/>
          <w:lang w:eastAsia="zh-CN"/>
        </w:rPr>
        <w:t>The three basic types of resource items</w:t>
      </w:r>
    </w:p>
    <w:p w14:paraId="5ECBF8FA">
      <w:pPr>
        <w:pStyle w:val="162"/>
        <w:rPr>
          <w:lang w:eastAsia="zh-CN"/>
        </w:rPr>
      </w:pPr>
      <w:r>
        <w:rPr>
          <w:lang w:eastAsia="zh-CN"/>
        </w:rPr>
        <w:t>LearningPointCollection and CollectionDependency</w:t>
      </w:r>
    </w:p>
    <w:p w14:paraId="521B69EF">
      <w:pPr>
        <w:pStyle w:val="175"/>
        <w:numPr>
          <w:ilvl w:val="0"/>
          <w:numId w:val="37"/>
        </w:numPr>
        <w:rPr>
          <w:i/>
          <w:szCs w:val="24"/>
          <w:lang w:eastAsia="zh-CN"/>
        </w:rPr>
      </w:pPr>
      <w:r>
        <w:rPr>
          <w:i/>
          <w:szCs w:val="24"/>
          <w:lang w:eastAsia="zh-CN"/>
        </w:rPr>
        <w:t>LearningPointCollection:</w:t>
      </w:r>
    </w:p>
    <w:p w14:paraId="00BBCADF">
      <w:pPr>
        <w:pStyle w:val="176"/>
        <w:numPr>
          <w:ilvl w:val="1"/>
          <w:numId w:val="38"/>
        </w:numPr>
        <w:tabs>
          <w:tab w:val="left" w:pos="640"/>
        </w:tabs>
        <w:rPr>
          <w:szCs w:val="24"/>
          <w:lang w:eastAsia="zh-CN"/>
        </w:rPr>
      </w:pPr>
      <w:r>
        <w:rPr>
          <w:szCs w:val="24"/>
          <w:lang w:eastAsia="zh-CN"/>
        </w:rPr>
        <w:t>Inherits from BaseEntity (so it has identifier, title, itemType, etc.).</w:t>
      </w:r>
    </w:p>
    <w:p w14:paraId="3F6286B5">
      <w:pPr>
        <w:pStyle w:val="176"/>
        <w:numPr>
          <w:ilvl w:val="1"/>
          <w:numId w:val="38"/>
        </w:numPr>
        <w:tabs>
          <w:tab w:val="left" w:pos="640"/>
        </w:tabs>
        <w:rPr>
          <w:szCs w:val="24"/>
          <w:lang w:eastAsia="zh-CN"/>
        </w:rPr>
      </w:pPr>
      <w:r>
        <w:rPr>
          <w:szCs w:val="24"/>
          <w:lang w:eastAsia="zh-CN"/>
        </w:rPr>
        <w:t>Properties include collectionUri (required), version, and hasDependency for managing references to other collections.</w:t>
      </w:r>
    </w:p>
    <w:p w14:paraId="41D6A259">
      <w:pPr>
        <w:pStyle w:val="175"/>
        <w:numPr>
          <w:ilvl w:val="0"/>
          <w:numId w:val="37"/>
        </w:numPr>
        <w:rPr>
          <w:i/>
          <w:szCs w:val="24"/>
          <w:lang w:eastAsia="zh-CN"/>
        </w:rPr>
      </w:pPr>
      <w:r>
        <w:rPr>
          <w:i/>
          <w:szCs w:val="24"/>
          <w:lang w:eastAsia="zh-CN"/>
        </w:rPr>
        <w:t>CollectionDependency:</w:t>
      </w:r>
    </w:p>
    <w:p w14:paraId="621F1868">
      <w:pPr>
        <w:pStyle w:val="176"/>
        <w:numPr>
          <w:ilvl w:val="1"/>
          <w:numId w:val="39"/>
        </w:numPr>
        <w:tabs>
          <w:tab w:val="left" w:pos="640"/>
        </w:tabs>
        <w:rPr>
          <w:szCs w:val="24"/>
          <w:lang w:eastAsia="zh-CN"/>
        </w:rPr>
      </w:pPr>
      <w:r>
        <w:rPr>
          <w:szCs w:val="24"/>
          <w:lang w:eastAsia="zh-CN"/>
        </w:rPr>
        <w:t>Represents how one collection depends on another (e.g., alignment, extension, prerequisite, reference).</w:t>
      </w:r>
    </w:p>
    <w:p w14:paraId="5DF83315">
      <w:pPr>
        <w:pStyle w:val="176"/>
        <w:numPr>
          <w:ilvl w:val="1"/>
          <w:numId w:val="39"/>
        </w:numPr>
        <w:tabs>
          <w:tab w:val="left" w:pos="640"/>
        </w:tabs>
        <w:rPr>
          <w:szCs w:val="24"/>
          <w:lang w:eastAsia="zh-CN"/>
        </w:rPr>
      </w:pPr>
      <w:r>
        <w:rPr>
          <w:szCs w:val="24"/>
          <w:lang w:eastAsia="zh-CN"/>
        </w:rPr>
        <w:t>Properties include dependencyUri (required), dependencyVersion, and dependencyPurpose.</w:t>
      </w:r>
    </w:p>
    <w:p w14:paraId="15CC9CA6">
      <w:pPr>
        <w:pStyle w:val="162"/>
        <w:rPr>
          <w:lang w:eastAsia="zh-CN"/>
        </w:rPr>
      </w:pPr>
      <w:r>
        <w:rPr>
          <w:lang w:eastAsia="zh-CN"/>
        </w:rPr>
        <w:t>ExternalReference</w:t>
      </w:r>
    </w:p>
    <w:p w14:paraId="65A254FC">
      <w:pPr>
        <w:pStyle w:val="175"/>
        <w:numPr>
          <w:ilvl w:val="0"/>
          <w:numId w:val="40"/>
        </w:numPr>
        <w:rPr>
          <w:i/>
          <w:szCs w:val="24"/>
          <w:lang w:eastAsia="zh-CN"/>
        </w:rPr>
      </w:pPr>
      <w:r>
        <w:rPr>
          <w:i/>
          <w:szCs w:val="24"/>
          <w:lang w:eastAsia="zh-CN"/>
        </w:rPr>
        <w:t>ExternalReference:</w:t>
      </w:r>
    </w:p>
    <w:p w14:paraId="1FA328BB">
      <w:pPr>
        <w:pStyle w:val="176"/>
        <w:numPr>
          <w:ilvl w:val="1"/>
          <w:numId w:val="41"/>
        </w:numPr>
        <w:tabs>
          <w:tab w:val="left" w:pos="640"/>
        </w:tabs>
        <w:rPr>
          <w:szCs w:val="24"/>
          <w:lang w:eastAsia="zh-CN"/>
        </w:rPr>
      </w:pPr>
      <w:r>
        <w:rPr>
          <w:szCs w:val="24"/>
          <w:lang w:eastAsia="zh-CN"/>
        </w:rPr>
        <w:t>Connects a learning point (LPitem) to an external collection or standard.</w:t>
      </w:r>
    </w:p>
    <w:p w14:paraId="515E57F6">
      <w:pPr>
        <w:pStyle w:val="176"/>
        <w:numPr>
          <w:ilvl w:val="1"/>
          <w:numId w:val="41"/>
        </w:numPr>
        <w:tabs>
          <w:tab w:val="left" w:pos="640"/>
        </w:tabs>
        <w:rPr>
          <w:szCs w:val="24"/>
          <w:lang w:eastAsia="zh-CN"/>
        </w:rPr>
      </w:pPr>
      <w:r>
        <w:rPr>
          <w:szCs w:val="24"/>
          <w:lang w:eastAsia="zh-CN"/>
        </w:rPr>
        <w:t>Properties include externalCollectionUri and externalIdentifier.</w:t>
      </w:r>
    </w:p>
    <w:p w14:paraId="2B6163E4">
      <w:pPr>
        <w:pStyle w:val="163"/>
        <w:rPr>
          <w:lang w:eastAsia="zh-CN"/>
        </w:rPr>
      </w:pPr>
      <w:bookmarkStart w:id="179" w:name="_Toc31199"/>
      <w:bookmarkStart w:id="180" w:name="_Toc31040"/>
      <w:r>
        <w:rPr>
          <w:lang w:eastAsia="zh-CN"/>
        </w:rPr>
        <w:t xml:space="preserve">Relationships in </w:t>
      </w:r>
      <w:r>
        <w:rPr>
          <w:rFonts w:hint="eastAsia"/>
          <w:lang w:eastAsia="zh-CN"/>
        </w:rPr>
        <w:t>EDUKG</w:t>
      </w:r>
      <w:bookmarkEnd w:id="179"/>
      <w:bookmarkEnd w:id="180"/>
    </w:p>
    <w:p w14:paraId="5241EE67">
      <w:pPr>
        <w:pStyle w:val="162"/>
        <w:rPr>
          <w:lang w:eastAsia="zh-CN"/>
        </w:rPr>
      </w:pPr>
      <w:r>
        <w:rPr>
          <w:lang w:eastAsia="zh-CN"/>
        </w:rPr>
        <w:t xml:space="preserve">Internal </w:t>
      </w:r>
      <w:r>
        <w:rPr>
          <w:rFonts w:hint="eastAsia"/>
          <w:lang w:eastAsia="zh-CN"/>
        </w:rPr>
        <w:t>r</w:t>
      </w:r>
      <w:r>
        <w:rPr>
          <w:lang w:eastAsia="zh-CN"/>
        </w:rPr>
        <w:t>elationships</w:t>
      </w:r>
    </w:p>
    <w:p w14:paraId="4663D7AF">
      <w:pPr>
        <w:pStyle w:val="4"/>
        <w:rPr>
          <w:lang w:eastAsia="zh-CN"/>
        </w:rPr>
      </w:pPr>
      <w:r>
        <w:rPr>
          <w:lang w:eastAsia="zh-CN"/>
        </w:rPr>
        <w:t>These relationships connect entities of the same type, such as the hierarchical and semantic relationships</w:t>
      </w:r>
      <w:r>
        <w:rPr>
          <w:rFonts w:hint="eastAsia"/>
          <w:lang w:eastAsia="zh-CN"/>
        </w:rPr>
        <w:t xml:space="preserve"> </w:t>
      </w:r>
      <w:r>
        <w:rPr>
          <w:lang w:eastAsia="zh-CN"/>
        </w:rPr>
        <w:t>among learning points (LPitem) described earlier.</w:t>
      </w:r>
    </w:p>
    <w:p w14:paraId="7F562E7C">
      <w:pPr>
        <w:pStyle w:val="162"/>
        <w:rPr>
          <w:lang w:eastAsia="zh-CN"/>
        </w:rPr>
      </w:pPr>
      <w:r>
        <w:rPr>
          <w:lang w:eastAsia="zh-CN"/>
        </w:rPr>
        <w:t xml:space="preserve">Cross-entity </w:t>
      </w:r>
      <w:r>
        <w:rPr>
          <w:rFonts w:hint="eastAsia"/>
          <w:lang w:eastAsia="zh-CN"/>
        </w:rPr>
        <w:t>r</w:t>
      </w:r>
      <w:r>
        <w:rPr>
          <w:lang w:eastAsia="zh-CN"/>
        </w:rPr>
        <w:t>elationships</w:t>
      </w:r>
    </w:p>
    <w:p w14:paraId="28424A0D">
      <w:pPr>
        <w:pStyle w:val="4"/>
        <w:rPr>
          <w:lang w:eastAsia="zh-CN"/>
        </w:rPr>
      </w:pPr>
      <w:r>
        <w:rPr>
          <w:lang w:eastAsia="zh-CN"/>
        </w:rPr>
        <w:t>These relationships link different entity types using the following core object properties:</w:t>
      </w:r>
    </w:p>
    <w:p w14:paraId="121FAA12">
      <w:pPr>
        <w:pStyle w:val="175"/>
        <w:numPr>
          <w:ilvl w:val="0"/>
          <w:numId w:val="42"/>
        </w:numPr>
        <w:rPr>
          <w:i/>
          <w:szCs w:val="24"/>
          <w:lang w:eastAsia="zh-CN"/>
        </w:rPr>
      </w:pPr>
      <w:r>
        <w:rPr>
          <w:i/>
          <w:szCs w:val="24"/>
          <w:lang w:eastAsia="zh-CN"/>
        </w:rPr>
        <w:t>hasLearningPoint:</w:t>
      </w:r>
      <w:r>
        <w:rPr>
          <w:lang w:eastAsia="zh-CN"/>
        </w:rPr>
        <w:t xml:space="preserve"> An entity (LearningPointCollection, RIitem, or PRitem) includes or links to a LPitem.</w:t>
      </w:r>
    </w:p>
    <w:p w14:paraId="63CC23BE">
      <w:pPr>
        <w:pStyle w:val="175"/>
        <w:numPr>
          <w:ilvl w:val="0"/>
          <w:numId w:val="42"/>
        </w:numPr>
        <w:rPr>
          <w:i/>
          <w:szCs w:val="24"/>
          <w:lang w:eastAsia="zh-CN"/>
        </w:rPr>
      </w:pPr>
      <w:r>
        <w:rPr>
          <w:rFonts w:hint="eastAsia"/>
          <w:i/>
          <w:szCs w:val="24"/>
          <w:lang w:eastAsia="zh-CN"/>
        </w:rPr>
        <w:t>hasResource:</w:t>
      </w:r>
      <w:r>
        <w:rPr>
          <w:rFonts w:hint="eastAsia"/>
          <w:lang w:eastAsia="zh-CN"/>
        </w:rPr>
        <w:t xml:space="preserve"> An entity (LPitem or PRitem) is associated with a RIitem.</w:t>
      </w:r>
    </w:p>
    <w:p w14:paraId="29841A80">
      <w:pPr>
        <w:pStyle w:val="175"/>
        <w:numPr>
          <w:ilvl w:val="0"/>
          <w:numId w:val="42"/>
        </w:numPr>
        <w:rPr>
          <w:i/>
          <w:szCs w:val="24"/>
          <w:lang w:eastAsia="zh-CN"/>
        </w:rPr>
      </w:pPr>
      <w:r>
        <w:rPr>
          <w:rFonts w:hint="eastAsia"/>
          <w:i/>
          <w:szCs w:val="24"/>
          <w:lang w:eastAsia="zh-CN"/>
        </w:rPr>
        <w:t xml:space="preserve">hasPedagogicalRule: </w:t>
      </w:r>
      <w:r>
        <w:rPr>
          <w:rFonts w:hint="eastAsia"/>
          <w:lang w:eastAsia="zh-CN"/>
        </w:rPr>
        <w:t>An entity (LPitem or RIitem) is associated with a PRitem.</w:t>
      </w:r>
    </w:p>
    <w:p w14:paraId="4BF9583F">
      <w:pPr>
        <w:pStyle w:val="175"/>
        <w:numPr>
          <w:ilvl w:val="0"/>
          <w:numId w:val="42"/>
        </w:numPr>
        <w:rPr>
          <w:lang w:eastAsia="zh-CN"/>
        </w:rPr>
      </w:pPr>
      <w:r>
        <w:rPr>
          <w:rFonts w:hint="eastAsia"/>
          <w:i/>
          <w:szCs w:val="24"/>
          <w:lang w:eastAsia="zh-CN"/>
        </w:rPr>
        <w:t xml:space="preserve">appliesTo: </w:t>
      </w:r>
      <w:r>
        <w:rPr>
          <w:rFonts w:hint="eastAsia"/>
          <w:lang w:eastAsia="zh-CN"/>
        </w:rPr>
        <w:t>A PRitem applies to a LPitem or RIitem.</w:t>
      </w:r>
    </w:p>
    <w:p w14:paraId="37BB481F">
      <w:pPr>
        <w:pStyle w:val="162"/>
        <w:rPr>
          <w:lang w:eastAsia="zh-CN"/>
        </w:rPr>
      </w:pPr>
      <w:r>
        <w:rPr>
          <w:lang w:eastAsia="zh-CN"/>
        </w:rPr>
        <w:t xml:space="preserve">Relationship </w:t>
      </w:r>
      <w:r>
        <w:rPr>
          <w:rFonts w:hint="eastAsia"/>
          <w:lang w:eastAsia="zh-CN"/>
        </w:rPr>
        <w:t>t</w:t>
      </w:r>
      <w:r>
        <w:rPr>
          <w:lang w:eastAsia="zh-CN"/>
        </w:rPr>
        <w:t>ypes</w:t>
      </w:r>
    </w:p>
    <w:p w14:paraId="26CAA1EF">
      <w:pPr>
        <w:pStyle w:val="4"/>
        <w:rPr>
          <w:lang w:eastAsia="zh-CN"/>
        </w:rPr>
      </w:pPr>
      <w:r>
        <w:rPr>
          <w:lang w:eastAsia="zh-CN"/>
        </w:rPr>
        <w:t>The ontology defines specialized relationship types to express the specific nature of connections between entities:</w:t>
      </w:r>
    </w:p>
    <w:p w14:paraId="46B30B0A">
      <w:pPr>
        <w:pStyle w:val="175"/>
        <w:numPr>
          <w:ilvl w:val="0"/>
          <w:numId w:val="43"/>
        </w:numPr>
        <w:rPr>
          <w:i/>
          <w:szCs w:val="24"/>
          <w:lang w:eastAsia="zh-CN"/>
        </w:rPr>
      </w:pPr>
      <w:r>
        <w:rPr>
          <w:i/>
          <w:szCs w:val="24"/>
          <w:lang w:eastAsia="zh-CN"/>
        </w:rPr>
        <w:t>Standard Relationship Types:</w:t>
      </w:r>
      <w:r>
        <w:rPr>
          <w:szCs w:val="24"/>
          <w:lang w:eastAsia="zh-CN"/>
        </w:rPr>
        <w:t>The ontology provides predefined relationship types as subclasses of ObjectProperty, including:</w:t>
      </w:r>
    </w:p>
    <w:p w14:paraId="5DBB67D5">
      <w:pPr>
        <w:pStyle w:val="176"/>
        <w:numPr>
          <w:ilvl w:val="1"/>
          <w:numId w:val="44"/>
        </w:numPr>
        <w:tabs>
          <w:tab w:val="left" w:pos="640"/>
        </w:tabs>
        <w:rPr>
          <w:szCs w:val="24"/>
          <w:lang w:eastAsia="zh-CN"/>
        </w:rPr>
      </w:pPr>
      <w:r>
        <w:rPr>
          <w:rFonts w:hint="eastAsia"/>
          <w:i/>
          <w:szCs w:val="24"/>
          <w:lang w:eastAsia="zh-CN"/>
        </w:rPr>
        <w:t>C</w:t>
      </w:r>
      <w:r>
        <w:rPr>
          <w:i/>
          <w:szCs w:val="24"/>
          <w:lang w:eastAsia="zh-CN"/>
        </w:rPr>
        <w:t>ontains:</w:t>
      </w:r>
      <w:r>
        <w:rPr>
          <w:szCs w:val="24"/>
          <w:lang w:eastAsia="zh-CN"/>
        </w:rPr>
        <w:t xml:space="preserve"> Indicates that one entity contains another as a component.</w:t>
      </w:r>
    </w:p>
    <w:p w14:paraId="798B311D">
      <w:pPr>
        <w:pStyle w:val="176"/>
        <w:numPr>
          <w:ilvl w:val="1"/>
          <w:numId w:val="44"/>
        </w:numPr>
        <w:tabs>
          <w:tab w:val="left" w:pos="640"/>
        </w:tabs>
        <w:rPr>
          <w:szCs w:val="24"/>
          <w:lang w:eastAsia="zh-CN"/>
        </w:rPr>
      </w:pPr>
      <w:r>
        <w:rPr>
          <w:rFonts w:hint="eastAsia"/>
          <w:i/>
          <w:szCs w:val="24"/>
          <w:lang w:eastAsia="zh-CN"/>
        </w:rPr>
        <w:t>S</w:t>
      </w:r>
      <w:r>
        <w:rPr>
          <w:i/>
          <w:szCs w:val="24"/>
          <w:lang w:eastAsia="zh-CN"/>
        </w:rPr>
        <w:t>upports:</w:t>
      </w:r>
      <w:r>
        <w:rPr>
          <w:szCs w:val="24"/>
          <w:lang w:eastAsia="zh-CN"/>
        </w:rPr>
        <w:t xml:space="preserve"> Indicates that one entity provides supporting content for another.</w:t>
      </w:r>
    </w:p>
    <w:p w14:paraId="6BE82476">
      <w:pPr>
        <w:pStyle w:val="176"/>
        <w:numPr>
          <w:ilvl w:val="1"/>
          <w:numId w:val="44"/>
        </w:numPr>
        <w:tabs>
          <w:tab w:val="left" w:pos="640"/>
        </w:tabs>
        <w:rPr>
          <w:szCs w:val="24"/>
          <w:lang w:eastAsia="zh-CN"/>
        </w:rPr>
      </w:pPr>
      <w:r>
        <w:rPr>
          <w:rFonts w:hint="eastAsia"/>
          <w:i/>
          <w:szCs w:val="24"/>
          <w:lang w:eastAsia="zh-CN"/>
        </w:rPr>
        <w:t>I</w:t>
      </w:r>
      <w:r>
        <w:rPr>
          <w:i/>
          <w:szCs w:val="24"/>
          <w:lang w:eastAsia="zh-CN"/>
        </w:rPr>
        <w:t>mplements:</w:t>
      </w:r>
      <w:r>
        <w:rPr>
          <w:szCs w:val="24"/>
          <w:lang w:eastAsia="zh-CN"/>
        </w:rPr>
        <w:t xml:space="preserve"> Indicates that one entity implements the guidelines of another.</w:t>
      </w:r>
    </w:p>
    <w:p w14:paraId="43CBB7AE">
      <w:pPr>
        <w:pStyle w:val="176"/>
        <w:numPr>
          <w:ilvl w:val="1"/>
          <w:numId w:val="44"/>
        </w:numPr>
        <w:tabs>
          <w:tab w:val="left" w:pos="640"/>
        </w:tabs>
        <w:rPr>
          <w:szCs w:val="24"/>
          <w:lang w:eastAsia="zh-CN"/>
        </w:rPr>
      </w:pPr>
      <w:r>
        <w:rPr>
          <w:rFonts w:hint="eastAsia"/>
          <w:i/>
          <w:szCs w:val="24"/>
          <w:lang w:eastAsia="zh-CN"/>
        </w:rPr>
        <w:t>D</w:t>
      </w:r>
      <w:r>
        <w:rPr>
          <w:i/>
          <w:szCs w:val="24"/>
          <w:lang w:eastAsia="zh-CN"/>
        </w:rPr>
        <w:t xml:space="preserve">emonstrates: </w:t>
      </w:r>
      <w:r>
        <w:rPr>
          <w:szCs w:val="24"/>
          <w:lang w:eastAsia="zh-CN"/>
        </w:rPr>
        <w:t>Indicates that one entity demonstrates the skills or knowledge of another.</w:t>
      </w:r>
    </w:p>
    <w:p w14:paraId="79526EF1">
      <w:pPr>
        <w:pStyle w:val="176"/>
        <w:numPr>
          <w:ilvl w:val="1"/>
          <w:numId w:val="44"/>
        </w:numPr>
        <w:tabs>
          <w:tab w:val="left" w:pos="640"/>
        </w:tabs>
        <w:rPr>
          <w:szCs w:val="24"/>
          <w:lang w:eastAsia="zh-CN"/>
        </w:rPr>
      </w:pPr>
      <w:r>
        <w:rPr>
          <w:rFonts w:hint="eastAsia"/>
          <w:i/>
          <w:szCs w:val="24"/>
          <w:lang w:eastAsia="zh-CN"/>
        </w:rPr>
        <w:t>E</w:t>
      </w:r>
      <w:r>
        <w:rPr>
          <w:i/>
          <w:szCs w:val="24"/>
          <w:lang w:eastAsia="zh-CN"/>
        </w:rPr>
        <w:t>xplains:</w:t>
      </w:r>
      <w:r>
        <w:rPr>
          <w:szCs w:val="24"/>
          <w:lang w:eastAsia="zh-CN"/>
        </w:rPr>
        <w:t xml:space="preserve"> Indicates that one entity explains the concepts of another.</w:t>
      </w:r>
    </w:p>
    <w:p w14:paraId="6A77007F">
      <w:pPr>
        <w:pStyle w:val="176"/>
        <w:numPr>
          <w:ilvl w:val="1"/>
          <w:numId w:val="44"/>
        </w:numPr>
        <w:tabs>
          <w:tab w:val="left" w:pos="640"/>
        </w:tabs>
        <w:rPr>
          <w:szCs w:val="24"/>
          <w:lang w:eastAsia="zh-CN"/>
        </w:rPr>
      </w:pPr>
      <w:r>
        <w:rPr>
          <w:rFonts w:hint="eastAsia"/>
          <w:i/>
          <w:szCs w:val="24"/>
          <w:lang w:eastAsia="zh-CN"/>
        </w:rPr>
        <w:t>p</w:t>
      </w:r>
      <w:r>
        <w:rPr>
          <w:i/>
          <w:szCs w:val="24"/>
          <w:lang w:eastAsia="zh-CN"/>
        </w:rPr>
        <w:t>ractices:</w:t>
      </w:r>
      <w:r>
        <w:rPr>
          <w:szCs w:val="24"/>
          <w:lang w:eastAsia="zh-CN"/>
        </w:rPr>
        <w:t xml:space="preserve"> Indicates that one entity provides practice for another.</w:t>
      </w:r>
    </w:p>
    <w:p w14:paraId="725AE62B">
      <w:pPr>
        <w:pStyle w:val="176"/>
        <w:numPr>
          <w:ilvl w:val="1"/>
          <w:numId w:val="44"/>
        </w:numPr>
        <w:tabs>
          <w:tab w:val="left" w:pos="640"/>
        </w:tabs>
        <w:rPr>
          <w:szCs w:val="24"/>
          <w:lang w:eastAsia="zh-CN"/>
        </w:rPr>
      </w:pPr>
      <w:r>
        <w:rPr>
          <w:rFonts w:hint="eastAsia"/>
          <w:i/>
          <w:szCs w:val="24"/>
          <w:lang w:eastAsia="zh-CN"/>
        </w:rPr>
        <w:t>A</w:t>
      </w:r>
      <w:r>
        <w:rPr>
          <w:i/>
          <w:szCs w:val="24"/>
          <w:lang w:eastAsia="zh-CN"/>
        </w:rPr>
        <w:t>ssesses:</w:t>
      </w:r>
      <w:r>
        <w:rPr>
          <w:szCs w:val="24"/>
          <w:lang w:eastAsia="zh-CN"/>
        </w:rPr>
        <w:t xml:space="preserve"> Indicates that one entity assesses the knowledge or skills of another.</w:t>
      </w:r>
    </w:p>
    <w:p w14:paraId="243CFE40">
      <w:pPr>
        <w:pStyle w:val="176"/>
        <w:numPr>
          <w:ilvl w:val="1"/>
          <w:numId w:val="44"/>
        </w:numPr>
        <w:tabs>
          <w:tab w:val="left" w:pos="640"/>
        </w:tabs>
        <w:rPr>
          <w:szCs w:val="24"/>
          <w:lang w:eastAsia="zh-CN"/>
        </w:rPr>
      </w:pPr>
      <w:r>
        <w:rPr>
          <w:rFonts w:hint="eastAsia"/>
          <w:i/>
          <w:szCs w:val="24"/>
          <w:lang w:eastAsia="zh-CN"/>
        </w:rPr>
        <w:t>E</w:t>
      </w:r>
      <w:r>
        <w:rPr>
          <w:i/>
          <w:szCs w:val="24"/>
          <w:lang w:eastAsia="zh-CN"/>
        </w:rPr>
        <w:t>xtends:</w:t>
      </w:r>
      <w:r>
        <w:rPr>
          <w:szCs w:val="24"/>
          <w:lang w:eastAsia="zh-CN"/>
        </w:rPr>
        <w:t xml:space="preserve"> Indicates that one entity extends the content of another.</w:t>
      </w:r>
    </w:p>
    <w:p w14:paraId="52F2B630">
      <w:pPr>
        <w:pStyle w:val="176"/>
        <w:numPr>
          <w:ilvl w:val="1"/>
          <w:numId w:val="44"/>
        </w:numPr>
        <w:tabs>
          <w:tab w:val="left" w:pos="640"/>
        </w:tabs>
        <w:rPr>
          <w:szCs w:val="24"/>
          <w:lang w:eastAsia="zh-CN"/>
        </w:rPr>
      </w:pPr>
      <w:r>
        <w:rPr>
          <w:rFonts w:hint="eastAsia"/>
          <w:i/>
          <w:szCs w:val="24"/>
          <w:lang w:eastAsia="zh-CN"/>
        </w:rPr>
        <w:t>P</w:t>
      </w:r>
      <w:r>
        <w:rPr>
          <w:i/>
          <w:szCs w:val="24"/>
          <w:lang w:eastAsia="zh-CN"/>
        </w:rPr>
        <w:t xml:space="preserve">rerequisite: </w:t>
      </w:r>
      <w:r>
        <w:rPr>
          <w:szCs w:val="24"/>
          <w:lang w:eastAsia="zh-CN"/>
        </w:rPr>
        <w:t>Indicates that one entity is a prerequisite for another.</w:t>
      </w:r>
    </w:p>
    <w:p w14:paraId="44444094">
      <w:pPr>
        <w:pStyle w:val="175"/>
        <w:numPr>
          <w:ilvl w:val="0"/>
          <w:numId w:val="43"/>
        </w:numPr>
        <w:rPr>
          <w:i/>
          <w:szCs w:val="24"/>
          <w:lang w:eastAsia="zh-CN"/>
        </w:rPr>
      </w:pPr>
      <w:r>
        <w:rPr>
          <w:i/>
          <w:szCs w:val="24"/>
          <w:lang w:eastAsia="zh-CN"/>
        </w:rPr>
        <w:t xml:space="preserve">Domain-specific </w:t>
      </w:r>
      <w:r>
        <w:rPr>
          <w:rFonts w:hint="eastAsia"/>
          <w:i/>
          <w:szCs w:val="24"/>
          <w:lang w:eastAsia="zh-CN"/>
        </w:rPr>
        <w:t>R</w:t>
      </w:r>
      <w:r>
        <w:rPr>
          <w:i/>
          <w:szCs w:val="24"/>
          <w:lang w:eastAsia="zh-CN"/>
        </w:rPr>
        <w:t xml:space="preserve">elationships: </w:t>
      </w:r>
      <w:r>
        <w:rPr>
          <w:szCs w:val="24"/>
          <w:lang w:eastAsia="zh-CN"/>
        </w:rPr>
        <w:t>To accommodate specialized relationships that cannot be predefined in a general standard, the ontology includes:</w:t>
      </w:r>
    </w:p>
    <w:p w14:paraId="096E5240">
      <w:pPr>
        <w:pStyle w:val="176"/>
        <w:numPr>
          <w:ilvl w:val="1"/>
          <w:numId w:val="45"/>
        </w:numPr>
        <w:tabs>
          <w:tab w:val="left" w:pos="640"/>
        </w:tabs>
        <w:rPr>
          <w:szCs w:val="24"/>
          <w:lang w:eastAsia="zh-CN"/>
        </w:rPr>
      </w:pPr>
      <w:r>
        <w:rPr>
          <w:i/>
          <w:szCs w:val="24"/>
          <w:lang w:eastAsia="zh-CN"/>
        </w:rPr>
        <w:t xml:space="preserve">DisciplinaryProperty: </w:t>
      </w:r>
      <w:r>
        <w:rPr>
          <w:szCs w:val="24"/>
          <w:lang w:eastAsia="zh-CN"/>
        </w:rPr>
        <w:t xml:space="preserve">A subclass of owl:ObjectProperty specifically designed for domainspecific relationships between learning points. Examples include relationships like </w:t>
      </w:r>
      <w:ins w:id="57" w:author="Catherine Berger" w:date="2026-04-27T15:41:00Z">
        <w:r>
          <w:rPr>
            <w:szCs w:val="24"/>
            <w:lang w:eastAsia="zh-CN"/>
          </w:rPr>
          <w:t>“</w:t>
        </w:r>
      </w:ins>
      <w:del w:id="58" w:author="Catherine Berger" w:date="2026-04-27T15:41:00Z">
        <w:r>
          <w:rPr>
            <w:szCs w:val="24"/>
            <w:lang w:eastAsia="zh-CN"/>
          </w:rPr>
          <w:delText>”</w:delText>
        </w:r>
      </w:del>
      <w:r>
        <w:rPr>
          <w:szCs w:val="24"/>
          <w:lang w:eastAsia="zh-CN"/>
        </w:rPr>
        <w:t>net radiation composition” in hydrology or ”propagation process” in physics. This allows domain experts to define custom relationship types tailored to their specific disciplines.</w:t>
      </w:r>
    </w:p>
    <w:p w14:paraId="6856049D">
      <w:pPr>
        <w:pStyle w:val="4"/>
        <w:rPr>
          <w:lang w:eastAsia="zh-CN"/>
        </w:rPr>
      </w:pPr>
      <w:r>
        <w:rPr>
          <w:lang w:eastAsia="zh-CN"/>
        </w:rPr>
        <w:t>To use these relationship types in practice, they are implemented as instances of their respective property classes rather than as property modifiers, following standard RDF and OWL</w:t>
      </w:r>
      <w:ins w:id="59" w:author="Catherine Berger" w:date="2026-04-27T15:57:00Z">
        <w:r>
          <w:rPr>
            <w:lang w:eastAsia="zh-CN"/>
          </w:rPr>
          <w:t xml:space="preserve"> </w:t>
        </w:r>
      </w:ins>
      <w:ins w:id="60" w:author="Catherine Berger" w:date="2026-04-27T15:57:00Z">
        <w:r>
          <w:rPr>
            <w:lang w:eastAsia="zh-CN"/>
          </w:rPr>
          <w:fldChar w:fldCharType="begin"/>
        </w:r>
      </w:ins>
      <w:ins w:id="61" w:author="Catherine Berger" w:date="2026-04-27T15:57:00Z">
        <w:r>
          <w:rPr>
            <w:lang w:eastAsia="zh-CN"/>
          </w:rPr>
          <w:instrText xml:space="preserve"> REF _Ref228197859 \r \h </w:instrText>
        </w:r>
      </w:ins>
      <w:r>
        <w:rPr>
          <w:lang w:eastAsia="zh-CN"/>
        </w:rPr>
        <w:fldChar w:fldCharType="separate"/>
      </w:r>
      <w:ins w:id="62" w:author="Catherine Berger" w:date="2026-04-27T15:57:00Z">
        <w:r>
          <w:rPr>
            <w:lang w:eastAsia="zh-CN"/>
          </w:rPr>
          <w:t>[B1</w:t>
        </w:r>
      </w:ins>
      <w:ins w:id="63" w:author="刘柏炜(2025013245)" w:date="2026-05-07T12:31:19Z">
        <w:r>
          <w:rPr>
            <w:rFonts w:hint="eastAsia"/>
            <w:lang w:val="en-US" w:eastAsia="zh-CN"/>
          </w:rPr>
          <w:t>5</w:t>
        </w:r>
      </w:ins>
      <w:ins w:id="64" w:author="Catherine Berger" w:date="2026-04-27T15:57:00Z">
        <w:del w:id="65" w:author="刘柏炜(2025013245)" w:date="2026-05-07T12:31:19Z">
          <w:r>
            <w:rPr>
              <w:lang w:eastAsia="zh-CN"/>
            </w:rPr>
            <w:delText>7</w:delText>
          </w:r>
        </w:del>
      </w:ins>
      <w:ins w:id="66" w:author="Catherine Berger" w:date="2026-04-27T15:57:00Z">
        <w:r>
          <w:rPr>
            <w:lang w:eastAsia="zh-CN"/>
          </w:rPr>
          <w:t>]</w:t>
        </w:r>
      </w:ins>
      <w:ins w:id="67" w:author="Catherine Berger" w:date="2026-04-27T15:57:00Z">
        <w:r>
          <w:rPr>
            <w:lang w:eastAsia="zh-CN"/>
          </w:rPr>
          <w:fldChar w:fldCharType="end"/>
        </w:r>
      </w:ins>
      <w:ins w:id="68" w:author="Catherine Berger" w:date="2026-04-27T15:57:00Z">
        <w:r>
          <w:rPr>
            <w:rStyle w:val="106"/>
            <w:lang w:eastAsia="zh-CN"/>
          </w:rPr>
          <w:footnoteReference w:id="9"/>
        </w:r>
      </w:ins>
      <w:r>
        <w:rPr>
          <w:lang w:eastAsia="zh-CN"/>
        </w:rPr>
        <w:t xml:space="preserve"> conventions.</w:t>
      </w:r>
    </w:p>
    <w:p w14:paraId="46FBF10C">
      <w:pPr>
        <w:pStyle w:val="4"/>
        <w:rPr>
          <w:lang w:eastAsia="zh-CN"/>
        </w:rPr>
      </w:pPr>
      <w:r>
        <w:rPr>
          <w:lang w:eastAsia="zh-CN"/>
        </w:rPr>
        <w:t xml:space="preserve">An example of a knowledge graph constructed based on this </w:t>
      </w:r>
      <w:r>
        <w:rPr>
          <w:rFonts w:hint="eastAsia"/>
          <w:lang w:eastAsia="zh-CN"/>
        </w:rPr>
        <w:t>guide</w:t>
      </w:r>
      <w:r>
        <w:rPr>
          <w:lang w:eastAsia="zh-CN"/>
        </w:rPr>
        <w:t xml:space="preserve"> is provided in Annex A.</w:t>
      </w:r>
    </w:p>
    <w:p w14:paraId="4A5B366C">
      <w:pPr>
        <w:pStyle w:val="163"/>
        <w:rPr>
          <w:lang w:eastAsia="zh-CN"/>
        </w:rPr>
      </w:pPr>
      <w:bookmarkStart w:id="181" w:name="_Toc4478"/>
      <w:bookmarkStart w:id="182" w:name="_Toc11392"/>
      <w:r>
        <w:rPr>
          <w:rFonts w:hint="eastAsia"/>
          <w:lang w:eastAsia="zh-CN"/>
        </w:rPr>
        <w:t>EDUKG</w:t>
      </w:r>
      <w:r>
        <w:rPr>
          <w:lang w:eastAsia="zh-CN"/>
        </w:rPr>
        <w:t xml:space="preserve"> </w:t>
      </w:r>
      <w:r>
        <w:rPr>
          <w:rFonts w:hint="eastAsia"/>
          <w:lang w:eastAsia="zh-CN"/>
        </w:rPr>
        <w:t>o</w:t>
      </w:r>
      <w:r>
        <w:rPr>
          <w:lang w:eastAsia="zh-CN"/>
        </w:rPr>
        <w:t xml:space="preserve">ntology </w:t>
      </w:r>
      <w:r>
        <w:rPr>
          <w:rFonts w:hint="eastAsia"/>
          <w:lang w:eastAsia="zh-CN"/>
        </w:rPr>
        <w:t>f</w:t>
      </w:r>
      <w:r>
        <w:rPr>
          <w:lang w:eastAsia="zh-CN"/>
        </w:rPr>
        <w:t>ormat</w:t>
      </w:r>
      <w:bookmarkEnd w:id="181"/>
      <w:bookmarkEnd w:id="182"/>
    </w:p>
    <w:p w14:paraId="284397A4">
      <w:pPr>
        <w:pStyle w:val="4"/>
        <w:rPr>
          <w:lang w:eastAsia="zh-CN"/>
        </w:rPr>
      </w:pPr>
      <w:r>
        <w:rPr>
          <w:lang w:eastAsia="zh-CN"/>
        </w:rPr>
        <w:t xml:space="preserve">The </w:t>
      </w:r>
      <w:r>
        <w:rPr>
          <w:rFonts w:hint="eastAsia"/>
          <w:lang w:eastAsia="zh-CN"/>
        </w:rPr>
        <w:t>EDUKG</w:t>
      </w:r>
      <w:r>
        <w:rPr>
          <w:lang w:eastAsia="zh-CN"/>
        </w:rPr>
        <w:t xml:space="preserve"> ontology specifies the schema using RDF and RDFS as the foundational technologies for knowledge representation and ontology definition. It defines core classes</w:t>
      </w:r>
      <w:r>
        <w:rPr>
          <w:rFonts w:hint="eastAsia"/>
          <w:lang w:eastAsia="zh-CN"/>
        </w:rPr>
        <w:t xml:space="preserve"> </w:t>
      </w:r>
      <w:del w:id="69" w:author="Catherine Berger" w:date="2026-04-27T15:55:00Z">
        <w:r>
          <w:rPr>
            <w:lang w:eastAsia="zh-CN"/>
          </w:rPr>
          <w:delText>(</w:delText>
        </w:r>
      </w:del>
      <w:ins w:id="70" w:author="Catherine Berger" w:date="2026-04-27T15:55:00Z">
        <w:r>
          <w:rPr>
            <w:lang w:eastAsia="zh-CN"/>
          </w:rPr>
          <w:t>[</w:t>
        </w:r>
      </w:ins>
      <w:r>
        <w:rPr>
          <w:lang w:eastAsia="zh-CN"/>
        </w:rPr>
        <w:t>such as BaseEntity, Learning Points (LPitem), Resource Items (RIitem), and Pedagogical Rules (PRitem)</w:t>
      </w:r>
      <w:ins w:id="71" w:author="Catherine Berger" w:date="2026-04-27T15:55:00Z">
        <w:r>
          <w:rPr>
            <w:lang w:eastAsia="zh-CN"/>
          </w:rPr>
          <w:t>]</w:t>
        </w:r>
      </w:ins>
      <w:del w:id="72" w:author="Catherine Berger" w:date="2026-04-27T15:41:00Z">
        <w:r>
          <w:rPr>
            <w:lang w:eastAsia="zh-CN"/>
          </w:rPr>
          <w:delText>)</w:delText>
        </w:r>
      </w:del>
      <w:r>
        <w:rPr>
          <w:lang w:eastAsia="zh-CN"/>
        </w:rPr>
        <w:t>, their hierarchical inheritance, relationships, and properties.</w:t>
      </w:r>
      <w:ins w:id="73" w:author="Catherine Berger" w:date="2026-04-27T15:41:00Z">
        <w:r>
          <w:rPr>
            <w:lang w:eastAsia="zh-CN"/>
          </w:rPr>
          <w:t xml:space="preserve"> </w:t>
        </w:r>
      </w:ins>
      <w:r>
        <w:rPr>
          <w:lang w:eastAsia="zh-CN"/>
        </w:rPr>
        <w:t xml:space="preserve">This framework enables consistent and interoperable modeling of educational content, integration with graph databases and embedding technologies, and querying via SPARQL </w:t>
      </w:r>
      <w:ins w:id="74" w:author="Catherine Berger" w:date="2026-04-27T15:52:00Z">
        <w:r>
          <w:rPr>
            <w:lang w:eastAsia="zh-CN"/>
          </w:rPr>
          <w:fldChar w:fldCharType="begin"/>
        </w:r>
      </w:ins>
      <w:ins w:id="75" w:author="Catherine Berger" w:date="2026-04-27T15:52:00Z">
        <w:r>
          <w:rPr>
            <w:lang w:eastAsia="zh-CN"/>
          </w:rPr>
          <w:instrText xml:space="preserve"> REF _Ref228197537 \r \h </w:instrText>
        </w:r>
      </w:ins>
      <w:r>
        <w:rPr>
          <w:lang w:eastAsia="zh-CN"/>
        </w:rPr>
        <w:fldChar w:fldCharType="separate"/>
      </w:r>
      <w:ins w:id="76" w:author="Catherine Berger" w:date="2026-04-27T15:52:00Z">
        <w:r>
          <w:rPr>
            <w:lang w:eastAsia="zh-CN"/>
          </w:rPr>
          <w:t>[B1</w:t>
        </w:r>
      </w:ins>
      <w:ins w:id="77" w:author="刘柏炜(2025013245)" w:date="2026-05-07T12:31:03Z">
        <w:r>
          <w:rPr>
            <w:rFonts w:hint="eastAsia"/>
            <w:lang w:val="en-US" w:eastAsia="zh-CN"/>
          </w:rPr>
          <w:t>3</w:t>
        </w:r>
      </w:ins>
      <w:ins w:id="78" w:author="Catherine Berger" w:date="2026-04-27T15:52:00Z">
        <w:del w:id="79" w:author="刘柏炜(2025013245)" w:date="2026-05-07T12:31:03Z">
          <w:r>
            <w:rPr>
              <w:lang w:eastAsia="zh-CN"/>
            </w:rPr>
            <w:delText>5</w:delText>
          </w:r>
        </w:del>
      </w:ins>
      <w:ins w:id="80" w:author="Catherine Berger" w:date="2026-04-27T15:52:00Z">
        <w:r>
          <w:rPr>
            <w:lang w:eastAsia="zh-CN"/>
          </w:rPr>
          <w:t>]</w:t>
        </w:r>
      </w:ins>
      <w:ins w:id="81" w:author="Catherine Berger" w:date="2026-04-27T15:52:00Z">
        <w:r>
          <w:rPr>
            <w:lang w:eastAsia="zh-CN"/>
          </w:rPr>
          <w:fldChar w:fldCharType="end"/>
        </w:r>
      </w:ins>
      <w:ins w:id="82" w:author="Catherine Berger" w:date="2026-04-27T15:53:00Z">
        <w:r>
          <w:rPr>
            <w:lang w:eastAsia="zh-CN"/>
          </w:rPr>
          <w:t xml:space="preserve"> </w:t>
        </w:r>
      </w:ins>
      <w:r>
        <w:rPr>
          <w:lang w:eastAsia="zh-CN"/>
        </w:rPr>
        <w:t>to support intelligent applications.</w:t>
      </w:r>
      <w:ins w:id="83" w:author="Catherine Berger" w:date="2026-04-27T15:41:00Z">
        <w:r>
          <w:rPr>
            <w:lang w:eastAsia="zh-CN"/>
          </w:rPr>
          <w:t xml:space="preserve"> </w:t>
        </w:r>
      </w:ins>
      <w:r>
        <w:rPr>
          <w:lang w:eastAsia="zh-CN"/>
        </w:rPr>
        <w:t xml:space="preserve">The complete </w:t>
      </w:r>
      <w:r>
        <w:rPr>
          <w:rFonts w:hint="eastAsia"/>
          <w:lang w:eastAsia="zh-CN"/>
        </w:rPr>
        <w:t>EDUKG</w:t>
      </w:r>
      <w:r>
        <w:rPr>
          <w:lang w:eastAsia="zh-CN"/>
        </w:rPr>
        <w:t xml:space="preserve"> ontology, together with sample RDF documents, is provided in </w:t>
      </w:r>
      <w:ins w:id="84" w:author="Catherine Berger" w:date="2026-04-27T15:54:00Z">
        <w:r>
          <w:rPr>
            <w:lang w:eastAsia="zh-CN"/>
          </w:rPr>
          <w:t>Terse RDF Triple Language</w:t>
        </w:r>
      </w:ins>
      <w:ins w:id="85" w:author="Catherine Berger" w:date="2026-04-27T15:55:00Z">
        <w:r>
          <w:rPr>
            <w:lang w:eastAsia="zh-CN"/>
          </w:rPr>
          <w:t xml:space="preserve"> (</w:t>
        </w:r>
      </w:ins>
      <w:r>
        <w:rPr>
          <w:lang w:eastAsia="zh-CN"/>
        </w:rPr>
        <w:t>Turtle</w:t>
      </w:r>
      <w:ins w:id="86" w:author="Catherine Berger" w:date="2026-04-27T15:55:00Z">
        <w:r>
          <w:rPr>
            <w:lang w:eastAsia="zh-CN"/>
          </w:rPr>
          <w:t xml:space="preserve">) </w:t>
        </w:r>
      </w:ins>
      <w:ins w:id="87" w:author="Catherine Berger" w:date="2026-04-27T15:55:00Z">
        <w:r>
          <w:rPr>
            <w:lang w:eastAsia="zh-CN"/>
          </w:rPr>
          <w:fldChar w:fldCharType="begin"/>
        </w:r>
      </w:ins>
      <w:ins w:id="88" w:author="Catherine Berger" w:date="2026-04-27T15:55:00Z">
        <w:r>
          <w:rPr>
            <w:lang w:eastAsia="zh-CN"/>
          </w:rPr>
          <w:instrText xml:space="preserve"> REF _Ref228197732 \r \h </w:instrText>
        </w:r>
      </w:ins>
      <w:r>
        <w:rPr>
          <w:lang w:eastAsia="zh-CN"/>
        </w:rPr>
        <w:fldChar w:fldCharType="separate"/>
      </w:r>
      <w:ins w:id="89" w:author="Catherine Berger" w:date="2026-04-27T15:55:00Z">
        <w:r>
          <w:rPr>
            <w:lang w:eastAsia="zh-CN"/>
          </w:rPr>
          <w:t>[B1</w:t>
        </w:r>
      </w:ins>
      <w:ins w:id="90" w:author="刘柏炜(2025013245)" w:date="2026-05-07T12:31:15Z">
        <w:r>
          <w:rPr>
            <w:rFonts w:hint="eastAsia"/>
            <w:lang w:val="en-US" w:eastAsia="zh-CN"/>
          </w:rPr>
          <w:t>4</w:t>
        </w:r>
      </w:ins>
      <w:ins w:id="91" w:author="Catherine Berger" w:date="2026-04-27T15:55:00Z">
        <w:del w:id="92" w:author="刘柏炜(2025013245)" w:date="2026-05-07T12:31:15Z">
          <w:r>
            <w:rPr>
              <w:lang w:eastAsia="zh-CN"/>
            </w:rPr>
            <w:delText>6</w:delText>
          </w:r>
        </w:del>
      </w:ins>
      <w:ins w:id="93" w:author="Catherine Berger" w:date="2026-04-27T15:55:00Z">
        <w:r>
          <w:rPr>
            <w:lang w:eastAsia="zh-CN"/>
          </w:rPr>
          <w:t>]</w:t>
        </w:r>
      </w:ins>
      <w:ins w:id="94" w:author="Catherine Berger" w:date="2026-04-27T15:55:00Z">
        <w:r>
          <w:rPr>
            <w:lang w:eastAsia="zh-CN"/>
          </w:rPr>
          <w:fldChar w:fldCharType="end"/>
        </w:r>
      </w:ins>
      <w:r>
        <w:rPr>
          <w:lang w:eastAsia="zh-CN"/>
        </w:rPr>
        <w:t xml:space="preserve"> format in Annex B.</w:t>
      </w:r>
    </w:p>
    <w:p w14:paraId="441D3037">
      <w:pPr>
        <w:pStyle w:val="158"/>
      </w:pPr>
      <w:bookmarkStart w:id="183" w:name="_Toc10539"/>
      <w:bookmarkStart w:id="184" w:name="_Toc24399"/>
      <w:r>
        <w:rPr>
          <w:rFonts w:hint="eastAsia"/>
        </w:rPr>
        <w:t xml:space="preserve">Reference </w:t>
      </w:r>
      <w:r>
        <w:rPr>
          <w:rFonts w:hint="eastAsia"/>
          <w:lang w:eastAsia="zh-CN"/>
        </w:rPr>
        <w:t>a</w:t>
      </w:r>
      <w:r>
        <w:rPr>
          <w:rFonts w:hint="eastAsia"/>
        </w:rPr>
        <w:t xml:space="preserve">rchitecture for </w:t>
      </w:r>
      <w:r>
        <w:rPr>
          <w:rFonts w:hint="eastAsia"/>
          <w:lang w:eastAsia="zh-CN"/>
        </w:rPr>
        <w:t>EDUKG</w:t>
      </w:r>
      <w:r>
        <w:rPr>
          <w:rFonts w:hint="eastAsia"/>
        </w:rPr>
        <w:t xml:space="preserve">-Enabled </w:t>
      </w:r>
      <w:r>
        <w:rPr>
          <w:rFonts w:hint="eastAsia"/>
          <w:lang w:eastAsia="zh-CN"/>
        </w:rPr>
        <w:t>s</w:t>
      </w:r>
      <w:r>
        <w:rPr>
          <w:rFonts w:hint="eastAsia"/>
        </w:rPr>
        <w:t>ystems</w:t>
      </w:r>
      <w:bookmarkEnd w:id="183"/>
      <w:bookmarkEnd w:id="184"/>
    </w:p>
    <w:p w14:paraId="2ECF8C51">
      <w:pPr>
        <w:pStyle w:val="163"/>
        <w:rPr>
          <w:lang w:eastAsia="zh-CN"/>
        </w:rPr>
      </w:pPr>
      <w:bookmarkStart w:id="185" w:name="_Toc30875"/>
      <w:bookmarkStart w:id="186" w:name="_Toc6589"/>
      <w:r>
        <w:rPr>
          <w:rFonts w:hint="eastAsia"/>
          <w:lang w:eastAsia="zh-CN"/>
        </w:rPr>
        <w:t>Overview</w:t>
      </w:r>
      <w:bookmarkEnd w:id="185"/>
      <w:bookmarkEnd w:id="186"/>
    </w:p>
    <w:p w14:paraId="6B46CD33">
      <w:pPr>
        <w:pStyle w:val="4"/>
        <w:rPr>
          <w:lang w:eastAsia="zh-CN"/>
        </w:rPr>
      </w:pPr>
      <w:r>
        <w:rPr>
          <w:rFonts w:hint="eastAsia"/>
          <w:lang w:eastAsia="zh-CN"/>
        </w:rPr>
        <w:t>The EDUKG-enabled system is logically partitioned into three functional tiers: the Front-End Tier, the Middle</w:t>
      </w:r>
      <w:r>
        <w:rPr>
          <w:lang w:eastAsia="zh-CN"/>
        </w:rPr>
        <w:t xml:space="preserve"> </w:t>
      </w:r>
      <w:r>
        <w:rPr>
          <w:rFonts w:hint="eastAsia"/>
          <w:lang w:eastAsia="zh-CN"/>
        </w:rPr>
        <w:t>Tier, and the Back-End Tier. This separation provides a clear division of responsibilities, from user interaction</w:t>
      </w:r>
      <w:r>
        <w:rPr>
          <w:lang w:eastAsia="zh-CN"/>
        </w:rPr>
        <w:t xml:space="preserve"> </w:t>
      </w:r>
      <w:r>
        <w:rPr>
          <w:rFonts w:hint="eastAsia"/>
          <w:lang w:eastAsia="zh-CN"/>
        </w:rPr>
        <w:t>to intelligent processing and data management.</w:t>
      </w:r>
    </w:p>
    <w:p w14:paraId="163B0C33">
      <w:pPr>
        <w:pStyle w:val="4"/>
        <w:rPr>
          <w:lang w:eastAsia="zh-CN"/>
        </w:rPr>
      </w:pPr>
      <w:r>
        <w:rPr>
          <w:rFonts w:hint="eastAsia"/>
          <w:lang w:eastAsia="zh-CN"/>
        </w:rPr>
        <w:t>Figure 6 illustrates how these three tiers integrate to deliver adaptive learning experiences, support teacher</w:t>
      </w:r>
      <w:r>
        <w:rPr>
          <w:lang w:eastAsia="zh-CN"/>
        </w:rPr>
        <w:t xml:space="preserve"> </w:t>
      </w:r>
      <w:r>
        <w:rPr>
          <w:rFonts w:hint="eastAsia"/>
          <w:lang w:eastAsia="zh-CN"/>
        </w:rPr>
        <w:t>workflows, and generate actionable administrative insights.</w:t>
      </w:r>
    </w:p>
    <w:p w14:paraId="724FBEF1">
      <w:pPr>
        <w:pStyle w:val="4"/>
        <w:autoSpaceDE w:val="0"/>
        <w:autoSpaceDN w:val="0"/>
        <w:adjustRightInd w:val="0"/>
        <w:rPr>
          <w:rFonts w:eastAsia="Times New Roman"/>
          <w:szCs w:val="24"/>
          <w:lang w:eastAsia="zh-CN"/>
        </w:rPr>
      </w:pPr>
      <w:r>
        <w:rPr>
          <w:rFonts w:hint="eastAsia" w:eastAsia="Times New Roman"/>
          <w:szCs w:val="24"/>
          <w:lang w:eastAsia="zh-CN"/>
        </w:rPr>
        <w:drawing>
          <wp:inline distT="0" distB="0" distL="114300" distR="114300">
            <wp:extent cx="5932170" cy="4488815"/>
            <wp:effectExtent l="0" t="0" r="1905" b="6985"/>
            <wp:docPr id="1" name="图片 1" descr="EduK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duKG-LE"/>
                    <pic:cNvPicPr>
                      <a:picLocks noChangeAspect="1"/>
                    </pic:cNvPicPr>
                  </pic:nvPicPr>
                  <pic:blipFill>
                    <a:blip r:embed="rId16">
                      <a:clrChange>
                        <a:clrFrom>
                          <a:srgbClr val="F7F9F8">
                            <a:alpha val="100000"/>
                          </a:srgbClr>
                        </a:clrFrom>
                        <a:clrTo>
                          <a:srgbClr val="F7F9F8">
                            <a:alpha val="100000"/>
                            <a:alpha val="0"/>
                          </a:srgbClr>
                        </a:clrTo>
                      </a:clrChange>
                    </a:blip>
                    <a:stretch>
                      <a:fillRect/>
                    </a:stretch>
                  </pic:blipFill>
                  <pic:spPr>
                    <a:xfrm>
                      <a:off x="0" y="0"/>
                      <a:ext cx="5932170" cy="4488815"/>
                    </a:xfrm>
                    <a:prstGeom prst="rect">
                      <a:avLst/>
                    </a:prstGeom>
                  </pic:spPr>
                </pic:pic>
              </a:graphicData>
            </a:graphic>
          </wp:inline>
        </w:drawing>
      </w:r>
    </w:p>
    <w:p w14:paraId="785D0927">
      <w:pPr>
        <w:pStyle w:val="184"/>
        <w:numPr>
          <w:ilvl w:val="0"/>
          <w:numId w:val="24"/>
        </w:numPr>
        <w:tabs>
          <w:tab w:val="clear" w:pos="1008"/>
        </w:tabs>
        <w:ind w:firstLine="0"/>
        <w:rPr>
          <w:rFonts w:eastAsia="等线"/>
        </w:rPr>
      </w:pPr>
      <w:r>
        <w:t>—</w:t>
      </w:r>
      <w:r>
        <w:rPr>
          <w:rFonts w:hint="eastAsia"/>
          <w:lang w:eastAsia="zh-CN"/>
        </w:rPr>
        <w:t>EDUKG</w:t>
      </w:r>
      <w:r>
        <w:rPr>
          <w:rFonts w:hint="eastAsia" w:eastAsia="等线"/>
        </w:rPr>
        <w:t xml:space="preserve"> Enabled Learning Environment Architecture</w:t>
      </w:r>
    </w:p>
    <w:p w14:paraId="243502B3">
      <w:pPr>
        <w:pStyle w:val="163"/>
        <w:rPr>
          <w:lang w:eastAsia="zh-Hans"/>
        </w:rPr>
      </w:pPr>
      <w:bookmarkStart w:id="187" w:name="_Toc6401"/>
      <w:bookmarkStart w:id="188" w:name="_Toc24552"/>
      <w:r>
        <w:rPr>
          <w:rFonts w:hint="eastAsia"/>
          <w:lang w:eastAsia="zh-Hans"/>
        </w:rPr>
        <w:t xml:space="preserve">Functional </w:t>
      </w:r>
      <w:r>
        <w:rPr>
          <w:rFonts w:hint="eastAsia"/>
          <w:lang w:eastAsia="zh-CN"/>
        </w:rPr>
        <w:t>c</w:t>
      </w:r>
      <w:r>
        <w:rPr>
          <w:rFonts w:hint="eastAsia"/>
          <w:lang w:eastAsia="zh-Hans"/>
        </w:rPr>
        <w:t>omponents</w:t>
      </w:r>
      <w:bookmarkEnd w:id="187"/>
      <w:bookmarkEnd w:id="188"/>
    </w:p>
    <w:p w14:paraId="20B5454D">
      <w:pPr>
        <w:pStyle w:val="4"/>
        <w:rPr>
          <w:lang w:eastAsia="zh-Hans"/>
        </w:rPr>
      </w:pPr>
      <w:r>
        <w:rPr>
          <w:rFonts w:hint="eastAsia"/>
          <w:lang w:eastAsia="zh-Hans"/>
        </w:rPr>
        <w:t>The reference architecture defines the key technical elements within each tier to support a robust and standardized implementation.</w:t>
      </w:r>
    </w:p>
    <w:p w14:paraId="65305E42">
      <w:pPr>
        <w:pStyle w:val="162"/>
        <w:rPr>
          <w:lang w:eastAsia="zh-Hans"/>
        </w:rPr>
      </w:pPr>
      <w:r>
        <w:rPr>
          <w:rFonts w:hint="eastAsia"/>
          <w:lang w:eastAsia="zh-Hans"/>
        </w:rPr>
        <w:t>Front-</w:t>
      </w:r>
      <w:r>
        <w:rPr>
          <w:rFonts w:hint="eastAsia"/>
          <w:lang w:eastAsia="zh-CN"/>
        </w:rPr>
        <w:t>e</w:t>
      </w:r>
      <w:r>
        <w:rPr>
          <w:rFonts w:hint="eastAsia"/>
          <w:lang w:eastAsia="zh-Hans"/>
        </w:rPr>
        <w:t xml:space="preserve">nd </w:t>
      </w:r>
      <w:r>
        <w:rPr>
          <w:rFonts w:hint="eastAsia"/>
          <w:lang w:eastAsia="zh-CN"/>
        </w:rPr>
        <w:t>t</w:t>
      </w:r>
      <w:r>
        <w:rPr>
          <w:rFonts w:hint="eastAsia"/>
          <w:lang w:eastAsia="zh-Hans"/>
        </w:rPr>
        <w:t>ier</w:t>
      </w:r>
    </w:p>
    <w:p w14:paraId="0B9CE82A">
      <w:pPr>
        <w:pStyle w:val="4"/>
        <w:rPr>
          <w:lang w:eastAsia="zh-Hans"/>
        </w:rPr>
      </w:pPr>
      <w:r>
        <w:rPr>
          <w:rFonts w:hint="eastAsia"/>
          <w:lang w:eastAsia="zh-Hans"/>
        </w:rPr>
        <w:t>The Front-End Tier consists of user-facing applications designed for different stakeholders in the educational</w:t>
      </w:r>
      <w:r>
        <w:rPr>
          <w:lang w:eastAsia="zh-Hans"/>
        </w:rPr>
        <w:t xml:space="preserve"> </w:t>
      </w:r>
      <w:r>
        <w:rPr>
          <w:rFonts w:hint="eastAsia"/>
          <w:lang w:eastAsia="zh-Hans"/>
        </w:rPr>
        <w:t>ecosystem:</w:t>
      </w:r>
    </w:p>
    <w:p w14:paraId="1D835319">
      <w:pPr>
        <w:pStyle w:val="175"/>
        <w:numPr>
          <w:ilvl w:val="0"/>
          <w:numId w:val="46"/>
        </w:numPr>
        <w:tabs>
          <w:tab w:val="left" w:pos="640"/>
        </w:tabs>
        <w:rPr>
          <w:lang w:eastAsia="zh-CN"/>
        </w:rPr>
      </w:pPr>
      <w:r>
        <w:rPr>
          <w:rFonts w:hint="eastAsia"/>
          <w:i/>
          <w:iCs/>
          <w:lang w:eastAsia="zh-CN"/>
        </w:rPr>
        <w:t>Teacher applications:</w:t>
      </w:r>
      <w:r>
        <w:rPr>
          <w:rFonts w:hint="eastAsia"/>
          <w:lang w:eastAsia="zh-CN"/>
        </w:rPr>
        <w:t xml:space="preserve"> Tools for lesson planning, automated assessment generation, and student</w:t>
      </w:r>
      <w:r>
        <w:rPr>
          <w:lang w:eastAsia="zh-CN"/>
        </w:rPr>
        <w:t xml:space="preserve"> </w:t>
      </w:r>
      <w:r>
        <w:rPr>
          <w:rFonts w:hint="eastAsia"/>
          <w:lang w:eastAsia="zh-CN"/>
        </w:rPr>
        <w:t>progress tracking.</w:t>
      </w:r>
    </w:p>
    <w:p w14:paraId="5217B6A1">
      <w:pPr>
        <w:pStyle w:val="175"/>
        <w:numPr>
          <w:ilvl w:val="0"/>
          <w:numId w:val="46"/>
        </w:numPr>
        <w:tabs>
          <w:tab w:val="left" w:pos="640"/>
        </w:tabs>
        <w:rPr>
          <w:lang w:eastAsia="zh-CN"/>
        </w:rPr>
      </w:pPr>
      <w:r>
        <w:rPr>
          <w:rFonts w:hint="eastAsia"/>
          <w:i/>
          <w:iCs/>
          <w:lang w:eastAsia="zh-CN"/>
        </w:rPr>
        <w:t xml:space="preserve">Student applications: </w:t>
      </w:r>
      <w:r>
        <w:rPr>
          <w:rFonts w:hint="eastAsia"/>
          <w:lang w:eastAsia="zh-CN"/>
        </w:rPr>
        <w:t>Personalized learning dashboards, knowledge graph explorers, and intelligent</w:t>
      </w:r>
      <w:r>
        <w:rPr>
          <w:lang w:eastAsia="zh-CN"/>
        </w:rPr>
        <w:t xml:space="preserve"> </w:t>
      </w:r>
      <w:r>
        <w:rPr>
          <w:rFonts w:hint="eastAsia"/>
          <w:lang w:eastAsia="zh-CN"/>
        </w:rPr>
        <w:t>tutoring interfaces.</w:t>
      </w:r>
    </w:p>
    <w:p w14:paraId="72C62271">
      <w:pPr>
        <w:pStyle w:val="175"/>
        <w:numPr>
          <w:ilvl w:val="0"/>
          <w:numId w:val="46"/>
        </w:numPr>
        <w:tabs>
          <w:tab w:val="left" w:pos="640"/>
        </w:tabs>
        <w:rPr>
          <w:lang w:eastAsia="zh-CN"/>
        </w:rPr>
      </w:pPr>
      <w:r>
        <w:rPr>
          <w:rFonts w:hint="eastAsia"/>
          <w:i/>
          <w:iCs/>
          <w:lang w:eastAsia="zh-CN"/>
        </w:rPr>
        <w:t>Admin applications:</w:t>
      </w:r>
      <w:r>
        <w:rPr>
          <w:rFonts w:hint="eastAsia"/>
          <w:lang w:eastAsia="zh-CN"/>
        </w:rPr>
        <w:t xml:space="preserve"> Systems for curriculum management, institutional analytics dashboards, and</w:t>
      </w:r>
      <w:r>
        <w:rPr>
          <w:lang w:eastAsia="zh-CN"/>
        </w:rPr>
        <w:t xml:space="preserve"> </w:t>
      </w:r>
      <w:r>
        <w:rPr>
          <w:rFonts w:hint="eastAsia"/>
          <w:lang w:eastAsia="zh-CN"/>
        </w:rPr>
        <w:t>resource planning.</w:t>
      </w:r>
    </w:p>
    <w:p w14:paraId="36242EBB">
      <w:pPr>
        <w:keepNext/>
        <w:keepLines/>
        <w:numPr>
          <w:ilvl w:val="2"/>
          <w:numId w:val="12"/>
        </w:numPr>
        <w:suppressAutoHyphens/>
        <w:spacing w:before="240" w:after="240"/>
        <w:outlineLvl w:val="2"/>
        <w:rPr>
          <w:rFonts w:ascii="Arial" w:hAnsi="Arial" w:eastAsia="Times New Roman"/>
          <w:b/>
          <w:sz w:val="20"/>
          <w:lang w:eastAsia="zh-Hans"/>
        </w:rPr>
      </w:pPr>
      <w:r>
        <w:rPr>
          <w:rFonts w:hint="eastAsia" w:ascii="Arial" w:hAnsi="Arial" w:eastAsia="Times New Roman"/>
          <w:b/>
          <w:sz w:val="20"/>
          <w:lang w:eastAsia="zh-Hans"/>
        </w:rPr>
        <w:t xml:space="preserve">Middle </w:t>
      </w:r>
      <w:r>
        <w:rPr>
          <w:rFonts w:hint="eastAsia" w:ascii="Arial" w:hAnsi="Arial"/>
          <w:b/>
          <w:sz w:val="20"/>
          <w:lang w:eastAsia="zh-CN"/>
        </w:rPr>
        <w:t>t</w:t>
      </w:r>
      <w:r>
        <w:rPr>
          <w:rFonts w:hint="eastAsia" w:ascii="Arial" w:hAnsi="Arial" w:eastAsia="Times New Roman"/>
          <w:b/>
          <w:sz w:val="20"/>
          <w:lang w:eastAsia="zh-Hans"/>
        </w:rPr>
        <w:t>ier</w:t>
      </w:r>
    </w:p>
    <w:p w14:paraId="25218225">
      <w:pPr>
        <w:pStyle w:val="4"/>
        <w:autoSpaceDE w:val="0"/>
        <w:autoSpaceDN w:val="0"/>
        <w:adjustRightInd w:val="0"/>
        <w:rPr>
          <w:lang w:eastAsia="zh-CN"/>
        </w:rPr>
      </w:pPr>
      <w:r>
        <w:rPr>
          <w:rFonts w:hint="eastAsia"/>
          <w:lang w:eastAsia="zh-CN"/>
        </w:rPr>
        <w:t>The Middle Tier acts as the intelligence layer, providing services that utilize the underlying knowledge graph.</w:t>
      </w:r>
      <w:ins w:id="95" w:author="Catherine Berger" w:date="2026-04-27T15:42:00Z">
        <w:r>
          <w:rPr>
            <w:lang w:eastAsia="zh-CN"/>
          </w:rPr>
          <w:t xml:space="preserve"> </w:t>
        </w:r>
      </w:ins>
      <w:r>
        <w:rPr>
          <w:rFonts w:hint="eastAsia"/>
          <w:lang w:eastAsia="zh-CN"/>
        </w:rPr>
        <w:t>This tier is critical for enabling advanced capabilities such as large language model</w:t>
      </w:r>
      <w:ins w:id="96" w:author="Catherine Berger" w:date="2026-04-27T15:42:00Z">
        <w:r>
          <w:rPr>
            <w:lang w:eastAsia="zh-CN"/>
          </w:rPr>
          <w:t xml:space="preserve"> </w:t>
        </w:r>
      </w:ins>
      <w:r>
        <w:rPr>
          <w:rFonts w:hint="eastAsia"/>
          <w:lang w:eastAsia="zh-CN"/>
        </w:rPr>
        <w:t>(LLM) integration and</w:t>
      </w:r>
      <w:r>
        <w:rPr>
          <w:lang w:eastAsia="zh-CN"/>
        </w:rPr>
        <w:t xml:space="preserve"> </w:t>
      </w:r>
      <w:r>
        <w:rPr>
          <w:rFonts w:hint="eastAsia"/>
          <w:lang w:eastAsia="zh-CN"/>
        </w:rPr>
        <w:t>semantic search. The Middle Tier is composed of the following functional components:</w:t>
      </w:r>
    </w:p>
    <w:p w14:paraId="118A807D">
      <w:pPr>
        <w:pStyle w:val="175"/>
        <w:numPr>
          <w:ilvl w:val="0"/>
          <w:numId w:val="47"/>
        </w:numPr>
        <w:tabs>
          <w:tab w:val="left" w:pos="640"/>
        </w:tabs>
        <w:rPr>
          <w:lang w:eastAsia="zh-CN"/>
        </w:rPr>
      </w:pPr>
      <w:r>
        <w:rPr>
          <w:rFonts w:hint="eastAsia"/>
          <w:i/>
          <w:iCs/>
          <w:lang w:eastAsia="zh-CN"/>
        </w:rPr>
        <w:t>EDUKG access module:</w:t>
      </w:r>
      <w:r>
        <w:rPr>
          <w:rFonts w:hint="eastAsia"/>
          <w:lang w:eastAsia="zh-CN"/>
        </w:rPr>
        <w:t xml:space="preserve"> Manages technical operations</w:t>
      </w:r>
      <w:ins w:id="97" w:author="Catherine Berger" w:date="2026-04-27T15:42:00Z">
        <w:r>
          <w:rPr>
            <w:lang w:eastAsia="zh-CN"/>
          </w:rPr>
          <w:t>,</w:t>
        </w:r>
      </w:ins>
      <w:r>
        <w:rPr>
          <w:rFonts w:hint="eastAsia"/>
          <w:lang w:eastAsia="zh-CN"/>
        </w:rPr>
        <w:t xml:space="preserve"> including SPARQL queries, graph traversal,</w:t>
      </w:r>
      <w:r>
        <w:rPr>
          <w:lang w:eastAsia="zh-CN"/>
        </w:rPr>
        <w:t xml:space="preserve"> </w:t>
      </w:r>
      <w:r>
        <w:rPr>
          <w:rFonts w:hint="eastAsia"/>
          <w:lang w:eastAsia="zh-CN"/>
        </w:rPr>
        <w:t>and entity-relationship mapping.</w:t>
      </w:r>
    </w:p>
    <w:p w14:paraId="096FF3FC">
      <w:pPr>
        <w:pStyle w:val="175"/>
        <w:numPr>
          <w:ilvl w:val="0"/>
          <w:numId w:val="47"/>
        </w:numPr>
        <w:tabs>
          <w:tab w:val="left" w:pos="640"/>
        </w:tabs>
        <w:rPr>
          <w:lang w:eastAsia="zh-CN"/>
        </w:rPr>
      </w:pPr>
      <w:r>
        <w:rPr>
          <w:rFonts w:hint="eastAsia"/>
          <w:i/>
          <w:iCs/>
          <w:lang w:eastAsia="zh-CN"/>
        </w:rPr>
        <w:t xml:space="preserve">Intelligent agents: </w:t>
      </w:r>
      <w:r>
        <w:rPr>
          <w:rFonts w:hint="eastAsia"/>
          <w:lang w:eastAsia="zh-CN"/>
        </w:rPr>
        <w:t>Core intelligent agents that implement pedagogical rules, handle educational</w:t>
      </w:r>
      <w:r>
        <w:rPr>
          <w:lang w:eastAsia="zh-CN"/>
        </w:rPr>
        <w:t xml:space="preserve"> </w:t>
      </w:r>
      <w:r>
        <w:rPr>
          <w:rFonts w:hint="eastAsia"/>
          <w:lang w:eastAsia="zh-CN"/>
        </w:rPr>
        <w:t>resources, and generate personalized recommendations or learning paths.</w:t>
      </w:r>
    </w:p>
    <w:p w14:paraId="26EFC358">
      <w:pPr>
        <w:pStyle w:val="175"/>
        <w:numPr>
          <w:ilvl w:val="0"/>
          <w:numId w:val="47"/>
        </w:numPr>
        <w:tabs>
          <w:tab w:val="left" w:pos="640"/>
        </w:tabs>
        <w:rPr>
          <w:lang w:eastAsia="zh-CN"/>
        </w:rPr>
      </w:pPr>
      <w:r>
        <w:rPr>
          <w:rFonts w:hint="eastAsia"/>
          <w:i/>
          <w:iCs/>
          <w:lang w:eastAsia="zh-CN"/>
        </w:rPr>
        <w:t xml:space="preserve">Integration services: </w:t>
      </w:r>
      <w:r>
        <w:rPr>
          <w:rFonts w:hint="eastAsia"/>
          <w:lang w:eastAsia="zh-CN"/>
        </w:rPr>
        <w:t>Facilitates connections between the EDUKG and LLMs, legacy educational</w:t>
      </w:r>
      <w:r>
        <w:rPr>
          <w:lang w:eastAsia="zh-CN"/>
        </w:rPr>
        <w:t xml:space="preserve"> </w:t>
      </w:r>
      <w:r>
        <w:rPr>
          <w:rFonts w:hint="eastAsia"/>
          <w:lang w:eastAsia="zh-CN"/>
        </w:rPr>
        <w:t>systems, and implements Graph-RAG capabilities.</w:t>
      </w:r>
    </w:p>
    <w:p w14:paraId="5725D4AB">
      <w:pPr>
        <w:keepNext/>
        <w:keepLines/>
        <w:numPr>
          <w:ilvl w:val="2"/>
          <w:numId w:val="12"/>
        </w:numPr>
        <w:suppressAutoHyphens/>
        <w:spacing w:before="240" w:after="240"/>
        <w:outlineLvl w:val="2"/>
        <w:rPr>
          <w:rFonts w:ascii="Arial" w:hAnsi="Arial" w:eastAsia="Times New Roman"/>
          <w:b/>
          <w:sz w:val="20"/>
          <w:lang w:eastAsia="zh-Hans"/>
        </w:rPr>
      </w:pPr>
      <w:r>
        <w:rPr>
          <w:rFonts w:hint="eastAsia" w:ascii="Arial" w:hAnsi="Arial" w:eastAsia="Times New Roman"/>
          <w:b/>
          <w:sz w:val="20"/>
          <w:lang w:eastAsia="zh-Hans"/>
        </w:rPr>
        <w:t>Back-</w:t>
      </w:r>
      <w:r>
        <w:rPr>
          <w:rFonts w:hint="eastAsia" w:ascii="Arial" w:hAnsi="Arial"/>
          <w:b/>
          <w:sz w:val="20"/>
          <w:lang w:eastAsia="zh-CN"/>
        </w:rPr>
        <w:t>e</w:t>
      </w:r>
      <w:r>
        <w:rPr>
          <w:rFonts w:hint="eastAsia" w:ascii="Arial" w:hAnsi="Arial" w:eastAsia="Times New Roman"/>
          <w:b/>
          <w:sz w:val="20"/>
          <w:lang w:eastAsia="zh-Hans"/>
        </w:rPr>
        <w:t>nd Tier</w:t>
      </w:r>
    </w:p>
    <w:p w14:paraId="615C8BD2">
      <w:pPr>
        <w:pStyle w:val="4"/>
        <w:autoSpaceDE w:val="0"/>
        <w:autoSpaceDN w:val="0"/>
        <w:adjustRightInd w:val="0"/>
        <w:rPr>
          <w:lang w:eastAsia="zh-CN"/>
        </w:rPr>
      </w:pPr>
      <w:r>
        <w:rPr>
          <w:rFonts w:hint="eastAsia"/>
          <w:lang w:eastAsia="zh-CN"/>
        </w:rPr>
        <w:t>The Back-End Tier provides the foundational data and knowledge infrastructure:</w:t>
      </w:r>
    </w:p>
    <w:p w14:paraId="366CE01D">
      <w:pPr>
        <w:pStyle w:val="175"/>
        <w:numPr>
          <w:ilvl w:val="0"/>
          <w:numId w:val="48"/>
        </w:numPr>
        <w:tabs>
          <w:tab w:val="left" w:pos="640"/>
        </w:tabs>
        <w:rPr>
          <w:lang w:eastAsia="zh-CN"/>
        </w:rPr>
      </w:pPr>
      <w:r>
        <w:rPr>
          <w:rFonts w:hint="eastAsia"/>
          <w:i/>
          <w:iCs/>
          <w:lang w:eastAsia="zh-CN"/>
        </w:rPr>
        <w:t>EDUKG ontology:</w:t>
      </w:r>
      <w:r>
        <w:rPr>
          <w:rFonts w:hint="eastAsia"/>
          <w:lang w:eastAsia="zh-CN"/>
        </w:rPr>
        <w:t xml:space="preserve"> The central knowledge repository containing learning points, resource items, pedagogical rules, and educational ontology mappings.</w:t>
      </w:r>
    </w:p>
    <w:p w14:paraId="09DE96CC">
      <w:pPr>
        <w:pStyle w:val="175"/>
        <w:numPr>
          <w:ilvl w:val="0"/>
          <w:numId w:val="48"/>
        </w:numPr>
        <w:tabs>
          <w:tab w:val="left" w:pos="640"/>
        </w:tabs>
        <w:rPr>
          <w:lang w:eastAsia="zh-CN"/>
        </w:rPr>
      </w:pPr>
      <w:r>
        <w:rPr>
          <w:rFonts w:hint="eastAsia"/>
          <w:i/>
          <w:iCs/>
          <w:lang w:eastAsia="zh-CN"/>
        </w:rPr>
        <w:t xml:space="preserve">Content management systems (CMS): </w:t>
      </w:r>
      <w:r>
        <w:rPr>
          <w:rFonts w:hint="eastAsia"/>
          <w:lang w:eastAsia="zh-CN"/>
        </w:rPr>
        <w:t>Repositories for educational content with associated course</w:t>
      </w:r>
      <w:r>
        <w:rPr>
          <w:lang w:eastAsia="zh-CN"/>
        </w:rPr>
        <w:t xml:space="preserve"> </w:t>
      </w:r>
      <w:r>
        <w:rPr>
          <w:rFonts w:hint="eastAsia"/>
          <w:lang w:eastAsia="zh-CN"/>
        </w:rPr>
        <w:t>ontology mappings.</w:t>
      </w:r>
    </w:p>
    <w:p w14:paraId="3B4BD6EB">
      <w:pPr>
        <w:pStyle w:val="175"/>
        <w:numPr>
          <w:ilvl w:val="0"/>
          <w:numId w:val="48"/>
        </w:numPr>
        <w:tabs>
          <w:tab w:val="left" w:pos="640"/>
        </w:tabs>
        <w:rPr>
          <w:lang w:eastAsia="zh-CN"/>
        </w:rPr>
      </w:pPr>
      <w:r>
        <w:rPr>
          <w:rFonts w:hint="eastAsia"/>
          <w:i/>
          <w:iCs/>
          <w:lang w:eastAsia="zh-CN"/>
        </w:rPr>
        <w:t>Data and analytics systems:</w:t>
      </w:r>
      <w:r>
        <w:rPr>
          <w:rFonts w:hint="eastAsia"/>
          <w:lang w:eastAsia="zh-CN"/>
        </w:rPr>
        <w:t xml:space="preserve"> Storage for student information, historical learning activities, and</w:t>
      </w:r>
      <w:r>
        <w:rPr>
          <w:lang w:eastAsia="zh-CN"/>
        </w:rPr>
        <w:t xml:space="preserve"> </w:t>
      </w:r>
      <w:r>
        <w:rPr>
          <w:rFonts w:hint="eastAsia"/>
          <w:lang w:eastAsia="zh-CN"/>
        </w:rPr>
        <w:t>longitudinal progress data.</w:t>
      </w:r>
    </w:p>
    <w:p w14:paraId="6780C1CC">
      <w:pPr>
        <w:pStyle w:val="163"/>
        <w:rPr>
          <w:lang w:eastAsia="zh-CN"/>
        </w:rPr>
      </w:pPr>
      <w:bookmarkStart w:id="189" w:name="_Toc251"/>
      <w:bookmarkStart w:id="190" w:name="_Toc30552"/>
      <w:r>
        <w:rPr>
          <w:rFonts w:hint="eastAsia"/>
          <w:lang w:eastAsia="zh-CN"/>
        </w:rPr>
        <w:t>Technical implementation and use cases</w:t>
      </w:r>
      <w:bookmarkEnd w:id="189"/>
      <w:bookmarkEnd w:id="190"/>
    </w:p>
    <w:p w14:paraId="51979370">
      <w:pPr>
        <w:keepNext/>
        <w:keepLines/>
        <w:tabs>
          <w:tab w:val="left" w:pos="360"/>
          <w:tab w:val="left" w:pos="432"/>
          <w:tab w:val="left" w:pos="539"/>
        </w:tabs>
        <w:suppressAutoHyphens/>
        <w:autoSpaceDE w:val="0"/>
        <w:autoSpaceDN w:val="0"/>
        <w:adjustRightInd w:val="0"/>
        <w:spacing w:before="360" w:after="240"/>
        <w:rPr>
          <w:sz w:val="20"/>
          <w:lang w:eastAsia="zh-CN"/>
        </w:rPr>
      </w:pPr>
      <w:r>
        <w:rPr>
          <w:rFonts w:hint="eastAsia"/>
          <w:sz w:val="20"/>
          <w:lang w:eastAsia="zh-CN"/>
        </w:rPr>
        <w:t>The reference architecture defined in this section serves as a technical foundation for various educational</w:t>
      </w:r>
      <w:r>
        <w:rPr>
          <w:sz w:val="20"/>
          <w:lang w:eastAsia="zh-CN"/>
        </w:rPr>
        <w:t xml:space="preserve"> </w:t>
      </w:r>
      <w:r>
        <w:rPr>
          <w:rFonts w:hint="eastAsia"/>
          <w:sz w:val="20"/>
          <w:lang w:eastAsia="zh-CN"/>
        </w:rPr>
        <w:t>applications. To support a successful implementation:</w:t>
      </w:r>
    </w:p>
    <w:p w14:paraId="3F0011D8">
      <w:pPr>
        <w:pStyle w:val="175"/>
        <w:numPr>
          <w:ilvl w:val="0"/>
          <w:numId w:val="49"/>
        </w:numPr>
        <w:rPr>
          <w:szCs w:val="24"/>
          <w:lang w:eastAsia="zh-CN"/>
        </w:rPr>
      </w:pPr>
      <w:r>
        <w:rPr>
          <w:rFonts w:hint="eastAsia"/>
          <w:szCs w:val="24"/>
          <w:lang w:eastAsia="zh-CN"/>
        </w:rPr>
        <w:t>Developers and architects could follow the integration strategies for LLMs and adaptive systems.</w:t>
      </w:r>
    </w:p>
    <w:p w14:paraId="00B9635D">
      <w:pPr>
        <w:pStyle w:val="175"/>
        <w:numPr>
          <w:ilvl w:val="0"/>
          <w:numId w:val="49"/>
        </w:numPr>
        <w:rPr>
          <w:szCs w:val="24"/>
          <w:lang w:eastAsia="zh-CN"/>
        </w:rPr>
      </w:pPr>
      <w:r>
        <w:rPr>
          <w:rFonts w:hint="eastAsia"/>
          <w:szCs w:val="24"/>
          <w:lang w:eastAsia="zh-CN"/>
        </w:rPr>
        <w:t>The synergy between the EDUKG core and the Middle-tier agents enables the realization of the diverse</w:t>
      </w:r>
      <w:r>
        <w:rPr>
          <w:szCs w:val="24"/>
          <w:lang w:eastAsia="zh-CN"/>
        </w:rPr>
        <w:t xml:space="preserve"> </w:t>
      </w:r>
      <w:r>
        <w:rPr>
          <w:rFonts w:hint="eastAsia"/>
          <w:szCs w:val="24"/>
          <w:lang w:eastAsia="zh-CN"/>
        </w:rPr>
        <w:t>educational scenarios (e.g., personalized learning and curriculum design) introduced in the opening</w:t>
      </w:r>
      <w:r>
        <w:rPr>
          <w:szCs w:val="24"/>
          <w:lang w:eastAsia="zh-CN"/>
        </w:rPr>
        <w:t xml:space="preserve"> </w:t>
      </w:r>
      <w:r>
        <w:rPr>
          <w:rFonts w:hint="eastAsia"/>
          <w:szCs w:val="24"/>
          <w:lang w:eastAsia="zh-CN"/>
        </w:rPr>
        <w:t>sections of this guide and further detailed in Annex C.</w:t>
      </w:r>
    </w:p>
    <w:p w14:paraId="63259CBB">
      <w:pPr>
        <w:pStyle w:val="158"/>
        <w:rPr>
          <w:lang w:eastAsia="zh-CN"/>
        </w:rPr>
      </w:pPr>
      <w:bookmarkStart w:id="191" w:name="_Toc873"/>
      <w:bookmarkStart w:id="192" w:name="_Toc7795"/>
      <w:r>
        <w:rPr>
          <w:rFonts w:hint="eastAsia"/>
          <w:lang w:eastAsia="zh-CN"/>
        </w:rPr>
        <w:t>EDUKG lifecycle and construction</w:t>
      </w:r>
      <w:bookmarkEnd w:id="191"/>
      <w:bookmarkEnd w:id="192"/>
    </w:p>
    <w:p w14:paraId="34FAA9BF">
      <w:pPr>
        <w:pStyle w:val="163"/>
        <w:rPr>
          <w:lang w:eastAsia="zh-CN"/>
        </w:rPr>
      </w:pPr>
      <w:bookmarkStart w:id="193" w:name="_Toc8332"/>
      <w:bookmarkStart w:id="194" w:name="_Toc18943"/>
      <w:r>
        <w:rPr>
          <w:rFonts w:hint="eastAsia"/>
          <w:lang w:eastAsia="zh-CN"/>
        </w:rPr>
        <w:t>Conceptual lifecycle of EDUKG</w:t>
      </w:r>
      <w:bookmarkEnd w:id="193"/>
      <w:bookmarkEnd w:id="194"/>
    </w:p>
    <w:p w14:paraId="0F4ED457">
      <w:pPr>
        <w:pStyle w:val="4"/>
        <w:rPr>
          <w:lang w:eastAsia="zh-CN"/>
        </w:rPr>
      </w:pPr>
      <w:r>
        <w:rPr>
          <w:rFonts w:hint="eastAsia"/>
          <w:lang w:eastAsia="zh-CN"/>
        </w:rPr>
        <w:t>The lifecycle of an EDUKG typically consists of three main phases: preparation, creation, and usage.</w:t>
      </w:r>
    </w:p>
    <w:p w14:paraId="5E34B9D0">
      <w:pPr>
        <w:spacing w:after="240"/>
        <w:jc w:val="both"/>
        <w:rPr>
          <w:sz w:val="20"/>
          <w:lang w:eastAsia="zh-CN"/>
        </w:rPr>
      </w:pPr>
      <w:r>
        <w:rPr>
          <w:rFonts w:hint="eastAsia"/>
          <w:sz w:val="20"/>
          <w:lang w:eastAsia="zh-CN"/>
        </w:rPr>
        <w:t>In the preparation phase, educational resources are collected, analyzed, and mapped to the EDUKG ontology.The creation phase focuses on constructing the knowledge graph by defining entities and relationships</w:t>
      </w:r>
      <w:r>
        <w:rPr>
          <w:sz w:val="20"/>
          <w:lang w:eastAsia="zh-CN"/>
        </w:rPr>
        <w:t xml:space="preserve"> </w:t>
      </w:r>
      <w:r>
        <w:rPr>
          <w:rFonts w:hint="eastAsia"/>
          <w:sz w:val="20"/>
          <w:lang w:eastAsia="zh-CN"/>
        </w:rPr>
        <w:t>and generating RDF representations of the graph.In the usage phase, the knowledge graph supports querying,</w:t>
      </w:r>
      <w:r>
        <w:rPr>
          <w:sz w:val="20"/>
          <w:lang w:eastAsia="zh-CN"/>
        </w:rPr>
        <w:t xml:space="preserve"> </w:t>
      </w:r>
      <w:r>
        <w:rPr>
          <w:rFonts w:hint="eastAsia"/>
          <w:sz w:val="20"/>
          <w:lang w:eastAsia="zh-CN"/>
        </w:rPr>
        <w:t>intelligent services, and integration with advanced technologies such as large language models.</w:t>
      </w:r>
      <w:ins w:id="98" w:author="Catherine Berger" w:date="2026-04-27T15:42:00Z">
        <w:r>
          <w:rPr>
            <w:sz w:val="20"/>
            <w:lang w:eastAsia="zh-CN"/>
          </w:rPr>
          <w:t xml:space="preserve"> </w:t>
        </w:r>
      </w:ins>
      <w:r>
        <w:rPr>
          <w:rFonts w:hint="eastAsia"/>
          <w:sz w:val="20"/>
          <w:lang w:eastAsia="zh-CN"/>
        </w:rPr>
        <w:t>The whole lifecycle of EDUKG is illustrated in Figure 7:</w:t>
      </w:r>
    </w:p>
    <w:p w14:paraId="27C940D9">
      <w:pPr>
        <w:spacing w:after="240"/>
        <w:jc w:val="both"/>
        <w:rPr>
          <w:lang w:eastAsia="zh-CN"/>
        </w:rPr>
      </w:pPr>
      <w:r>
        <w:rPr>
          <w:rFonts w:hint="eastAsia"/>
          <w:lang w:eastAsia="zh-CN"/>
        </w:rPr>
        <w:drawing>
          <wp:inline distT="0" distB="0" distL="114300" distR="114300">
            <wp:extent cx="5927090" cy="3457575"/>
            <wp:effectExtent l="0" t="0" r="6985" b="0"/>
            <wp:docPr id="19" name="图片 19" descr="edukg-workflow_白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dukg-workflow_白底"/>
                    <pic:cNvPicPr>
                      <a:picLocks noChangeAspect="1"/>
                    </pic:cNvPicPr>
                  </pic:nvPicPr>
                  <pic:blipFill>
                    <a:blip r:embed="rId17">
                      <a:clrChange>
                        <a:clrFrom>
                          <a:srgbClr val="F7F9F8">
                            <a:alpha val="100000"/>
                          </a:srgbClr>
                        </a:clrFrom>
                        <a:clrTo>
                          <a:srgbClr val="F7F9F8">
                            <a:alpha val="100000"/>
                            <a:alpha val="0"/>
                          </a:srgbClr>
                        </a:clrTo>
                      </a:clrChange>
                    </a:blip>
                    <a:stretch>
                      <a:fillRect/>
                    </a:stretch>
                  </pic:blipFill>
                  <pic:spPr>
                    <a:xfrm>
                      <a:off x="0" y="0"/>
                      <a:ext cx="5927090" cy="3457575"/>
                    </a:xfrm>
                    <a:prstGeom prst="rect">
                      <a:avLst/>
                    </a:prstGeom>
                  </pic:spPr>
                </pic:pic>
              </a:graphicData>
            </a:graphic>
          </wp:inline>
        </w:drawing>
      </w:r>
    </w:p>
    <w:p w14:paraId="6EC987F7">
      <w:pPr>
        <w:pStyle w:val="184"/>
        <w:numPr>
          <w:ilvl w:val="0"/>
          <w:numId w:val="24"/>
        </w:numPr>
        <w:tabs>
          <w:tab w:val="clear" w:pos="1008"/>
        </w:tabs>
        <w:ind w:firstLine="0"/>
        <w:rPr>
          <w:rFonts w:eastAsia="等线"/>
          <w:szCs w:val="24"/>
        </w:rPr>
      </w:pPr>
      <w:r>
        <w:rPr>
          <w:szCs w:val="24"/>
        </w:rPr>
        <w:t>—</w:t>
      </w:r>
      <w:r>
        <w:rPr>
          <w:rFonts w:hint="eastAsia" w:eastAsia="等线"/>
          <w:szCs w:val="24"/>
          <w:lang w:eastAsia="zh-CN"/>
        </w:rPr>
        <w:t>EDUKG</w:t>
      </w:r>
      <w:r>
        <w:rPr>
          <w:rFonts w:hint="eastAsia" w:eastAsia="等线"/>
          <w:szCs w:val="24"/>
        </w:rPr>
        <w:t xml:space="preserve"> Workflow</w:t>
      </w:r>
      <w:r>
        <w:rPr>
          <w:rFonts w:hint="eastAsia" w:eastAsia="等线"/>
          <w:szCs w:val="24"/>
          <w:lang w:eastAsia="zh-CN"/>
        </w:rPr>
        <w:t>: From Preparation to Usage</w:t>
      </w:r>
    </w:p>
    <w:p w14:paraId="44720558">
      <w:pPr>
        <w:pStyle w:val="4"/>
      </w:pPr>
      <w:r>
        <w:rPr>
          <w:rFonts w:hint="eastAsia"/>
        </w:rPr>
        <w:t>While the lifecycle describes the conceptual workflow of knowledge graph development and utilization, practical deployment requires a systematic technical implementation process.</w:t>
      </w:r>
    </w:p>
    <w:p w14:paraId="6543C91F">
      <w:pPr>
        <w:pStyle w:val="163"/>
      </w:pPr>
      <w:bookmarkStart w:id="195" w:name="_Toc13551"/>
      <w:bookmarkStart w:id="196" w:name="_Toc21962"/>
      <w:r>
        <w:rPr>
          <w:rFonts w:hint="eastAsia"/>
        </w:rPr>
        <w:t xml:space="preserve">Technical </w:t>
      </w:r>
      <w:r>
        <w:rPr>
          <w:rFonts w:hint="eastAsia"/>
          <w:lang w:eastAsia="zh-CN"/>
        </w:rPr>
        <w:t>c</w:t>
      </w:r>
      <w:r>
        <w:rPr>
          <w:rFonts w:hint="eastAsia"/>
        </w:rPr>
        <w:t xml:space="preserve">onstruction of EDUKG and </w:t>
      </w:r>
      <w:r>
        <w:rPr>
          <w:rFonts w:hint="eastAsia"/>
          <w:lang w:eastAsia="zh-CN"/>
        </w:rPr>
        <w:t>i</w:t>
      </w:r>
      <w:r>
        <w:rPr>
          <w:rFonts w:hint="eastAsia"/>
        </w:rPr>
        <w:t xml:space="preserve">mplementation of </w:t>
      </w:r>
      <w:r>
        <w:rPr>
          <w:rFonts w:hint="eastAsia"/>
          <w:lang w:eastAsia="zh-CN"/>
        </w:rPr>
        <w:t>e</w:t>
      </w:r>
      <w:r>
        <w:rPr>
          <w:rFonts w:hint="eastAsia"/>
        </w:rPr>
        <w:t xml:space="preserve">nabled </w:t>
      </w:r>
      <w:r>
        <w:rPr>
          <w:rFonts w:hint="eastAsia"/>
          <w:lang w:eastAsia="zh-CN"/>
        </w:rPr>
        <w:t>a</w:t>
      </w:r>
      <w:r>
        <w:rPr>
          <w:rFonts w:hint="eastAsia"/>
        </w:rPr>
        <w:t>pplications</w:t>
      </w:r>
      <w:bookmarkEnd w:id="195"/>
      <w:bookmarkEnd w:id="196"/>
    </w:p>
    <w:p w14:paraId="7487A764">
      <w:pPr>
        <w:pStyle w:val="82"/>
        <w:spacing w:beforeAutospacing="1" w:afterAutospacing="1"/>
        <w:rPr>
          <w:sz w:val="20"/>
          <w:szCs w:val="20"/>
        </w:rPr>
      </w:pPr>
      <w:r>
        <w:rPr>
          <w:rFonts w:hint="eastAsia"/>
          <w:sz w:val="20"/>
          <w:szCs w:val="20"/>
        </w:rPr>
        <w:t>The technical workflow of EDUKG covers two interconnected aspects: the construction of the knowledge graph itself and the implementation of applications built on top of it.</w:t>
      </w:r>
    </w:p>
    <w:p w14:paraId="132D8E35">
      <w:pPr>
        <w:pStyle w:val="175"/>
        <w:numPr>
          <w:ilvl w:val="0"/>
          <w:numId w:val="50"/>
        </w:numPr>
        <w:rPr>
          <w:szCs w:val="24"/>
          <w:lang w:eastAsia="zh-CN"/>
        </w:rPr>
      </w:pPr>
      <w:r>
        <w:rPr>
          <w:rFonts w:hint="eastAsia"/>
          <w:i/>
          <w:iCs/>
          <w:lang w:eastAsia="zh-CN"/>
        </w:rPr>
        <w:t xml:space="preserve">Construction: </w:t>
      </w:r>
      <w:r>
        <w:t>Focuses on the knowledge graph, including ontology design, RDF data integration, graph database setup, and embedding database preparation</w:t>
      </w:r>
      <w:r>
        <w:rPr>
          <w:rFonts w:hint="eastAsia"/>
          <w:lang w:eastAsia="zh-CN"/>
        </w:rPr>
        <w:t>.</w:t>
      </w:r>
    </w:p>
    <w:p w14:paraId="55B549DD">
      <w:pPr>
        <w:pStyle w:val="175"/>
        <w:numPr>
          <w:ilvl w:val="0"/>
          <w:numId w:val="50"/>
        </w:numPr>
        <w:rPr>
          <w:szCs w:val="24"/>
          <w:lang w:eastAsia="zh-CN"/>
        </w:rPr>
      </w:pPr>
      <w:r>
        <w:rPr>
          <w:rFonts w:hint="eastAsia"/>
          <w:i/>
          <w:iCs/>
          <w:lang w:eastAsia="zh-CN"/>
        </w:rPr>
        <w:t xml:space="preserve">Implementation: </w:t>
      </w:r>
      <w:r>
        <w:t>Focuses on integrating these components with applications, such as large language models, APIs, and user interfaces, to support practical educational use cases</w:t>
      </w:r>
    </w:p>
    <w:p w14:paraId="26DF8F7C">
      <w:pPr>
        <w:pStyle w:val="82"/>
        <w:spacing w:beforeAutospacing="1" w:afterAutospacing="1"/>
      </w:pPr>
      <w:r>
        <w:rPr>
          <w:rFonts w:hint="eastAsia"/>
          <w:sz w:val="20"/>
          <w:szCs w:val="20"/>
        </w:rPr>
        <w:t>This workflow consists of a series of interconnected stages, ranging from initial infrastructure setup to advanced application integration. Following a structured sequence of activities can help facilitate a smooth and effective process.</w:t>
      </w:r>
      <w:r>
        <w:drawing>
          <wp:inline distT="0" distB="0" distL="114300" distR="114300">
            <wp:extent cx="5930900" cy="3455670"/>
            <wp:effectExtent l="0" t="0" r="3175" b="190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8"/>
                    <a:stretch>
                      <a:fillRect/>
                    </a:stretch>
                  </pic:blipFill>
                  <pic:spPr>
                    <a:xfrm>
                      <a:off x="0" y="0"/>
                      <a:ext cx="5930900" cy="3455670"/>
                    </a:xfrm>
                    <a:prstGeom prst="rect">
                      <a:avLst/>
                    </a:prstGeom>
                    <a:noFill/>
                    <a:ln>
                      <a:noFill/>
                    </a:ln>
                  </pic:spPr>
                </pic:pic>
              </a:graphicData>
            </a:graphic>
          </wp:inline>
        </w:drawing>
      </w:r>
    </w:p>
    <w:p w14:paraId="6990469C">
      <w:pPr>
        <w:pStyle w:val="184"/>
        <w:numPr>
          <w:ilvl w:val="0"/>
          <w:numId w:val="24"/>
        </w:numPr>
        <w:tabs>
          <w:tab w:val="clear" w:pos="1008"/>
        </w:tabs>
        <w:ind w:firstLine="0"/>
        <w:rPr>
          <w:rFonts w:eastAsia="等线"/>
          <w:szCs w:val="24"/>
        </w:rPr>
      </w:pPr>
      <w:r>
        <w:rPr>
          <w:szCs w:val="24"/>
        </w:rPr>
        <w:t>—Workflow of EDUKG Construction and Application Integration</w:t>
      </w:r>
    </w:p>
    <w:p w14:paraId="5EF1C236">
      <w:pPr>
        <w:pStyle w:val="4"/>
      </w:pPr>
      <w:r>
        <w:rPr>
          <w:rFonts w:hint="eastAsia"/>
        </w:rPr>
        <w:t xml:space="preserve">As illustrated in Figure 8, </w:t>
      </w:r>
      <w:del w:id="99" w:author="Catherine Berger" w:date="2026-04-27T15:42:00Z">
        <w:r>
          <w:rPr>
            <w:rFonts w:hint="eastAsia"/>
          </w:rPr>
          <w:delText xml:space="preserve">The </w:delText>
        </w:r>
      </w:del>
      <w:ins w:id="100" w:author="Catherine Berger" w:date="2026-04-27T15:42:00Z">
        <w:r>
          <w:rPr/>
          <w:t>the</w:t>
        </w:r>
      </w:ins>
      <w:ins w:id="101" w:author="Catherine Berger" w:date="2026-04-27T15:42:00Z">
        <w:r>
          <w:rPr>
            <w:rFonts w:hint="eastAsia"/>
          </w:rPr>
          <w:t xml:space="preserve"> </w:t>
        </w:r>
      </w:ins>
      <w:r>
        <w:rPr>
          <w:rFonts w:hint="eastAsia"/>
        </w:rPr>
        <w:t>workflow includes twelve key steps, described below:</w:t>
      </w:r>
    </w:p>
    <w:p w14:paraId="7BB46EE6">
      <w:pPr>
        <w:pStyle w:val="175"/>
        <w:numPr>
          <w:ilvl w:val="0"/>
          <w:numId w:val="51"/>
        </w:numPr>
        <w:rPr>
          <w:szCs w:val="24"/>
          <w:lang w:eastAsia="zh-CN"/>
        </w:rPr>
      </w:pPr>
      <w:r>
        <w:rPr>
          <w:rFonts w:hint="eastAsia"/>
          <w:i/>
          <w:iCs/>
          <w:lang w:eastAsia="zh-CN"/>
        </w:rPr>
        <w:t xml:space="preserve">Ontology design: </w:t>
      </w:r>
      <w:r>
        <w:rPr>
          <w:rFonts w:hint="eastAsia"/>
          <w:szCs w:val="24"/>
          <w:lang w:eastAsia="zh-CN"/>
        </w:rPr>
        <w:t>Begin by designing a comprehensive ontology that captures the key entities, relationships, and properties relevant to the educational domain. Consider existing educational standards</w:t>
      </w:r>
      <w:r>
        <w:rPr>
          <w:szCs w:val="24"/>
          <w:lang w:eastAsia="zh-CN"/>
        </w:rPr>
        <w:t xml:space="preserve"> </w:t>
      </w:r>
      <w:r>
        <w:rPr>
          <w:rFonts w:hint="eastAsia"/>
          <w:szCs w:val="24"/>
          <w:lang w:eastAsia="zh-CN"/>
        </w:rPr>
        <w:t>and vocabularies, such as LRMI or DCMI, and extend them as needed to meet specific requirements.</w:t>
      </w:r>
      <w:r>
        <w:rPr>
          <w:szCs w:val="24"/>
          <w:lang w:eastAsia="zh-CN"/>
        </w:rPr>
        <w:t xml:space="preserve"> </w:t>
      </w:r>
      <w:r>
        <w:rPr>
          <w:rFonts w:hint="eastAsia"/>
          <w:szCs w:val="24"/>
          <w:lang w:eastAsia="zh-CN"/>
        </w:rPr>
        <w:t xml:space="preserve">Use ontology development tools </w:t>
      </w:r>
      <w:del w:id="102" w:author="Catherine Berger" w:date="2026-04-27T15:42:00Z">
        <w:r>
          <w:rPr>
            <w:rFonts w:hint="eastAsia"/>
            <w:szCs w:val="24"/>
            <w:lang w:eastAsia="zh-CN"/>
          </w:rPr>
          <w:delText xml:space="preserve">like WebVOWL </w:delText>
        </w:r>
      </w:del>
      <w:r>
        <w:rPr>
          <w:rFonts w:hint="eastAsia"/>
          <w:szCs w:val="24"/>
          <w:lang w:eastAsia="zh-CN"/>
        </w:rPr>
        <w:t>to create and visualize the ontology</w:t>
      </w:r>
      <w:r>
        <w:rPr>
          <w:szCs w:val="24"/>
          <w:lang w:eastAsia="zh-CN"/>
        </w:rPr>
        <w:t>.</w:t>
      </w:r>
    </w:p>
    <w:p w14:paraId="540F733A">
      <w:pPr>
        <w:pStyle w:val="175"/>
        <w:numPr>
          <w:ilvl w:val="0"/>
          <w:numId w:val="51"/>
        </w:numPr>
        <w:rPr>
          <w:szCs w:val="24"/>
          <w:lang w:eastAsia="zh-CN"/>
        </w:rPr>
      </w:pPr>
      <w:r>
        <w:rPr>
          <w:rFonts w:hint="eastAsia"/>
          <w:i/>
          <w:iCs/>
          <w:lang w:eastAsia="zh-CN"/>
        </w:rPr>
        <w:t xml:space="preserve">Data acquisition and integration: </w:t>
      </w:r>
      <w:r>
        <w:rPr>
          <w:rFonts w:hint="eastAsia"/>
          <w:szCs w:val="24"/>
          <w:lang w:eastAsia="zh-CN"/>
        </w:rPr>
        <w:t>Identify the various data sources that will contribute to the EDUKG, such as learning management systems, student information systems, and</w:t>
      </w:r>
      <w:r>
        <w:rPr>
          <w:szCs w:val="24"/>
          <w:lang w:eastAsia="zh-CN"/>
        </w:rPr>
        <w:t xml:space="preserve"> </w:t>
      </w:r>
      <w:r>
        <w:rPr>
          <w:rFonts w:hint="eastAsia"/>
          <w:szCs w:val="24"/>
          <w:lang w:eastAsia="zh-CN"/>
        </w:rPr>
        <w:t>educational repositories. Develop data extraction, transformation, and loading (ETL) processes to</w:t>
      </w:r>
      <w:r>
        <w:rPr>
          <w:szCs w:val="24"/>
          <w:lang w:eastAsia="zh-CN"/>
        </w:rPr>
        <w:t xml:space="preserve"> </w:t>
      </w:r>
      <w:r>
        <w:rPr>
          <w:rFonts w:hint="eastAsia"/>
          <w:szCs w:val="24"/>
          <w:lang w:eastAsia="zh-CN"/>
        </w:rPr>
        <w:t>convert the source data into RDF triples</w:t>
      </w:r>
      <w:ins w:id="103" w:author="Catherine Berger" w:date="2026-04-27T15:43:00Z">
        <w:r>
          <w:rPr>
            <w:szCs w:val="24"/>
            <w:lang w:eastAsia="zh-CN"/>
          </w:rPr>
          <w:t>,</w:t>
        </w:r>
      </w:ins>
      <w:r>
        <w:rPr>
          <w:rFonts w:hint="eastAsia"/>
          <w:szCs w:val="24"/>
          <w:lang w:eastAsia="zh-CN"/>
        </w:rPr>
        <w:t xml:space="preserve"> adhering to the designed ontology. </w:t>
      </w:r>
      <w:del w:id="104" w:author="Catherine Berger" w:date="2026-04-27T15:43:00Z">
        <w:r>
          <w:rPr>
            <w:rFonts w:hint="eastAsia"/>
            <w:szCs w:val="24"/>
            <w:lang w:eastAsia="zh-CN"/>
          </w:rPr>
          <w:delText>Use tools like Apache</w:delText>
        </w:r>
      </w:del>
      <w:del w:id="105" w:author="Catherine Berger" w:date="2026-04-27T15:43:00Z">
        <w:r>
          <w:rPr>
            <w:szCs w:val="24"/>
            <w:lang w:eastAsia="zh-CN"/>
          </w:rPr>
          <w:delText xml:space="preserve"> </w:delText>
        </w:r>
      </w:del>
      <w:del w:id="106" w:author="Catherine Berger" w:date="2026-04-27T15:43:00Z">
        <w:r>
          <w:rPr>
            <w:rFonts w:hint="eastAsia"/>
            <w:szCs w:val="24"/>
            <w:lang w:eastAsia="zh-CN"/>
          </w:rPr>
          <w:delText>Nifi, Talend, or custom scripts to automate the data integration pipeline.</w:delText>
        </w:r>
      </w:del>
    </w:p>
    <w:p w14:paraId="6FC453B4">
      <w:pPr>
        <w:pStyle w:val="175"/>
        <w:numPr>
          <w:ilvl w:val="0"/>
          <w:numId w:val="51"/>
        </w:numPr>
        <w:rPr>
          <w:szCs w:val="24"/>
          <w:lang w:eastAsia="zh-CN"/>
        </w:rPr>
      </w:pPr>
      <w:r>
        <w:rPr>
          <w:rFonts w:hint="eastAsia"/>
          <w:i/>
          <w:iCs/>
          <w:lang w:eastAsia="zh-CN"/>
        </w:rPr>
        <w:t xml:space="preserve">RDF data store selection: </w:t>
      </w:r>
      <w:r>
        <w:rPr>
          <w:rFonts w:hint="eastAsia"/>
          <w:szCs w:val="24"/>
          <w:lang w:eastAsia="zh-CN"/>
        </w:rPr>
        <w:t>Choose an appropriate RDF data store based on factors such as scalability,</w:t>
      </w:r>
      <w:r>
        <w:rPr>
          <w:szCs w:val="24"/>
          <w:lang w:eastAsia="zh-CN"/>
        </w:rPr>
        <w:t xml:space="preserve"> </w:t>
      </w:r>
      <w:r>
        <w:rPr>
          <w:rFonts w:hint="eastAsia"/>
          <w:szCs w:val="24"/>
          <w:lang w:eastAsia="zh-CN"/>
        </w:rPr>
        <w:t xml:space="preserve">performance, and compatibility with other technologies. </w:t>
      </w:r>
      <w:del w:id="107" w:author="Catherine Berger" w:date="2026-04-27T15:43:00Z">
        <w:r>
          <w:rPr>
            <w:rFonts w:hint="eastAsia"/>
            <w:szCs w:val="24"/>
            <w:lang w:eastAsia="zh-CN"/>
          </w:rPr>
          <w:delText>Consider options like Apache Jena, Stardog,</w:delText>
        </w:r>
      </w:del>
      <w:del w:id="108" w:author="Catherine Berger" w:date="2026-04-27T15:43:00Z">
        <w:r>
          <w:rPr>
            <w:szCs w:val="24"/>
            <w:lang w:eastAsia="zh-CN"/>
          </w:rPr>
          <w:delText xml:space="preserve"> </w:delText>
        </w:r>
      </w:del>
      <w:del w:id="109" w:author="Catherine Berger" w:date="2026-04-27T15:43:00Z">
        <w:r>
          <w:rPr>
            <w:rFonts w:hint="eastAsia"/>
            <w:szCs w:val="24"/>
            <w:lang w:eastAsia="zh-CN"/>
          </w:rPr>
          <w:delText>or Amazon Neptune.</w:delText>
        </w:r>
      </w:del>
      <w:del w:id="110" w:author="刘柏炜(2025013245)" w:date="2026-05-04T19:16:44Z">
        <w:r>
          <w:rPr>
            <w:rFonts w:hint="eastAsia"/>
            <w:szCs w:val="24"/>
            <w:lang w:eastAsia="zh-CN"/>
          </w:rPr>
          <w:delText xml:space="preserve"> </w:delText>
        </w:r>
      </w:del>
      <w:r>
        <w:rPr>
          <w:rFonts w:hint="eastAsia"/>
          <w:szCs w:val="24"/>
          <w:lang w:eastAsia="zh-CN"/>
        </w:rPr>
        <w:t>Set up the selected data store and configure it to optimize storage and querying</w:t>
      </w:r>
      <w:r>
        <w:rPr>
          <w:szCs w:val="24"/>
          <w:lang w:eastAsia="zh-CN"/>
        </w:rPr>
        <w:t xml:space="preserve"> </w:t>
      </w:r>
      <w:r>
        <w:rPr>
          <w:rFonts w:hint="eastAsia"/>
          <w:szCs w:val="24"/>
          <w:lang w:eastAsia="zh-CN"/>
        </w:rPr>
        <w:t>performance.</w:t>
      </w:r>
    </w:p>
    <w:p w14:paraId="59CC2636">
      <w:pPr>
        <w:pStyle w:val="175"/>
        <w:numPr>
          <w:ilvl w:val="0"/>
          <w:numId w:val="51"/>
        </w:numPr>
        <w:rPr>
          <w:szCs w:val="24"/>
          <w:lang w:eastAsia="zh-CN"/>
        </w:rPr>
      </w:pPr>
      <w:r>
        <w:rPr>
          <w:rFonts w:hint="eastAsia"/>
          <w:i/>
          <w:iCs/>
          <w:lang w:eastAsia="zh-CN"/>
        </w:rPr>
        <w:t xml:space="preserve">Data loading and indexing: </w:t>
      </w:r>
      <w:r>
        <w:rPr>
          <w:rFonts w:hint="eastAsia"/>
          <w:szCs w:val="24"/>
          <w:lang w:eastAsia="zh-CN"/>
        </w:rPr>
        <w:t>Load the RDF triples generated from the data integration pipeline into</w:t>
      </w:r>
      <w:r>
        <w:rPr>
          <w:szCs w:val="24"/>
          <w:lang w:eastAsia="zh-CN"/>
        </w:rPr>
        <w:t xml:space="preserve"> </w:t>
      </w:r>
      <w:r>
        <w:rPr>
          <w:rFonts w:hint="eastAsia"/>
          <w:szCs w:val="24"/>
          <w:lang w:eastAsia="zh-CN"/>
        </w:rPr>
        <w:t>the RDF data store. Optimize the data loading process by using bulk loading techniques or parallel</w:t>
      </w:r>
      <w:r>
        <w:rPr>
          <w:szCs w:val="24"/>
          <w:lang w:eastAsia="zh-CN"/>
        </w:rPr>
        <w:t xml:space="preserve"> </w:t>
      </w:r>
      <w:r>
        <w:rPr>
          <w:rFonts w:hint="eastAsia"/>
          <w:szCs w:val="24"/>
          <w:lang w:eastAsia="zh-CN"/>
        </w:rPr>
        <w:t>processing. Create appropriate indexes, such as subject-predicate-object indexes or full-text indexes,</w:t>
      </w:r>
      <w:r>
        <w:rPr>
          <w:szCs w:val="24"/>
          <w:lang w:eastAsia="zh-CN"/>
        </w:rPr>
        <w:t xml:space="preserve"> </w:t>
      </w:r>
      <w:r>
        <w:rPr>
          <w:rFonts w:hint="eastAsia"/>
          <w:szCs w:val="24"/>
          <w:lang w:eastAsia="zh-CN"/>
        </w:rPr>
        <w:t>to enhance query performance.</w:t>
      </w:r>
    </w:p>
    <w:p w14:paraId="07E2CF58">
      <w:pPr>
        <w:pStyle w:val="175"/>
        <w:numPr>
          <w:ilvl w:val="0"/>
          <w:numId w:val="51"/>
        </w:numPr>
      </w:pPr>
      <w:r>
        <w:rPr>
          <w:rFonts w:hint="eastAsia"/>
          <w:i/>
          <w:iCs/>
          <w:lang w:eastAsia="zh-CN"/>
        </w:rPr>
        <w:t>SPARQL endpoint setup:</w:t>
      </w:r>
      <w:r>
        <w:rPr>
          <w:rFonts w:hint="eastAsia"/>
          <w:szCs w:val="24"/>
          <w:lang w:eastAsia="zh-CN"/>
        </w:rPr>
        <w:t xml:space="preserve"> Configure a SPARQL endpoint to allow users and applications to query</w:t>
      </w:r>
      <w:r>
        <w:rPr>
          <w:szCs w:val="24"/>
          <w:lang w:eastAsia="zh-CN"/>
        </w:rPr>
        <w:t xml:space="preserve"> </w:t>
      </w:r>
      <w:r>
        <w:rPr>
          <w:rFonts w:hint="eastAsia"/>
          <w:szCs w:val="24"/>
          <w:lang w:eastAsia="zh-CN"/>
        </w:rPr>
        <w:t xml:space="preserve">the EDUKG using the SPARQL query language. Use tools </w:t>
      </w:r>
      <w:del w:id="111" w:author="Catherine Berger" w:date="2026-04-27T15:43:00Z">
        <w:r>
          <w:rPr>
            <w:rFonts w:hint="eastAsia"/>
            <w:szCs w:val="24"/>
            <w:lang w:eastAsia="zh-CN"/>
          </w:rPr>
          <w:delText>like Apache Fuseki,</w:delText>
        </w:r>
      </w:del>
      <w:del w:id="112" w:author="Catherine Berger" w:date="2026-04-27T15:43:00Z">
        <w:r>
          <w:rPr>
            <w:szCs w:val="24"/>
            <w:lang w:eastAsia="zh-CN"/>
          </w:rPr>
          <w:delText xml:space="preserve"> </w:delText>
        </w:r>
      </w:del>
      <w:del w:id="113" w:author="Catherine Berger" w:date="2026-04-27T15:43:00Z">
        <w:r>
          <w:rPr>
            <w:rFonts w:hint="eastAsia"/>
            <w:szCs w:val="24"/>
            <w:lang w:eastAsia="zh-CN"/>
          </w:rPr>
          <w:delText xml:space="preserve">Virtuoso, or GraphDB </w:delText>
        </w:r>
      </w:del>
      <w:r>
        <w:rPr>
          <w:rFonts w:hint="eastAsia"/>
          <w:szCs w:val="24"/>
          <w:lang w:eastAsia="zh-CN"/>
        </w:rPr>
        <w:t>to set up the endpoint. Take measures to make the endpoint secure, performant, and accessible via standard protocols like HTTP or HTTPS.</w:t>
      </w:r>
    </w:p>
    <w:p w14:paraId="233921C3">
      <w:pPr>
        <w:pStyle w:val="175"/>
        <w:numPr>
          <w:ilvl w:val="0"/>
          <w:numId w:val="51"/>
        </w:numPr>
      </w:pPr>
      <w:r>
        <w:rPr>
          <w:rFonts w:hint="eastAsia"/>
          <w:i/>
          <w:iCs/>
          <w:lang w:eastAsia="zh-CN"/>
        </w:rPr>
        <w:t>Graph database integration:</w:t>
      </w:r>
      <w:r>
        <w:rPr>
          <w:rFonts w:hint="eastAsia"/>
          <w:szCs w:val="24"/>
          <w:lang w:eastAsia="zh-CN"/>
        </w:rPr>
        <w:t xml:space="preserve"> If desired, integrate a graph database </w:t>
      </w:r>
      <w:del w:id="114" w:author="Catherine Berger" w:date="2026-04-27T16:09:00Z">
        <w:r>
          <w:rPr>
            <w:rFonts w:hint="eastAsia"/>
            <w:szCs w:val="24"/>
            <w:lang w:eastAsia="zh-CN"/>
          </w:rPr>
          <w:delText>like Neo4j or Amazon Neptune</w:delText>
        </w:r>
      </w:del>
      <w:del w:id="115" w:author="Catherine Berger" w:date="2026-04-27T16:09:00Z">
        <w:r>
          <w:rPr>
            <w:szCs w:val="24"/>
            <w:lang w:eastAsia="zh-CN"/>
          </w:rPr>
          <w:delText xml:space="preserve"> </w:delText>
        </w:r>
      </w:del>
      <w:r>
        <w:rPr>
          <w:rFonts w:hint="eastAsia"/>
          <w:szCs w:val="24"/>
          <w:lang w:eastAsia="zh-CN"/>
        </w:rPr>
        <w:t>to leverage its graph traversal and analysis capabilities. Map the RDF data to the graph database</w:t>
      </w:r>
      <w:r>
        <w:rPr>
          <w:szCs w:val="24"/>
          <w:lang w:eastAsia="zh-CN"/>
        </w:rPr>
        <w:t>’</w:t>
      </w:r>
      <w:r>
        <w:rPr>
          <w:rFonts w:hint="eastAsia"/>
          <w:szCs w:val="24"/>
          <w:lang w:eastAsia="zh-CN"/>
        </w:rPr>
        <w:t>s</w:t>
      </w:r>
      <w:r>
        <w:rPr>
          <w:szCs w:val="24"/>
          <w:lang w:eastAsia="zh-CN"/>
        </w:rPr>
        <w:t xml:space="preserve"> </w:t>
      </w:r>
      <w:r>
        <w:rPr>
          <w:rFonts w:hint="eastAsia"/>
          <w:szCs w:val="24"/>
          <w:lang w:eastAsia="zh-CN"/>
        </w:rPr>
        <w:t>native data model and establish a synchronization mechanism to keep the RDF data store and graph</w:t>
      </w:r>
      <w:r>
        <w:rPr>
          <w:szCs w:val="24"/>
          <w:lang w:eastAsia="zh-CN"/>
        </w:rPr>
        <w:t xml:space="preserve"> </w:t>
      </w:r>
      <w:r>
        <w:rPr>
          <w:rFonts w:hint="eastAsia"/>
          <w:szCs w:val="24"/>
          <w:lang w:eastAsia="zh-CN"/>
        </w:rPr>
        <w:t xml:space="preserve">database in sync. Use tools like </w:t>
      </w:r>
      <w:del w:id="116" w:author="Catherine Berger" w:date="2026-04-27T16:09:00Z">
        <w:r>
          <w:rPr>
            <w:rFonts w:hint="eastAsia"/>
            <w:szCs w:val="24"/>
            <w:lang w:eastAsia="zh-CN"/>
          </w:rPr>
          <w:delText xml:space="preserve">neosemantics </w:delText>
        </w:r>
      </w:del>
      <w:ins w:id="117" w:author="Catherine Berger" w:date="2026-04-27T16:09:00Z">
        <w:r>
          <w:rPr>
            <w:szCs w:val="24"/>
            <w:lang w:eastAsia="zh-CN"/>
          </w:rPr>
          <w:t>Neosemantics</w:t>
        </w:r>
      </w:ins>
      <w:ins w:id="118" w:author="Catherine Berger" w:date="2026-04-27T16:09:00Z">
        <w:r>
          <w:rPr>
            <w:rFonts w:hint="eastAsia"/>
            <w:szCs w:val="24"/>
            <w:lang w:eastAsia="zh-CN"/>
          </w:rPr>
          <w:t xml:space="preserve"> </w:t>
        </w:r>
      </w:ins>
      <w:r>
        <w:rPr>
          <w:rFonts w:hint="eastAsia"/>
          <w:szCs w:val="24"/>
          <w:lang w:eastAsia="zh-CN"/>
        </w:rPr>
        <w:t>or RDF4J to facilitate the integration.</w:t>
      </w:r>
    </w:p>
    <w:p w14:paraId="61D0F18E">
      <w:pPr>
        <w:pStyle w:val="175"/>
        <w:numPr>
          <w:ilvl w:val="0"/>
          <w:numId w:val="51"/>
        </w:numPr>
      </w:pPr>
      <w:r>
        <w:rPr>
          <w:rFonts w:hint="eastAsia"/>
          <w:i/>
          <w:iCs/>
          <w:lang w:eastAsia="zh-CN"/>
        </w:rPr>
        <w:t xml:space="preserve">Embedding database integration: </w:t>
      </w:r>
      <w:r>
        <w:rPr>
          <w:rFonts w:hint="eastAsia"/>
        </w:rPr>
        <w:t xml:space="preserve">Integrate an embedding database </w:t>
      </w:r>
      <w:del w:id="119" w:author="Catherine Berger" w:date="2026-04-27T15:44:00Z">
        <w:r>
          <w:rPr>
            <w:rFonts w:hint="eastAsia"/>
          </w:rPr>
          <w:delText xml:space="preserve">like Weaviate or Pinecone </w:delText>
        </w:r>
      </w:del>
      <w:r>
        <w:rPr>
          <w:rFonts w:hint="eastAsia"/>
        </w:rPr>
        <w:t>to</w:t>
      </w:r>
      <w:r>
        <w:t xml:space="preserve"> </w:t>
      </w:r>
      <w:r>
        <w:rPr>
          <w:rFonts w:hint="eastAsia"/>
        </w:rPr>
        <w:t xml:space="preserve">enable semantic search and similarity-based retrieval. Extract entity embeddings from the </w:t>
      </w:r>
      <w:r>
        <w:rPr>
          <w:rFonts w:hint="eastAsia"/>
          <w:lang w:eastAsia="zh-CN"/>
        </w:rPr>
        <w:t>EDUKG</w:t>
      </w:r>
      <w:r>
        <w:rPr>
          <w:rFonts w:hint="eastAsia"/>
        </w:rPr>
        <w:t xml:space="preserve"> </w:t>
      </w:r>
      <w:del w:id="120" w:author="Catherine Berger" w:date="2026-04-27T15:44:00Z">
        <w:r>
          <w:rPr>
            <w:rFonts w:hint="eastAsia"/>
          </w:rPr>
          <w:delText>using techniques like Word2Vec or Llama,</w:delText>
        </w:r>
      </w:del>
      <w:del w:id="121" w:author="刘柏炜(2025013245)" w:date="2026-05-04T19:17:16Z">
        <w:r>
          <w:rPr>
            <w:rFonts w:hint="eastAsia"/>
          </w:rPr>
          <w:delText xml:space="preserve"> </w:delText>
        </w:r>
      </w:del>
      <w:r>
        <w:rPr>
          <w:rFonts w:hint="eastAsia"/>
        </w:rPr>
        <w:t>and index them in the embedding</w:t>
      </w:r>
      <w:r>
        <w:t xml:space="preserve"> </w:t>
      </w:r>
      <w:r>
        <w:rPr>
          <w:rFonts w:hint="eastAsia"/>
        </w:rPr>
        <w:t>database. Develop search APIs that leverage the embedding database to provide semantic search</w:t>
      </w:r>
      <w:r>
        <w:t xml:space="preserve"> </w:t>
      </w:r>
      <w:r>
        <w:rPr>
          <w:rFonts w:hint="eastAsia"/>
        </w:rPr>
        <w:t>functionalities.</w:t>
      </w:r>
    </w:p>
    <w:p w14:paraId="27CFCBE0">
      <w:pPr>
        <w:pStyle w:val="175"/>
        <w:numPr>
          <w:ilvl w:val="0"/>
          <w:numId w:val="51"/>
        </w:numPr>
      </w:pPr>
      <w:r>
        <w:rPr>
          <w:rFonts w:hint="eastAsia"/>
          <w:i/>
          <w:iCs/>
          <w:lang w:eastAsia="zh-CN"/>
        </w:rPr>
        <w:t xml:space="preserve">LLM integration: </w:t>
      </w:r>
      <w:r>
        <w:rPr>
          <w:rFonts w:hint="eastAsia"/>
        </w:rPr>
        <w:t xml:space="preserve">Integrate LLMs </w:t>
      </w:r>
      <w:del w:id="122" w:author="Catherine Berger" w:date="2026-04-27T15:44:00Z">
        <w:r>
          <w:rPr>
            <w:rFonts w:hint="eastAsia"/>
          </w:rPr>
          <w:delText xml:space="preserve">like GPT-4o or Llama to </w:delText>
        </w:r>
      </w:del>
      <w:r>
        <w:rPr>
          <w:rFonts w:hint="eastAsia"/>
        </w:rPr>
        <w:t>enable natural language understanding</w:t>
      </w:r>
      <w:r>
        <w:t xml:space="preserve"> </w:t>
      </w:r>
      <w:r>
        <w:rPr>
          <w:rFonts w:hint="eastAsia"/>
        </w:rPr>
        <w:t>and generation capabilities. Fine-tune the LLMs on educational content and align them with the</w:t>
      </w:r>
      <w:r>
        <w:t xml:space="preserve"> </w:t>
      </w:r>
      <w:r>
        <w:rPr>
          <w:rFonts w:hint="eastAsia"/>
          <w:lang w:eastAsia="zh-CN"/>
        </w:rPr>
        <w:t>EDUKG</w:t>
      </w:r>
      <w:r>
        <w:rPr>
          <w:lang w:eastAsia="zh-CN"/>
        </w:rPr>
        <w:t>’</w:t>
      </w:r>
      <w:r>
        <w:rPr>
          <w:rFonts w:hint="eastAsia"/>
        </w:rPr>
        <w:t>s ontology. Develop APIs that allow users to interact with the LLMs for</w:t>
      </w:r>
      <w:r>
        <w:t xml:space="preserve"> </w:t>
      </w:r>
      <w:r>
        <w:rPr>
          <w:rFonts w:hint="eastAsia"/>
        </w:rPr>
        <w:t>question answering, content generation, and other natural language tasks.</w:t>
      </w:r>
    </w:p>
    <w:p w14:paraId="69CD0A71">
      <w:pPr>
        <w:pStyle w:val="175"/>
        <w:numPr>
          <w:ilvl w:val="0"/>
          <w:numId w:val="51"/>
        </w:numPr>
      </w:pPr>
      <w:r>
        <w:rPr>
          <w:rFonts w:hint="eastAsia"/>
          <w:i/>
          <w:iCs/>
          <w:lang w:eastAsia="zh-CN"/>
        </w:rPr>
        <w:t>API development:</w:t>
      </w:r>
      <w:r>
        <w:rPr>
          <w:rFonts w:hint="eastAsia"/>
        </w:rPr>
        <w:t xml:space="preserve"> Build a set of APIs that expose the functionalities of the </w:t>
      </w:r>
      <w:r>
        <w:rPr>
          <w:rFonts w:hint="eastAsia"/>
          <w:lang w:eastAsia="zh-CN"/>
        </w:rPr>
        <w:t>EDUKG</w:t>
      </w:r>
      <w:r>
        <w:rPr>
          <w:rFonts w:hint="eastAsia"/>
        </w:rPr>
        <w:t xml:space="preserve"> to external applications and users. Design RESTful APIs that allow for querying, searching,</w:t>
      </w:r>
      <w:r>
        <w:t xml:space="preserve"> </w:t>
      </w:r>
      <w:r>
        <w:rPr>
          <w:rFonts w:hint="eastAsia"/>
        </w:rPr>
        <w:t>and manipulating the knowledge graph data. Implement authentication and authorization mechanisms</w:t>
      </w:r>
      <w:r>
        <w:rPr>
          <w:rFonts w:hint="eastAsia"/>
          <w:lang w:eastAsia="zh-CN"/>
        </w:rPr>
        <w:t>.</w:t>
      </w:r>
    </w:p>
    <w:p w14:paraId="7A16887C">
      <w:pPr>
        <w:pStyle w:val="175"/>
        <w:numPr>
          <w:ilvl w:val="0"/>
          <w:numId w:val="51"/>
        </w:numPr>
      </w:pPr>
      <w:r>
        <w:rPr>
          <w:rFonts w:hint="eastAsia"/>
          <w:i/>
          <w:iCs/>
          <w:lang w:eastAsia="zh-CN"/>
        </w:rPr>
        <w:t>User interface development:</w:t>
      </w:r>
      <w:r>
        <w:rPr>
          <w:rFonts w:hint="eastAsia"/>
        </w:rPr>
        <w:t xml:space="preserve"> Develop user-friendly interfaces that enable users to explore, query,</w:t>
      </w:r>
      <w:r>
        <w:t xml:space="preserve"> </w:t>
      </w:r>
      <w:r>
        <w:rPr>
          <w:rFonts w:hint="eastAsia"/>
        </w:rPr>
        <w:t xml:space="preserve">and interact with the </w:t>
      </w:r>
      <w:r>
        <w:rPr>
          <w:rFonts w:hint="eastAsia"/>
          <w:lang w:eastAsia="zh-CN"/>
        </w:rPr>
        <w:t>EDUKG</w:t>
      </w:r>
      <w:r>
        <w:rPr>
          <w:rFonts w:hint="eastAsia"/>
        </w:rPr>
        <w:t>. Create intuitive search and navigation interfaces,</w:t>
      </w:r>
      <w:r>
        <w:t xml:space="preserve"> </w:t>
      </w:r>
      <w:r>
        <w:rPr>
          <w:rFonts w:hint="eastAsia"/>
        </w:rPr>
        <w:t xml:space="preserve">data visualization components, and collaboration features. Use modern web technologies </w:t>
      </w:r>
      <w:del w:id="123" w:author="Catherine Berger" w:date="2026-04-27T15:44:00Z">
        <w:r>
          <w:rPr>
            <w:rFonts w:hint="eastAsia"/>
          </w:rPr>
          <w:delText>like React</w:delText>
        </w:r>
      </w:del>
      <w:del w:id="124" w:author="Catherine Berger" w:date="2026-04-27T15:44:00Z">
        <w:r>
          <w:rPr/>
          <w:delText xml:space="preserve">, </w:delText>
        </w:r>
      </w:del>
      <w:del w:id="125" w:author="Catherine Berger" w:date="2026-04-27T15:44:00Z">
        <w:r>
          <w:rPr>
            <w:rFonts w:hint="eastAsia"/>
          </w:rPr>
          <w:delText xml:space="preserve">Angular, or Vue.js </w:delText>
        </w:r>
      </w:del>
      <w:r>
        <w:rPr>
          <w:rFonts w:hint="eastAsia"/>
        </w:rPr>
        <w:t>to build responsive and interactive user interfaces.</w:t>
      </w:r>
    </w:p>
    <w:p w14:paraId="4D7EEB6A">
      <w:pPr>
        <w:pStyle w:val="175"/>
        <w:numPr>
          <w:ilvl w:val="0"/>
          <w:numId w:val="51"/>
        </w:numPr>
      </w:pPr>
      <w:r>
        <w:rPr>
          <w:rFonts w:hint="eastAsia"/>
          <w:i/>
          <w:iCs/>
          <w:lang w:eastAsia="zh-CN"/>
        </w:rPr>
        <w:t xml:space="preserve">Testing and Quality Assurance: </w:t>
      </w:r>
      <w:r>
        <w:rPr>
          <w:rFonts w:hint="eastAsia"/>
        </w:rPr>
        <w:t>Implement comprehensive testing and quality assurance processes</w:t>
      </w:r>
      <w:r>
        <w:t xml:space="preserve"> </w:t>
      </w:r>
      <w:r>
        <w:rPr>
          <w:rFonts w:hint="eastAsia"/>
        </w:rPr>
        <w:t xml:space="preserve">to </w:t>
      </w:r>
      <w:del w:id="126" w:author="Catherine Berger" w:date="2026-04-27T15:45:00Z">
        <w:r>
          <w:rPr>
            <w:rFonts w:hint="eastAsia"/>
          </w:rPr>
          <w:delText xml:space="preserve">supporting </w:delText>
        </w:r>
      </w:del>
      <w:ins w:id="127" w:author="Catherine Berger" w:date="2026-04-27T15:45:00Z">
        <w:r>
          <w:rPr/>
          <w:t>support</w:t>
        </w:r>
      </w:ins>
      <w:ins w:id="128" w:author="Catherine Berger" w:date="2026-04-27T15:45:00Z">
        <w:r>
          <w:rPr>
            <w:rFonts w:hint="eastAsia"/>
          </w:rPr>
          <w:t xml:space="preserve"> </w:t>
        </w:r>
      </w:ins>
      <w:r>
        <w:rPr>
          <w:rFonts w:hint="eastAsia"/>
        </w:rPr>
        <w:t xml:space="preserve">the reliability, performance, and accuracy of the </w:t>
      </w:r>
      <w:r>
        <w:rPr>
          <w:rFonts w:hint="eastAsia"/>
          <w:lang w:eastAsia="zh-CN"/>
        </w:rPr>
        <w:t>EDUKG</w:t>
      </w:r>
      <w:r>
        <w:rPr>
          <w:rFonts w:hint="eastAsia"/>
        </w:rPr>
        <w:t>. Conduct</w:t>
      </w:r>
      <w:r>
        <w:t xml:space="preserve"> </w:t>
      </w:r>
      <w:r>
        <w:rPr>
          <w:rFonts w:hint="eastAsia"/>
        </w:rPr>
        <w:t>unit testing, integration testing, and end-to-end testing to identify and fix any issues. Establish data</w:t>
      </w:r>
      <w:r>
        <w:t xml:space="preserve"> </w:t>
      </w:r>
      <w:r>
        <w:rPr>
          <w:rFonts w:hint="eastAsia"/>
        </w:rPr>
        <w:t>validation and quality control mechanisms to maintain the integrity of the knowledge graph data.</w:t>
      </w:r>
    </w:p>
    <w:p w14:paraId="191A30C7">
      <w:pPr>
        <w:pStyle w:val="175"/>
        <w:numPr>
          <w:ilvl w:val="0"/>
          <w:numId w:val="51"/>
        </w:numPr>
      </w:pPr>
      <w:r>
        <w:rPr>
          <w:rFonts w:hint="eastAsia"/>
          <w:i/>
          <w:iCs/>
          <w:lang w:eastAsia="zh-CN"/>
        </w:rPr>
        <w:t xml:space="preserve">Deployment and maintenance: </w:t>
      </w:r>
      <w:r>
        <w:rPr>
          <w:rFonts w:hint="eastAsia"/>
        </w:rPr>
        <w:t>Deploy the EDUKG infrastructure in a scalable and secure environment, such as cloud-based or on-premises platforms. Set up monitoring and logging systems to track system performance, identify bottlenecks, and troubleshoot issues. Establish a maintenance and update schedule to keep the knowledge graph up to date with the latest data and technology stack.</w:t>
      </w:r>
    </w:p>
    <w:p w14:paraId="1CCE1205">
      <w:pPr>
        <w:pStyle w:val="175"/>
        <w:ind w:left="200"/>
      </w:pPr>
      <w:r>
        <w:rPr>
          <w:rFonts w:hint="eastAsia"/>
        </w:rPr>
        <w:t>For readers interested in concrete examples following this workflow, as well as emerging</w:t>
      </w:r>
      <w:r>
        <w:rPr>
          <w:rFonts w:hint="eastAsia"/>
          <w:lang w:eastAsia="zh-CN"/>
        </w:rPr>
        <w:t xml:space="preserve"> </w:t>
      </w:r>
      <w:r>
        <w:rPr>
          <w:rFonts w:hint="eastAsia"/>
        </w:rPr>
        <w:t xml:space="preserve">trends and technologies in the </w:t>
      </w:r>
      <w:r>
        <w:rPr>
          <w:rFonts w:hint="eastAsia"/>
          <w:lang w:eastAsia="zh-CN"/>
        </w:rPr>
        <w:t>EDUKG</w:t>
      </w:r>
      <w:r>
        <w:rPr>
          <w:rFonts w:hint="eastAsia"/>
        </w:rPr>
        <w:t>, please refer to Annex D.</w:t>
      </w:r>
    </w:p>
    <w:p w14:paraId="2896077C">
      <w:pPr>
        <w:pStyle w:val="175"/>
        <w:ind w:left="200"/>
      </w:pPr>
      <w:r>
        <w:rPr>
          <w:rFonts w:hint="eastAsia"/>
        </w:rPr>
        <w:t>For detailed implementation guidance corresponding to the above workflow, please refer to Annex E.</w:t>
      </w:r>
    </w:p>
    <w:p w14:paraId="1EA9E655">
      <w:pPr>
        <w:pStyle w:val="158"/>
      </w:pPr>
      <w:bookmarkStart w:id="197" w:name="_Toc25838"/>
      <w:bookmarkStart w:id="198" w:name="_Toc30766"/>
      <w:r>
        <w:rPr>
          <w:rFonts w:hint="eastAsia"/>
        </w:rPr>
        <w:t xml:space="preserve">Security, </w:t>
      </w:r>
      <w:r>
        <w:rPr>
          <w:rFonts w:hint="eastAsia"/>
          <w:lang w:eastAsia="zh-CN"/>
        </w:rPr>
        <w:t>p</w:t>
      </w:r>
      <w:r>
        <w:rPr>
          <w:rFonts w:hint="eastAsia"/>
        </w:rPr>
        <w:t xml:space="preserve">rivacy, and </w:t>
      </w:r>
      <w:r>
        <w:rPr>
          <w:rFonts w:hint="eastAsia"/>
          <w:lang w:eastAsia="zh-CN"/>
        </w:rPr>
        <w:t>e</w:t>
      </w:r>
      <w:r>
        <w:rPr>
          <w:rFonts w:hint="eastAsia"/>
        </w:rPr>
        <w:t>thics</w:t>
      </w:r>
      <w:bookmarkEnd w:id="197"/>
      <w:bookmarkEnd w:id="198"/>
    </w:p>
    <w:p w14:paraId="76F60CE3">
      <w:pPr>
        <w:pStyle w:val="163"/>
      </w:pPr>
      <w:bookmarkStart w:id="199" w:name="_Toc21091"/>
      <w:bookmarkStart w:id="200" w:name="_Toc26289"/>
      <w:r>
        <w:rPr>
          <w:rFonts w:hint="eastAsia"/>
        </w:rPr>
        <w:t xml:space="preserve">Data </w:t>
      </w:r>
      <w:r>
        <w:rPr>
          <w:rFonts w:hint="eastAsia"/>
          <w:lang w:eastAsia="zh-CN"/>
        </w:rPr>
        <w:t>s</w:t>
      </w:r>
      <w:r>
        <w:rPr>
          <w:rFonts w:hint="eastAsia"/>
        </w:rPr>
        <w:t>ecurity</w:t>
      </w:r>
      <w:bookmarkEnd w:id="199"/>
      <w:bookmarkEnd w:id="200"/>
    </w:p>
    <w:p w14:paraId="585961A4">
      <w:pPr>
        <w:pStyle w:val="4"/>
      </w:pPr>
      <w:r>
        <w:rPr>
          <w:rFonts w:hint="eastAsia"/>
        </w:rPr>
        <w:t>The security of educational data is critical for maintaining the trust and confidence of all stakeholders. EDUKG implements robust security measures to protect against unauthorized access, data breaches, and malicious attacks. Essential security practices include:</w:t>
      </w:r>
    </w:p>
    <w:p w14:paraId="7803B01C">
      <w:pPr>
        <w:pStyle w:val="175"/>
        <w:numPr>
          <w:ilvl w:val="0"/>
          <w:numId w:val="52"/>
        </w:numPr>
        <w:rPr>
          <w:szCs w:val="24"/>
        </w:rPr>
      </w:pPr>
      <w:r>
        <w:rPr>
          <w:rFonts w:hint="eastAsia"/>
          <w:i/>
          <w:szCs w:val="24"/>
          <w:lang w:eastAsia="zh-CN"/>
        </w:rPr>
        <w:t xml:space="preserve">Authentication and access control: </w:t>
      </w:r>
      <w:r>
        <w:rPr>
          <w:rFonts w:hint="eastAsia"/>
          <w:szCs w:val="24"/>
          <w:lang w:eastAsia="zh-CN"/>
        </w:rPr>
        <w:t>Implementing strong authentication mechanisms, such as multifactor authentication, to verify user identities and enforce access control policies based on user roles</w:t>
      </w:r>
      <w:r>
        <w:rPr>
          <w:szCs w:val="24"/>
          <w:lang w:eastAsia="zh-CN"/>
        </w:rPr>
        <w:t xml:space="preserve"> </w:t>
      </w:r>
      <w:r>
        <w:rPr>
          <w:rFonts w:hint="eastAsia"/>
          <w:szCs w:val="24"/>
          <w:lang w:eastAsia="zh-CN"/>
        </w:rPr>
        <w:t>and permissions.</w:t>
      </w:r>
    </w:p>
    <w:p w14:paraId="408812B7">
      <w:pPr>
        <w:pStyle w:val="175"/>
        <w:numPr>
          <w:ilvl w:val="0"/>
          <w:numId w:val="52"/>
        </w:numPr>
        <w:rPr>
          <w:szCs w:val="24"/>
        </w:rPr>
      </w:pPr>
      <w:r>
        <w:rPr>
          <w:rFonts w:hint="eastAsia"/>
          <w:i/>
          <w:szCs w:val="24"/>
          <w:lang w:eastAsia="zh-CN"/>
        </w:rPr>
        <w:t>Encryption:</w:t>
      </w:r>
      <w:r>
        <w:rPr>
          <w:rFonts w:hint="eastAsia"/>
          <w:szCs w:val="24"/>
        </w:rPr>
        <w:t xml:space="preserve"> Encrypting sensitive data both in transit and at rest to protect against unauthorized access</w:t>
      </w:r>
      <w:r>
        <w:rPr>
          <w:szCs w:val="24"/>
        </w:rPr>
        <w:t xml:space="preserve"> </w:t>
      </w:r>
      <w:r>
        <w:rPr>
          <w:rFonts w:hint="eastAsia"/>
          <w:szCs w:val="24"/>
        </w:rPr>
        <w:t>and help maintain data confidentiality.</w:t>
      </w:r>
    </w:p>
    <w:p w14:paraId="3F42C9BA">
      <w:pPr>
        <w:pStyle w:val="175"/>
        <w:numPr>
          <w:ilvl w:val="0"/>
          <w:numId w:val="52"/>
        </w:numPr>
        <w:rPr>
          <w:szCs w:val="24"/>
        </w:rPr>
      </w:pPr>
      <w:r>
        <w:rPr>
          <w:rFonts w:hint="eastAsia"/>
          <w:i/>
          <w:szCs w:val="24"/>
          <w:lang w:eastAsia="zh-CN"/>
        </w:rPr>
        <w:t>Secure APIs and communication protocols:</w:t>
      </w:r>
      <w:r>
        <w:rPr>
          <w:rFonts w:hint="eastAsia"/>
          <w:szCs w:val="24"/>
        </w:rPr>
        <w:t xml:space="preserve"> Using secure communication protocols, such as HTTPS</w:t>
      </w:r>
      <w:r>
        <w:rPr>
          <w:szCs w:val="24"/>
        </w:rPr>
        <w:t xml:space="preserve"> </w:t>
      </w:r>
      <w:r>
        <w:rPr>
          <w:rFonts w:hint="eastAsia"/>
          <w:szCs w:val="24"/>
        </w:rPr>
        <w:t>and SSL/TLS, to protect data transmitted between the knowledge graph and external systems or users.</w:t>
      </w:r>
    </w:p>
    <w:p w14:paraId="0041B6D9">
      <w:pPr>
        <w:pStyle w:val="175"/>
        <w:numPr>
          <w:ilvl w:val="0"/>
          <w:numId w:val="52"/>
        </w:numPr>
        <w:rPr>
          <w:szCs w:val="24"/>
        </w:rPr>
      </w:pPr>
      <w:r>
        <w:rPr>
          <w:rFonts w:hint="eastAsia"/>
          <w:i/>
          <w:szCs w:val="24"/>
          <w:lang w:eastAsia="zh-CN"/>
        </w:rPr>
        <w:t>Regular security audits and updates:</w:t>
      </w:r>
      <w:r>
        <w:rPr>
          <w:rFonts w:hint="eastAsia"/>
          <w:szCs w:val="24"/>
        </w:rPr>
        <w:t xml:space="preserve"> Conducting regular security audits to identify and address</w:t>
      </w:r>
      <w:r>
        <w:rPr>
          <w:szCs w:val="24"/>
        </w:rPr>
        <w:t xml:space="preserve"> </w:t>
      </w:r>
      <w:r>
        <w:rPr>
          <w:rFonts w:hint="eastAsia"/>
          <w:szCs w:val="24"/>
        </w:rPr>
        <w:t>vulnerabilities, and promptly applying security updates and patches to mitigate potential risks.</w:t>
      </w:r>
    </w:p>
    <w:p w14:paraId="741040E0">
      <w:pPr>
        <w:pStyle w:val="163"/>
      </w:pPr>
      <w:bookmarkStart w:id="201" w:name="_Toc5389"/>
      <w:bookmarkStart w:id="202" w:name="_Toc1937"/>
      <w:r>
        <w:rPr>
          <w:rFonts w:hint="eastAsia"/>
        </w:rPr>
        <w:t xml:space="preserve">Privacy </w:t>
      </w:r>
      <w:r>
        <w:rPr>
          <w:rFonts w:hint="eastAsia"/>
          <w:lang w:eastAsia="zh-CN"/>
        </w:rPr>
        <w:t>p</w:t>
      </w:r>
      <w:r>
        <w:rPr>
          <w:rFonts w:hint="eastAsia"/>
        </w:rPr>
        <w:t>rotection</w:t>
      </w:r>
      <w:bookmarkEnd w:id="201"/>
      <w:bookmarkEnd w:id="202"/>
    </w:p>
    <w:p w14:paraId="2E95CB5C">
      <w:pPr>
        <w:pStyle w:val="4"/>
      </w:pPr>
      <w:r>
        <w:rPr>
          <w:rFonts w:hint="eastAsia"/>
        </w:rPr>
        <w:t xml:space="preserve">Protecting the privacy of learners, educators, and other individuals whose data is integrated into the </w:t>
      </w:r>
      <w:r>
        <w:rPr>
          <w:rFonts w:hint="eastAsia"/>
          <w:lang w:eastAsia="zh-CN"/>
        </w:rPr>
        <w:t>EDUKG</w:t>
      </w:r>
      <w:r>
        <w:rPr>
          <w:rFonts w:hint="eastAsia"/>
        </w:rPr>
        <w:t xml:space="preserve"> is a fundamental responsibility. The knowledge graph may adhere to applicable privacy</w:t>
      </w:r>
      <w:r>
        <w:t xml:space="preserve"> </w:t>
      </w:r>
      <w:r>
        <w:rPr>
          <w:rFonts w:hint="eastAsia"/>
        </w:rPr>
        <w:t>regulations, such as the General Data Protection Regulation (GDPR) or the Family Educational Rights and</w:t>
      </w:r>
      <w:r>
        <w:t xml:space="preserve"> </w:t>
      </w:r>
      <w:r>
        <w:rPr>
          <w:rFonts w:hint="eastAsia"/>
        </w:rPr>
        <w:t>Privacy Act (FERPA</w:t>
      </w:r>
      <w:del w:id="129" w:author="Catherine Berger" w:date="2026-04-27T15:45:00Z">
        <w:r>
          <w:rPr>
            <w:rFonts w:hint="eastAsia"/>
          </w:rPr>
          <w:delText>), and</w:delText>
        </w:r>
      </w:del>
      <w:ins w:id="130" w:author="Catherine Berger" w:date="2026-04-27T15:45:00Z">
        <w:r>
          <w:rPr/>
          <w:t>) and</w:t>
        </w:r>
      </w:ins>
      <w:r>
        <w:rPr>
          <w:rFonts w:hint="eastAsia"/>
        </w:rPr>
        <w:t xml:space="preserve"> may implement privacy-preserving techniques to safeguard personal information.</w:t>
      </w:r>
      <w:r>
        <w:t xml:space="preserve"> </w:t>
      </w:r>
      <w:r>
        <w:rPr>
          <w:rFonts w:hint="eastAsia"/>
        </w:rPr>
        <w:t>Some key privacy considerations include:</w:t>
      </w:r>
    </w:p>
    <w:p w14:paraId="43A7658F">
      <w:pPr>
        <w:pStyle w:val="175"/>
        <w:numPr>
          <w:ilvl w:val="0"/>
          <w:numId w:val="53"/>
        </w:numPr>
        <w:rPr>
          <w:szCs w:val="24"/>
        </w:rPr>
      </w:pPr>
      <w:r>
        <w:rPr>
          <w:rFonts w:hint="eastAsia"/>
          <w:i/>
          <w:szCs w:val="24"/>
          <w:lang w:eastAsia="zh-CN"/>
        </w:rPr>
        <w:t xml:space="preserve">Data minimization: </w:t>
      </w:r>
      <w:r>
        <w:rPr>
          <w:rFonts w:hint="eastAsia"/>
          <w:szCs w:val="24"/>
        </w:rPr>
        <w:t>Collecting and retaining only the minimum amount of personal data necessary</w:t>
      </w:r>
      <w:r>
        <w:rPr>
          <w:szCs w:val="24"/>
        </w:rPr>
        <w:t xml:space="preserve"> </w:t>
      </w:r>
      <w:r>
        <w:rPr>
          <w:rFonts w:hint="eastAsia"/>
          <w:szCs w:val="24"/>
        </w:rPr>
        <w:t>for the specific purposes of the knowledge graph, and regularly reviewing and disposing of data that</w:t>
      </w:r>
      <w:r>
        <w:rPr>
          <w:szCs w:val="24"/>
        </w:rPr>
        <w:t xml:space="preserve"> </w:t>
      </w:r>
      <w:r>
        <w:rPr>
          <w:rFonts w:hint="eastAsia"/>
          <w:szCs w:val="24"/>
        </w:rPr>
        <w:t>is no longer needed.</w:t>
      </w:r>
    </w:p>
    <w:p w14:paraId="07EFF053">
      <w:pPr>
        <w:pStyle w:val="175"/>
        <w:numPr>
          <w:ilvl w:val="0"/>
          <w:numId w:val="53"/>
        </w:numPr>
        <w:rPr>
          <w:szCs w:val="24"/>
        </w:rPr>
      </w:pPr>
      <w:r>
        <w:rPr>
          <w:rFonts w:hint="eastAsia"/>
          <w:i/>
          <w:szCs w:val="24"/>
          <w:lang w:eastAsia="zh-CN"/>
        </w:rPr>
        <w:t>Consent and control:</w:t>
      </w:r>
      <w:r>
        <w:rPr>
          <w:rFonts w:hint="eastAsia"/>
          <w:szCs w:val="24"/>
        </w:rPr>
        <w:t xml:space="preserve"> Obtaining informed consent from individuals before collecting and processing</w:t>
      </w:r>
      <w:r>
        <w:rPr>
          <w:szCs w:val="24"/>
        </w:rPr>
        <w:t xml:space="preserve"> </w:t>
      </w:r>
      <w:r>
        <w:rPr>
          <w:rFonts w:hint="eastAsia"/>
          <w:szCs w:val="24"/>
        </w:rPr>
        <w:t>their personal data, and providing them with clear information about how their data will be used and</w:t>
      </w:r>
      <w:r>
        <w:rPr>
          <w:szCs w:val="24"/>
        </w:rPr>
        <w:t xml:space="preserve"> </w:t>
      </w:r>
      <w:r>
        <w:rPr>
          <w:rFonts w:hint="eastAsia"/>
          <w:szCs w:val="24"/>
        </w:rPr>
        <w:t>shared.</w:t>
      </w:r>
    </w:p>
    <w:p w14:paraId="1AE35DAC">
      <w:pPr>
        <w:pStyle w:val="175"/>
        <w:numPr>
          <w:ilvl w:val="0"/>
          <w:numId w:val="53"/>
        </w:numPr>
        <w:rPr>
          <w:szCs w:val="24"/>
        </w:rPr>
      </w:pPr>
      <w:r>
        <w:rPr>
          <w:rFonts w:hint="eastAsia"/>
          <w:i/>
          <w:szCs w:val="24"/>
          <w:lang w:eastAsia="zh-CN"/>
        </w:rPr>
        <w:t xml:space="preserve">Anonymization and pseudonymization: </w:t>
      </w:r>
      <w:r>
        <w:rPr>
          <w:rFonts w:hint="eastAsia"/>
          <w:szCs w:val="24"/>
        </w:rPr>
        <w:t>Applying anonymization or pseudonymization techniques</w:t>
      </w:r>
      <w:r>
        <w:rPr>
          <w:szCs w:val="24"/>
        </w:rPr>
        <w:t xml:space="preserve"> </w:t>
      </w:r>
      <w:r>
        <w:rPr>
          <w:rFonts w:hint="eastAsia"/>
          <w:szCs w:val="24"/>
        </w:rPr>
        <w:t>to remove or obscure personally identifiable information when sharing data with third parties or conducting research and analytics.</w:t>
      </w:r>
    </w:p>
    <w:p w14:paraId="1F8D47D5">
      <w:pPr>
        <w:pStyle w:val="175"/>
        <w:numPr>
          <w:ilvl w:val="0"/>
          <w:numId w:val="53"/>
        </w:numPr>
        <w:rPr>
          <w:szCs w:val="24"/>
        </w:rPr>
      </w:pPr>
      <w:r>
        <w:rPr>
          <w:rFonts w:hint="eastAsia"/>
          <w:i/>
          <w:szCs w:val="24"/>
          <w:lang w:eastAsia="zh-CN"/>
        </w:rPr>
        <w:t>Access and correction rights:</w:t>
      </w:r>
      <w:r>
        <w:rPr>
          <w:rFonts w:hint="eastAsia"/>
          <w:szCs w:val="24"/>
        </w:rPr>
        <w:t xml:space="preserve"> Enabling individuals to access, review, and request corrections to</w:t>
      </w:r>
      <w:r>
        <w:rPr>
          <w:szCs w:val="24"/>
        </w:rPr>
        <w:t xml:space="preserve"> </w:t>
      </w:r>
      <w:r>
        <w:rPr>
          <w:rFonts w:hint="eastAsia"/>
          <w:szCs w:val="24"/>
        </w:rPr>
        <w:t>their personal data held in the knowledge graph, and establishing processes to handle such requests in</w:t>
      </w:r>
      <w:r>
        <w:rPr>
          <w:szCs w:val="24"/>
        </w:rPr>
        <w:t xml:space="preserve"> </w:t>
      </w:r>
      <w:r>
        <w:rPr>
          <w:rFonts w:hint="eastAsia"/>
          <w:szCs w:val="24"/>
        </w:rPr>
        <w:t>a timely and transparent manner.</w:t>
      </w:r>
    </w:p>
    <w:p w14:paraId="0A0980A3">
      <w:pPr>
        <w:pStyle w:val="163"/>
      </w:pPr>
      <w:bookmarkStart w:id="203" w:name="_Toc17620"/>
      <w:bookmarkStart w:id="204" w:name="_Toc1071"/>
      <w:r>
        <w:rPr>
          <w:rFonts w:hint="eastAsia"/>
        </w:rPr>
        <w:t xml:space="preserve">Ethical </w:t>
      </w:r>
      <w:r>
        <w:rPr>
          <w:rFonts w:hint="eastAsia"/>
          <w:lang w:eastAsia="zh-CN"/>
        </w:rPr>
        <w:t>c</w:t>
      </w:r>
      <w:r>
        <w:rPr>
          <w:rFonts w:hint="eastAsia"/>
        </w:rPr>
        <w:t>onsiderations</w:t>
      </w:r>
      <w:bookmarkEnd w:id="203"/>
      <w:bookmarkEnd w:id="204"/>
    </w:p>
    <w:p w14:paraId="2998A0EB">
      <w:pPr>
        <w:pStyle w:val="4"/>
      </w:pPr>
      <w:r>
        <w:rPr>
          <w:rFonts w:hint="eastAsia"/>
        </w:rPr>
        <w:t xml:space="preserve">The development and use of the </w:t>
      </w:r>
      <w:r>
        <w:rPr>
          <w:rFonts w:hint="eastAsia"/>
          <w:lang w:eastAsia="zh-CN"/>
        </w:rPr>
        <w:t>EDUKG</w:t>
      </w:r>
      <w:r>
        <w:rPr>
          <w:rFonts w:hint="eastAsia"/>
        </w:rPr>
        <w:t xml:space="preserve"> may be guided by ethical principles to </w:t>
      </w:r>
      <w:r>
        <w:rPr>
          <w:rFonts w:hint="eastAsia"/>
          <w:lang w:eastAsia="zh-CN"/>
        </w:rPr>
        <w:t xml:space="preserve">support </w:t>
      </w:r>
      <w:r>
        <w:rPr>
          <w:rFonts w:hint="eastAsia"/>
        </w:rPr>
        <w:t>fairness, transparency, and accountability. Some key ethical considerations include:</w:t>
      </w:r>
    </w:p>
    <w:p w14:paraId="5F621795">
      <w:pPr>
        <w:pStyle w:val="175"/>
        <w:numPr>
          <w:ilvl w:val="0"/>
          <w:numId w:val="54"/>
        </w:numPr>
        <w:rPr>
          <w:szCs w:val="24"/>
        </w:rPr>
      </w:pPr>
      <w:r>
        <w:rPr>
          <w:rFonts w:hint="eastAsia"/>
          <w:i/>
          <w:szCs w:val="24"/>
          <w:lang w:eastAsia="zh-CN"/>
        </w:rPr>
        <w:t xml:space="preserve">Bias and fairness: </w:t>
      </w:r>
      <w:r>
        <w:rPr>
          <w:rFonts w:hint="eastAsia"/>
          <w:szCs w:val="24"/>
          <w:lang w:eastAsia="zh-CN"/>
        </w:rPr>
        <w:t>Addressing potential biases in the data and algorithms used by the knowledge</w:t>
      </w:r>
      <w:r>
        <w:rPr>
          <w:szCs w:val="24"/>
          <w:lang w:eastAsia="zh-CN"/>
        </w:rPr>
        <w:t xml:space="preserve"> </w:t>
      </w:r>
      <w:r>
        <w:rPr>
          <w:rFonts w:hint="eastAsia"/>
          <w:szCs w:val="24"/>
          <w:lang w:eastAsia="zh-CN"/>
        </w:rPr>
        <w:t>graph, and actively promoting fairness and non-discrimination in the provision of educational services</w:t>
      </w:r>
      <w:r>
        <w:rPr>
          <w:szCs w:val="24"/>
          <w:lang w:eastAsia="zh-CN"/>
        </w:rPr>
        <w:t xml:space="preserve"> </w:t>
      </w:r>
      <w:r>
        <w:rPr>
          <w:rFonts w:hint="eastAsia"/>
          <w:szCs w:val="24"/>
          <w:lang w:eastAsia="zh-CN"/>
        </w:rPr>
        <w:t>and opportunities.</w:t>
      </w:r>
    </w:p>
    <w:p w14:paraId="512FA285">
      <w:pPr>
        <w:pStyle w:val="175"/>
        <w:numPr>
          <w:ilvl w:val="0"/>
          <w:numId w:val="54"/>
        </w:numPr>
        <w:rPr>
          <w:szCs w:val="24"/>
        </w:rPr>
      </w:pPr>
      <w:r>
        <w:rPr>
          <w:rFonts w:hint="eastAsia"/>
          <w:i/>
          <w:szCs w:val="24"/>
          <w:lang w:eastAsia="zh-CN"/>
        </w:rPr>
        <w:t xml:space="preserve">Transparency and explainability: </w:t>
      </w:r>
      <w:r>
        <w:rPr>
          <w:rFonts w:hint="eastAsia"/>
          <w:szCs w:val="24"/>
        </w:rPr>
        <w:t>Providing clear and understandable explanations of how the</w:t>
      </w:r>
      <w:r>
        <w:rPr>
          <w:szCs w:val="24"/>
        </w:rPr>
        <w:t xml:space="preserve"> </w:t>
      </w:r>
      <w:r>
        <w:rPr>
          <w:rFonts w:hint="eastAsia"/>
          <w:szCs w:val="24"/>
        </w:rPr>
        <w:t>knowledge graph</w:t>
      </w:r>
      <w:r>
        <w:rPr>
          <w:szCs w:val="24"/>
          <w:lang w:eastAsia="zh-CN"/>
        </w:rPr>
        <w:t>’</w:t>
      </w:r>
      <w:r>
        <w:rPr>
          <w:rFonts w:hint="eastAsia"/>
          <w:szCs w:val="24"/>
        </w:rPr>
        <w:t>s algorithms and decision-making processes work, and enabling stakeholders to</w:t>
      </w:r>
      <w:r>
        <w:rPr>
          <w:szCs w:val="24"/>
        </w:rPr>
        <w:t xml:space="preserve"> </w:t>
      </w:r>
      <w:r>
        <w:rPr>
          <w:rFonts w:hint="eastAsia"/>
          <w:szCs w:val="24"/>
        </w:rPr>
        <w:t>scrutinize and challenge the outcomes.</w:t>
      </w:r>
    </w:p>
    <w:p w14:paraId="2B7A97AB">
      <w:pPr>
        <w:pStyle w:val="175"/>
        <w:numPr>
          <w:ilvl w:val="0"/>
          <w:numId w:val="54"/>
        </w:numPr>
        <w:rPr>
          <w:szCs w:val="24"/>
        </w:rPr>
      </w:pPr>
      <w:r>
        <w:rPr>
          <w:rFonts w:hint="eastAsia"/>
          <w:i/>
          <w:szCs w:val="24"/>
          <w:lang w:eastAsia="zh-CN"/>
        </w:rPr>
        <w:t>Accountability and redress:</w:t>
      </w:r>
      <w:r>
        <w:rPr>
          <w:rFonts w:hint="eastAsia"/>
          <w:szCs w:val="24"/>
        </w:rPr>
        <w:t xml:space="preserve"> Establishing clear lines of accountability for the decisions and actions</w:t>
      </w:r>
      <w:r>
        <w:rPr>
          <w:szCs w:val="24"/>
        </w:rPr>
        <w:t xml:space="preserve"> </w:t>
      </w:r>
      <w:r>
        <w:rPr>
          <w:rFonts w:hint="eastAsia"/>
          <w:szCs w:val="24"/>
        </w:rPr>
        <w:t>taken based on the knowledge graph, and providing accessible mechanisms for individuals to seek</w:t>
      </w:r>
      <w:r>
        <w:rPr>
          <w:szCs w:val="24"/>
        </w:rPr>
        <w:t xml:space="preserve"> </w:t>
      </w:r>
      <w:r>
        <w:rPr>
          <w:rFonts w:hint="eastAsia"/>
          <w:szCs w:val="24"/>
        </w:rPr>
        <w:t>redress if they believe they have been unfairly treated.</w:t>
      </w:r>
    </w:p>
    <w:p w14:paraId="19193C50">
      <w:pPr>
        <w:pStyle w:val="175"/>
        <w:numPr>
          <w:ilvl w:val="0"/>
          <w:numId w:val="54"/>
        </w:numPr>
        <w:rPr>
          <w:szCs w:val="24"/>
        </w:rPr>
      </w:pPr>
      <w:r>
        <w:rPr>
          <w:rFonts w:hint="eastAsia"/>
          <w:i/>
          <w:szCs w:val="24"/>
          <w:lang w:eastAsia="zh-CN"/>
        </w:rPr>
        <w:t xml:space="preserve">Ethical AI Development: </w:t>
      </w:r>
      <w:r>
        <w:rPr>
          <w:rFonts w:hint="eastAsia"/>
          <w:szCs w:val="24"/>
        </w:rPr>
        <w:t>The development and deployment of AI technologies within the knowledge graph follows ethical principles, such as the IEEE Ethically Aligned Design guidelines, and involves diverse stakeholders in the design and governance processes.</w:t>
      </w:r>
    </w:p>
    <w:p w14:paraId="782B7D96">
      <w:pPr>
        <w:keepNext/>
        <w:keepLines/>
        <w:tabs>
          <w:tab w:val="left" w:pos="432"/>
          <w:tab w:val="left" w:pos="1863"/>
        </w:tabs>
        <w:suppressAutoHyphens/>
        <w:autoSpaceDE w:val="0"/>
        <w:autoSpaceDN w:val="0"/>
        <w:adjustRightInd w:val="0"/>
        <w:spacing w:before="360" w:after="240"/>
        <w:rPr>
          <w:sz w:val="20"/>
          <w:lang w:eastAsia="zh-CN"/>
        </w:rPr>
      </w:pPr>
      <w:r>
        <w:rPr>
          <w:rFonts w:hint="eastAsia"/>
          <w:sz w:val="20"/>
          <w:lang w:eastAsia="zh-CN"/>
        </w:rPr>
        <w:t>By prioritizing security, privacy, and ethical considerations, the EDUKG can foster trust,</w:t>
      </w:r>
      <w:r>
        <w:rPr>
          <w:sz w:val="20"/>
          <w:lang w:eastAsia="zh-CN"/>
        </w:rPr>
        <w:t xml:space="preserve"> </w:t>
      </w:r>
      <w:r>
        <w:rPr>
          <w:rFonts w:hint="eastAsia"/>
          <w:sz w:val="20"/>
          <w:lang w:eastAsia="zh-CN"/>
        </w:rPr>
        <w:t>protect individual rights, and promote the responsible and beneficial use of educational data and technologies.</w:t>
      </w:r>
      <w:r>
        <w:rPr>
          <w:sz w:val="20"/>
          <w:lang w:eastAsia="zh-CN"/>
        </w:rPr>
        <w:t xml:space="preserve"> </w:t>
      </w:r>
      <w:r>
        <w:rPr>
          <w:rFonts w:hint="eastAsia"/>
          <w:sz w:val="20"/>
          <w:lang w:eastAsia="zh-CN"/>
        </w:rPr>
        <w:t>It is essential to continuously review and update these practices as the knowledge graph evolves and new</w:t>
      </w:r>
      <w:r>
        <w:rPr>
          <w:sz w:val="20"/>
          <w:lang w:eastAsia="zh-CN"/>
        </w:rPr>
        <w:t xml:space="preserve"> </w:t>
      </w:r>
      <w:r>
        <w:rPr>
          <w:rFonts w:hint="eastAsia"/>
          <w:sz w:val="20"/>
          <w:lang w:eastAsia="zh-CN"/>
        </w:rPr>
        <w:t xml:space="preserve">challenges emerge, engaging with the broader educational community to </w:t>
      </w:r>
      <w:ins w:id="131" w:author="Catherine Berger" w:date="2026-04-27T15:46:00Z">
        <w:r>
          <w:rPr>
            <w:sz w:val="20"/>
            <w:lang w:eastAsia="zh-CN"/>
          </w:rPr>
          <w:t>help ensure</w:t>
        </w:r>
      </w:ins>
      <w:del w:id="132" w:author="Catherine Berger" w:date="2026-04-27T15:46:00Z">
        <w:r>
          <w:rPr>
            <w:rFonts w:hint="eastAsia"/>
            <w:sz w:val="20"/>
            <w:lang w:eastAsia="zh-CN"/>
          </w:rPr>
          <w:delText>support</w:delText>
        </w:r>
      </w:del>
      <w:r>
        <w:rPr>
          <w:rFonts w:hint="eastAsia"/>
          <w:sz w:val="20"/>
          <w:lang w:eastAsia="zh-CN"/>
        </w:rPr>
        <w:t xml:space="preserve"> that the highest standards of</w:t>
      </w:r>
      <w:r>
        <w:rPr>
          <w:sz w:val="20"/>
          <w:lang w:eastAsia="zh-CN"/>
        </w:rPr>
        <w:t xml:space="preserve"> </w:t>
      </w:r>
      <w:r>
        <w:rPr>
          <w:rFonts w:hint="eastAsia"/>
          <w:sz w:val="20"/>
          <w:lang w:eastAsia="zh-CN"/>
        </w:rPr>
        <w:t>security, privacy, and ethics are upheld.</w:t>
      </w:r>
    </w:p>
    <w:p w14:paraId="377DC9FF">
      <w:pPr>
        <w:pStyle w:val="3"/>
      </w:pPr>
      <w:bookmarkStart w:id="205" w:name="_Toc29597"/>
      <w:bookmarkStart w:id="206" w:name="_Toc15896"/>
      <w:bookmarkStart w:id="207" w:name="_Toc174707675"/>
      <w:bookmarkStart w:id="208" w:name="_Toc174708092"/>
      <w:bookmarkStart w:id="209" w:name="_Toc1168579012"/>
      <w:bookmarkStart w:id="210" w:name="_Toc169874090"/>
      <w:r>
        <w:br w:type="textWrapping"/>
      </w:r>
      <w:r>
        <w:t>(informative)</w:t>
      </w:r>
      <w:r>
        <w:br w:type="textWrapping"/>
      </w:r>
      <w:del w:id="133" w:author="Catherine Berger" w:date="2026-04-27T15:46:00Z">
        <w:r>
          <w:rPr>
            <w:rFonts w:hint="eastAsia"/>
            <w:lang w:eastAsia="zh-CN"/>
          </w:rPr>
          <w:delText>k</w:delText>
        </w:r>
      </w:del>
      <w:del w:id="134" w:author="Catherine Berger" w:date="2026-04-27T15:46:00Z">
        <w:r>
          <w:rPr>
            <w:lang w:eastAsia="zh-CN"/>
          </w:rPr>
          <w:delText xml:space="preserve">nowledge </w:delText>
        </w:r>
      </w:del>
      <w:ins w:id="135" w:author="Catherine Berger" w:date="2026-04-27T15:46:00Z">
        <w:r>
          <w:rPr>
            <w:lang w:eastAsia="zh-CN"/>
          </w:rPr>
          <w:t xml:space="preserve">Knowledge </w:t>
        </w:r>
      </w:ins>
      <w:r>
        <w:rPr>
          <w:rFonts w:hint="eastAsia"/>
          <w:lang w:eastAsia="zh-CN"/>
        </w:rPr>
        <w:t>g</w:t>
      </w:r>
      <w:r>
        <w:rPr>
          <w:lang w:eastAsia="zh-CN"/>
        </w:rPr>
        <w:t>raph</w:t>
      </w:r>
      <w:r>
        <w:rPr>
          <w:rFonts w:hint="eastAsia"/>
          <w:lang w:eastAsia="zh-CN"/>
        </w:rPr>
        <w:t xml:space="preserve"> s</w:t>
      </w:r>
      <w:r>
        <w:rPr>
          <w:lang w:eastAsia="zh-CN"/>
        </w:rPr>
        <w:t xml:space="preserve">ample </w:t>
      </w:r>
      <w:r>
        <w:rPr>
          <w:rFonts w:hint="eastAsia"/>
          <w:lang w:eastAsia="zh-CN"/>
        </w:rPr>
        <w:t xml:space="preserve">based on </w:t>
      </w:r>
      <w:r>
        <w:rPr>
          <w:lang w:eastAsia="zh-CN"/>
        </w:rPr>
        <w:t xml:space="preserve">CS106A </w:t>
      </w:r>
      <w:r>
        <w:rPr>
          <w:rFonts w:hint="eastAsia"/>
          <w:lang w:eastAsia="zh-CN"/>
        </w:rPr>
        <w:t>p</w:t>
      </w:r>
      <w:r>
        <w:rPr>
          <w:lang w:eastAsia="zh-CN"/>
        </w:rPr>
        <w:t xml:space="preserve">rogramming </w:t>
      </w:r>
      <w:r>
        <w:rPr>
          <w:rFonts w:hint="eastAsia"/>
          <w:lang w:eastAsia="zh-CN"/>
        </w:rPr>
        <w:t>m</w:t>
      </w:r>
      <w:r>
        <w:rPr>
          <w:lang w:eastAsia="zh-CN"/>
        </w:rPr>
        <w:t>ethodology</w:t>
      </w:r>
      <w:bookmarkEnd w:id="205"/>
      <w:bookmarkEnd w:id="206"/>
    </w:p>
    <w:p w14:paraId="6FBB01B1">
      <w:pPr>
        <w:pStyle w:val="4"/>
      </w:pPr>
      <w:r>
        <w:rPr>
          <w:rFonts w:hint="eastAsia"/>
        </w:rPr>
        <w:t xml:space="preserve">To illustrate the practical implementation of the </w:t>
      </w:r>
      <w:r>
        <w:rPr>
          <w:rFonts w:hint="eastAsia"/>
          <w:lang w:eastAsia="zh-CN"/>
        </w:rPr>
        <w:t>EDUKG</w:t>
      </w:r>
      <w:r>
        <w:rPr>
          <w:rFonts w:hint="eastAsia"/>
        </w:rPr>
        <w:t xml:space="preserve"> ontology, </w:t>
      </w:r>
      <w:r>
        <w:rPr>
          <w:rFonts w:hint="eastAsia"/>
          <w:lang w:eastAsia="zh-CN"/>
        </w:rPr>
        <w:t>this guide</w:t>
      </w:r>
      <w:r>
        <w:rPr>
          <w:rFonts w:hint="eastAsia"/>
        </w:rPr>
        <w:t xml:space="preserve"> </w:t>
      </w:r>
      <w:del w:id="136" w:author="Catherine Berger" w:date="2026-04-27T15:46:00Z">
        <w:r>
          <w:rPr>
            <w:rFonts w:hint="eastAsia"/>
          </w:rPr>
          <w:delText xml:space="preserve">present </w:delText>
        </w:r>
      </w:del>
      <w:ins w:id="137" w:author="Catherine Berger" w:date="2026-04-27T15:46:00Z">
        <w:r>
          <w:rPr/>
          <w:t>presents</w:t>
        </w:r>
      </w:ins>
      <w:ins w:id="138" w:author="Catherine Berger" w:date="2026-04-27T15:46:00Z">
        <w:r>
          <w:rPr>
            <w:rFonts w:hint="eastAsia"/>
          </w:rPr>
          <w:t xml:space="preserve"> </w:t>
        </w:r>
      </w:ins>
      <w:r>
        <w:rPr>
          <w:rFonts w:hint="eastAsia"/>
        </w:rPr>
        <w:t>a comprehensive example</w:t>
      </w:r>
      <w:r>
        <w:t xml:space="preserve"> </w:t>
      </w:r>
      <w:r>
        <w:rPr>
          <w:rFonts w:hint="eastAsia"/>
        </w:rPr>
        <w:t>based on Stanford</w:t>
      </w:r>
      <w:ins w:id="139" w:author="Catherine Berger" w:date="2026-04-27T15:46:00Z">
        <w:r>
          <w:rPr/>
          <w:t>’</w:t>
        </w:r>
      </w:ins>
      <w:del w:id="140" w:author="Catherine Berger" w:date="2026-04-27T15:46:00Z">
        <w:r>
          <w:rPr>
            <w:rFonts w:hint="eastAsia"/>
          </w:rPr>
          <w:delText>’</w:delText>
        </w:r>
      </w:del>
      <w:r>
        <w:rPr>
          <w:rFonts w:hint="eastAsia"/>
        </w:rPr>
        <w:t>s introductory computer science course, CS106A. This knowledge graph demonstrates</w:t>
      </w:r>
      <w:r>
        <w:t xml:space="preserve"> </w:t>
      </w:r>
      <w:r>
        <w:rPr>
          <w:rFonts w:hint="eastAsia"/>
        </w:rPr>
        <w:t>how educational content can be structured to support both curriculum organization and adaptive learning</w:t>
      </w:r>
      <w:r>
        <w:t xml:space="preserve"> </w:t>
      </w:r>
      <w:r>
        <w:rPr>
          <w:rFonts w:hint="eastAsia"/>
        </w:rPr>
        <w:t>systems.</w:t>
      </w:r>
    </w:p>
    <w:bookmarkEnd w:id="207"/>
    <w:bookmarkEnd w:id="208"/>
    <w:bookmarkEnd w:id="209"/>
    <w:p w14:paraId="743CDD22">
      <w:pPr>
        <w:pStyle w:val="5"/>
        <w:numPr>
          <w:ilvl w:val="1"/>
          <w:numId w:val="1"/>
        </w:numPr>
        <w:rPr>
          <w:rFonts w:eastAsia="等线"/>
        </w:rPr>
      </w:pPr>
      <w:bookmarkStart w:id="211" w:name="_Toc19483"/>
      <w:bookmarkStart w:id="212" w:name="_Toc17272"/>
      <w:bookmarkStart w:id="213" w:name="_Toc11400"/>
      <w:bookmarkStart w:id="214" w:name="_Toc10449"/>
      <w:r>
        <w:rPr>
          <w:rFonts w:hint="eastAsia" w:eastAsia="等线"/>
        </w:rPr>
        <w:t xml:space="preserve">Knowledge </w:t>
      </w:r>
      <w:r>
        <w:rPr>
          <w:rFonts w:hint="eastAsia" w:eastAsia="等线"/>
          <w:lang w:eastAsia="zh-CN"/>
        </w:rPr>
        <w:t>g</w:t>
      </w:r>
      <w:r>
        <w:rPr>
          <w:rFonts w:hint="eastAsia" w:eastAsia="等线"/>
        </w:rPr>
        <w:t xml:space="preserve">raph </w:t>
      </w:r>
      <w:r>
        <w:rPr>
          <w:rFonts w:hint="eastAsia" w:eastAsia="等线"/>
          <w:lang w:eastAsia="zh-CN"/>
        </w:rPr>
        <w:t>s</w:t>
      </w:r>
      <w:r>
        <w:rPr>
          <w:rFonts w:hint="eastAsia" w:eastAsia="等线"/>
        </w:rPr>
        <w:t xml:space="preserve">tructure and </w:t>
      </w:r>
      <w:r>
        <w:rPr>
          <w:rFonts w:hint="eastAsia" w:eastAsia="等线"/>
          <w:lang w:eastAsia="zh-CN"/>
        </w:rPr>
        <w:t>o</w:t>
      </w:r>
      <w:r>
        <w:rPr>
          <w:rFonts w:hint="eastAsia" w:eastAsia="等线"/>
        </w:rPr>
        <w:t>rganization</w:t>
      </w:r>
      <w:bookmarkEnd w:id="211"/>
      <w:bookmarkEnd w:id="212"/>
      <w:bookmarkEnd w:id="213"/>
      <w:bookmarkEnd w:id="214"/>
    </w:p>
    <w:p w14:paraId="5DFC48AD">
      <w:pPr>
        <w:autoSpaceDE w:val="0"/>
        <w:autoSpaceDN w:val="0"/>
        <w:jc w:val="both"/>
        <w:rPr>
          <w:sz w:val="20"/>
          <w:lang w:eastAsia="zh-CN"/>
        </w:rPr>
      </w:pPr>
      <w:r>
        <w:rPr>
          <w:rFonts w:hint="eastAsia"/>
          <w:sz w:val="20"/>
          <w:lang w:eastAsia="zh-CN"/>
        </w:rPr>
        <w:t xml:space="preserve">Figure A.1 presents a visualization of the </w:t>
      </w:r>
      <w:commentRangeStart w:id="1"/>
      <w:r>
        <w:rPr>
          <w:rFonts w:hint="eastAsia"/>
          <w:sz w:val="20"/>
          <w:lang w:eastAsia="zh-CN"/>
        </w:rPr>
        <w:t>CS106A</w:t>
      </w:r>
      <w:commentRangeEnd w:id="1"/>
      <w:r>
        <w:rPr>
          <w:rStyle w:val="104"/>
        </w:rPr>
        <w:commentReference w:id="1"/>
      </w:r>
      <w:r>
        <w:rPr>
          <w:rFonts w:hint="eastAsia"/>
          <w:sz w:val="20"/>
          <w:lang w:eastAsia="zh-CN"/>
        </w:rPr>
        <w:t xml:space="preserve"> knowledge graph, showcasing the key components and</w:t>
      </w:r>
      <w:r>
        <w:rPr>
          <w:sz w:val="20"/>
          <w:lang w:eastAsia="zh-CN"/>
        </w:rPr>
        <w:t xml:space="preserve"> </w:t>
      </w:r>
      <w:r>
        <w:rPr>
          <w:rFonts w:hint="eastAsia"/>
          <w:sz w:val="20"/>
          <w:lang w:eastAsia="zh-CN"/>
        </w:rPr>
        <w:t>relationships that form the educational structure of the course. The topmost node, CS106A collection, represents</w:t>
      </w:r>
      <w:r>
        <w:rPr>
          <w:sz w:val="20"/>
          <w:lang w:eastAsia="zh-CN"/>
        </w:rPr>
        <w:t xml:space="preserve"> </w:t>
      </w:r>
      <w:r>
        <w:rPr>
          <w:rFonts w:hint="eastAsia"/>
          <w:sz w:val="20"/>
          <w:lang w:eastAsia="zh-CN"/>
        </w:rPr>
        <w:t>the learning point collection. The second and third layers of nodes correspond to individual learning</w:t>
      </w:r>
      <w:r>
        <w:rPr>
          <w:sz w:val="20"/>
          <w:lang w:eastAsia="zh-CN"/>
        </w:rPr>
        <w:t xml:space="preserve"> </w:t>
      </w:r>
      <w:r>
        <w:rPr>
          <w:rFonts w:hint="eastAsia"/>
          <w:sz w:val="20"/>
          <w:lang w:eastAsia="zh-CN"/>
        </w:rPr>
        <w:t>points (LPitem</w:t>
      </w:r>
      <w:del w:id="141" w:author="Catherine Berger" w:date="2026-04-27T15:47:00Z">
        <w:r>
          <w:rPr>
            <w:rFonts w:hint="eastAsia"/>
            <w:sz w:val="20"/>
            <w:lang w:eastAsia="zh-CN"/>
          </w:rPr>
          <w:delText xml:space="preserve">), </w:delText>
        </w:r>
      </w:del>
      <w:ins w:id="142" w:author="Catherine Berger" w:date="2026-04-27T15:47:00Z">
        <w:r>
          <w:rPr>
            <w:rFonts w:hint="eastAsia"/>
            <w:sz w:val="20"/>
            <w:lang w:eastAsia="zh-CN"/>
          </w:rPr>
          <w:t>)</w:t>
        </w:r>
      </w:ins>
      <w:ins w:id="143" w:author="Catherine Berger" w:date="2026-04-27T15:47:00Z">
        <w:r>
          <w:rPr>
            <w:sz w:val="20"/>
            <w:lang w:eastAsia="zh-CN"/>
          </w:rPr>
          <w:t>;</w:t>
        </w:r>
      </w:ins>
      <w:ins w:id="144" w:author="Catherine Berger" w:date="2026-04-27T15:47:00Z">
        <w:r>
          <w:rPr>
            <w:rFonts w:hint="eastAsia"/>
            <w:sz w:val="20"/>
            <w:lang w:eastAsia="zh-CN"/>
          </w:rPr>
          <w:t xml:space="preserve"> </w:t>
        </w:r>
      </w:ins>
      <w:r>
        <w:rPr>
          <w:rFonts w:hint="eastAsia"/>
          <w:sz w:val="20"/>
          <w:lang w:eastAsia="zh-CN"/>
        </w:rPr>
        <w:t xml:space="preserve">the fourth layer </w:t>
      </w:r>
      <w:del w:id="145" w:author="Catherine Berger" w:date="2026-04-27T15:47:00Z">
        <w:r>
          <w:rPr>
            <w:rFonts w:hint="eastAsia"/>
            <w:sz w:val="20"/>
            <w:lang w:eastAsia="zh-CN"/>
          </w:rPr>
          <w:delText xml:space="preserve">the fourth layer </w:delText>
        </w:r>
      </w:del>
      <w:r>
        <w:rPr>
          <w:rFonts w:hint="eastAsia"/>
          <w:sz w:val="20"/>
          <w:lang w:eastAsia="zh-CN"/>
        </w:rPr>
        <w:t>represents resource items (Ritem), and the fifth layer denotes pedagogical</w:t>
      </w:r>
      <w:r>
        <w:rPr>
          <w:sz w:val="20"/>
          <w:lang w:eastAsia="zh-CN"/>
        </w:rPr>
        <w:t xml:space="preserve"> </w:t>
      </w:r>
      <w:r>
        <w:rPr>
          <w:rFonts w:hint="eastAsia"/>
          <w:sz w:val="20"/>
          <w:lang w:eastAsia="zh-CN"/>
        </w:rPr>
        <w:t>rules</w:t>
      </w:r>
      <w:r>
        <w:rPr>
          <w:sz w:val="20"/>
          <w:lang w:eastAsia="zh-CN"/>
        </w:rPr>
        <w:t xml:space="preserve"> </w:t>
      </w:r>
      <w:r>
        <w:rPr>
          <w:rFonts w:hint="eastAsia"/>
          <w:sz w:val="20"/>
          <w:lang w:eastAsia="zh-CN"/>
        </w:rPr>
        <w:t>(PRitem).</w:t>
      </w:r>
      <w:ins w:id="146" w:author="Catherine Berger" w:date="2026-04-27T15:47:00Z">
        <w:r>
          <w:rPr>
            <w:sz w:val="20"/>
            <w:lang w:eastAsia="zh-CN"/>
          </w:rPr>
          <w:t xml:space="preserve"> </w:t>
        </w:r>
      </w:ins>
      <w:r>
        <w:rPr>
          <w:rFonts w:hint="eastAsia"/>
          <w:sz w:val="20"/>
          <w:lang w:eastAsia="zh-CN"/>
        </w:rPr>
        <w:t>This example demonstrates how educational content can be structured to support both curriculum organization and adaptive learning systems.</w:t>
      </w:r>
    </w:p>
    <w:p w14:paraId="327D0145">
      <w:pPr>
        <w:autoSpaceDE w:val="0"/>
        <w:autoSpaceDN w:val="0"/>
        <w:jc w:val="both"/>
        <w:textAlignment w:val="bottom"/>
        <w:rPr>
          <w:rFonts w:ascii="宋体"/>
          <w:sz w:val="21"/>
          <w:lang w:eastAsia="zh-CN"/>
        </w:rPr>
      </w:pPr>
      <w:r>
        <w:drawing>
          <wp:inline distT="0" distB="0" distL="114300" distR="114300">
            <wp:extent cx="5601335" cy="3805555"/>
            <wp:effectExtent l="0" t="0" r="0"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tretch>
                      <a:fillRect/>
                    </a:stretch>
                  </pic:blipFill>
                  <pic:spPr>
                    <a:xfrm>
                      <a:off x="0" y="0"/>
                      <a:ext cx="5602925" cy="3807184"/>
                    </a:xfrm>
                    <a:prstGeom prst="rect">
                      <a:avLst/>
                    </a:prstGeom>
                    <a:noFill/>
                    <a:ln>
                      <a:noFill/>
                    </a:ln>
                  </pic:spPr>
                </pic:pic>
              </a:graphicData>
            </a:graphic>
          </wp:inline>
        </w:drawing>
      </w:r>
    </w:p>
    <w:p w14:paraId="00A6878A">
      <w:pPr>
        <w:pStyle w:val="184"/>
        <w:rPr>
          <w:rFonts w:eastAsia="等线"/>
        </w:rPr>
      </w:pPr>
      <w:r>
        <w:rPr>
          <w:rFonts w:eastAsia="等线"/>
        </w:rPr>
        <w:t>Figure A.1</w:t>
      </w:r>
      <w:r>
        <w:t>—CS106A Knowledge Graph</w:t>
      </w:r>
    </w:p>
    <w:p w14:paraId="0FAA79F3">
      <w:pPr>
        <w:pStyle w:val="4"/>
      </w:pPr>
      <w:r>
        <w:rPr>
          <w:rFonts w:hint="eastAsia"/>
        </w:rPr>
        <w:t>The knowledge graph encompasses several key entity types:</w:t>
      </w:r>
    </w:p>
    <w:p w14:paraId="1A151754">
      <w:pPr>
        <w:pStyle w:val="175"/>
        <w:numPr>
          <w:ilvl w:val="0"/>
          <w:numId w:val="55"/>
        </w:numPr>
        <w:rPr>
          <w:szCs w:val="24"/>
        </w:rPr>
      </w:pPr>
      <w:r>
        <w:rPr>
          <w:rFonts w:hint="eastAsia"/>
          <w:i/>
          <w:szCs w:val="24"/>
          <w:lang w:eastAsia="zh-CN"/>
        </w:rPr>
        <w:t xml:space="preserve">LearningPointCollection: </w:t>
      </w:r>
      <w:r>
        <w:rPr>
          <w:rFonts w:hint="eastAsia"/>
          <w:lang w:eastAsia="zh-CN"/>
        </w:rPr>
        <w:t>The CS106A Collection serves as the top-level container, representing</w:t>
      </w:r>
      <w:r>
        <w:rPr>
          <w:lang w:eastAsia="zh-CN"/>
        </w:rPr>
        <w:t xml:space="preserve"> </w:t>
      </w:r>
      <w:r>
        <w:rPr>
          <w:rFonts w:hint="eastAsia"/>
          <w:lang w:eastAsia="zh-CN"/>
        </w:rPr>
        <w:t>the entire course. Importantly, this collection only explicitly references the top-level learning points(T1, T2), while lower-level points are implicitly included through hierarchical relationships. This</w:t>
      </w:r>
      <w:r>
        <w:rPr>
          <w:lang w:eastAsia="zh-CN"/>
        </w:rPr>
        <w:t xml:space="preserve"> </w:t>
      </w:r>
      <w:r>
        <w:rPr>
          <w:rFonts w:hint="eastAsia"/>
          <w:lang w:eastAsia="zh-CN"/>
        </w:rPr>
        <w:t>optimizes the graph</w:t>
      </w:r>
      <w:r>
        <w:rPr>
          <w:lang w:eastAsia="zh-CN"/>
        </w:rPr>
        <w:t>’</w:t>
      </w:r>
      <w:r>
        <w:rPr>
          <w:rFonts w:hint="eastAsia"/>
          <w:lang w:eastAsia="zh-CN"/>
        </w:rPr>
        <w:t>s storage requirements while maintaining logical completeness.</w:t>
      </w:r>
    </w:p>
    <w:p w14:paraId="362CAB66">
      <w:pPr>
        <w:pStyle w:val="175"/>
        <w:numPr>
          <w:ilvl w:val="0"/>
          <w:numId w:val="55"/>
        </w:numPr>
        <w:rPr>
          <w:szCs w:val="24"/>
        </w:rPr>
      </w:pPr>
      <w:r>
        <w:rPr>
          <w:rFonts w:hint="eastAsia"/>
          <w:i/>
          <w:szCs w:val="24"/>
          <w:lang w:eastAsia="zh-CN"/>
        </w:rPr>
        <w:t>LearningPoints(LPitems):</w:t>
      </w:r>
      <w:r>
        <w:rPr>
          <w:rFonts w:hint="eastAsia"/>
          <w:szCs w:val="24"/>
        </w:rPr>
        <w:t xml:space="preserve"> Structured in a hierarchy, with topics (T1: Basic programming concepts,</w:t>
      </w:r>
      <w:r>
        <w:rPr>
          <w:szCs w:val="24"/>
        </w:rPr>
        <w:t xml:space="preserve"> </w:t>
      </w:r>
      <w:r>
        <w:rPr>
          <w:rFonts w:hint="eastAsia"/>
          <w:szCs w:val="24"/>
        </w:rPr>
        <w:t>T2: Data types and structures) at the top level and specific learning objectives (LO1-LO4) as children.</w:t>
      </w:r>
      <w:r>
        <w:rPr>
          <w:szCs w:val="24"/>
        </w:rPr>
        <w:t xml:space="preserve"> </w:t>
      </w:r>
      <w:r>
        <w:rPr>
          <w:rFonts w:hint="eastAsia"/>
          <w:szCs w:val="24"/>
        </w:rPr>
        <w:t>Each learning point includes a discipline property (</w:t>
      </w:r>
      <w:r>
        <w:rPr>
          <w:szCs w:val="24"/>
          <w:lang w:eastAsia="zh-CN"/>
        </w:rPr>
        <w:t>“</w:t>
      </w:r>
      <w:r>
        <w:rPr>
          <w:rFonts w:hint="eastAsia"/>
          <w:szCs w:val="24"/>
        </w:rPr>
        <w:t>Computer Science</w:t>
      </w:r>
      <w:r>
        <w:rPr>
          <w:szCs w:val="24"/>
          <w:lang w:eastAsia="zh-CN"/>
        </w:rPr>
        <w:t>”</w:t>
      </w:r>
      <w:r>
        <w:rPr>
          <w:rFonts w:hint="eastAsia"/>
          <w:szCs w:val="24"/>
        </w:rPr>
        <w:t>) to enable cross-disciplinary</w:t>
      </w:r>
      <w:r>
        <w:rPr>
          <w:szCs w:val="24"/>
        </w:rPr>
        <w:t xml:space="preserve"> </w:t>
      </w:r>
      <w:r>
        <w:rPr>
          <w:rFonts w:hint="eastAsia"/>
          <w:szCs w:val="24"/>
        </w:rPr>
        <w:t>contexts.</w:t>
      </w:r>
    </w:p>
    <w:p w14:paraId="6AB83AE3">
      <w:pPr>
        <w:pStyle w:val="175"/>
        <w:numPr>
          <w:ilvl w:val="0"/>
          <w:numId w:val="55"/>
        </w:numPr>
        <w:rPr>
          <w:szCs w:val="24"/>
        </w:rPr>
      </w:pPr>
      <w:r>
        <w:rPr>
          <w:rFonts w:hint="eastAsia"/>
          <w:i/>
          <w:szCs w:val="24"/>
          <w:lang w:eastAsia="zh-CN"/>
        </w:rPr>
        <w:t>ResourceItems(RItems):</w:t>
      </w:r>
      <w:r>
        <w:rPr>
          <w:rFonts w:hint="eastAsia"/>
          <w:szCs w:val="24"/>
        </w:rPr>
        <w:t xml:space="preserve"> Various educational resources including lessons (L1), practice activities(S1, IT1), and assessments (A1, Q1). Each resource connects to specific learning objectives through</w:t>
      </w:r>
      <w:r>
        <w:rPr>
          <w:szCs w:val="24"/>
        </w:rPr>
        <w:t xml:space="preserve"> </w:t>
      </w:r>
      <w:r>
        <w:rPr>
          <w:rFonts w:hint="eastAsia"/>
          <w:szCs w:val="24"/>
        </w:rPr>
        <w:t>semantically meaningful relationships.</w:t>
      </w:r>
    </w:p>
    <w:p w14:paraId="38B7FBEB">
      <w:pPr>
        <w:pStyle w:val="175"/>
        <w:numPr>
          <w:ilvl w:val="0"/>
          <w:numId w:val="55"/>
        </w:numPr>
      </w:pPr>
      <w:r>
        <w:rPr>
          <w:rFonts w:hint="eastAsia"/>
          <w:i/>
          <w:szCs w:val="24"/>
          <w:lang w:eastAsia="zh-CN"/>
        </w:rPr>
        <w:t>PedagogicalRules(PRitems):</w:t>
      </w:r>
      <w:r>
        <w:rPr>
          <w:rFonts w:hint="eastAsia"/>
          <w:szCs w:val="24"/>
        </w:rPr>
        <w:t xml:space="preserve"> Rules that guide the educational process (PR1-PR3), such as sequencing content or selecting resources based on the learning context.</w:t>
      </w:r>
    </w:p>
    <w:p w14:paraId="05483DF7">
      <w:pPr>
        <w:pStyle w:val="5"/>
        <w:numPr>
          <w:ilvl w:val="1"/>
          <w:numId w:val="1"/>
        </w:numPr>
      </w:pPr>
      <w:bookmarkStart w:id="215" w:name="_Toc26633"/>
      <w:bookmarkStart w:id="216" w:name="_Toc13634"/>
      <w:bookmarkStart w:id="217" w:name="_Toc16016"/>
      <w:bookmarkStart w:id="218" w:name="_Toc29463"/>
      <w:r>
        <w:rPr>
          <w:rFonts w:hint="eastAsia" w:eastAsia="等线"/>
        </w:rPr>
        <w:t xml:space="preserve">Relationship </w:t>
      </w:r>
      <w:r>
        <w:rPr>
          <w:rFonts w:hint="eastAsia" w:eastAsia="等线"/>
          <w:lang w:eastAsia="zh-CN"/>
        </w:rPr>
        <w:t>t</w:t>
      </w:r>
      <w:r>
        <w:rPr>
          <w:rFonts w:hint="eastAsia" w:eastAsia="等线"/>
        </w:rPr>
        <w:t xml:space="preserve">ypes and </w:t>
      </w:r>
      <w:r>
        <w:rPr>
          <w:rFonts w:hint="eastAsia" w:eastAsia="等线"/>
          <w:lang w:eastAsia="zh-CN"/>
        </w:rPr>
        <w:t>s</w:t>
      </w:r>
      <w:r>
        <w:rPr>
          <w:rFonts w:hint="eastAsia" w:eastAsia="等线"/>
        </w:rPr>
        <w:t xml:space="preserve">emantic </w:t>
      </w:r>
      <w:r>
        <w:rPr>
          <w:rFonts w:hint="eastAsia" w:eastAsia="等线"/>
          <w:lang w:eastAsia="zh-CN"/>
        </w:rPr>
        <w:t>c</w:t>
      </w:r>
      <w:r>
        <w:rPr>
          <w:rFonts w:hint="eastAsia" w:eastAsia="等线"/>
        </w:rPr>
        <w:t>onnections</w:t>
      </w:r>
      <w:bookmarkEnd w:id="215"/>
      <w:bookmarkEnd w:id="216"/>
      <w:bookmarkEnd w:id="217"/>
      <w:bookmarkEnd w:id="218"/>
    </w:p>
    <w:p w14:paraId="3F7DED2B">
      <w:pPr>
        <w:pStyle w:val="4"/>
        <w:rPr>
          <w:lang w:eastAsia="zh-CN"/>
        </w:rPr>
      </w:pPr>
      <w:r>
        <w:rPr>
          <w:rFonts w:hint="eastAsia"/>
          <w:lang w:eastAsia="zh-CN"/>
        </w:rPr>
        <w:t>The diagram illustrates several types of relationships that provide rich semantic context:</w:t>
      </w:r>
    </w:p>
    <w:p w14:paraId="5D006C8D">
      <w:pPr>
        <w:pStyle w:val="175"/>
        <w:numPr>
          <w:ilvl w:val="0"/>
          <w:numId w:val="56"/>
        </w:numPr>
        <w:tabs>
          <w:tab w:val="left" w:pos="640"/>
        </w:tabs>
      </w:pPr>
      <w:r>
        <w:rPr>
          <w:rFonts w:hint="eastAsia"/>
          <w:i/>
          <w:szCs w:val="24"/>
          <w:lang w:eastAsia="zh-CN"/>
        </w:rPr>
        <w:t xml:space="preserve">Structural relationships: </w:t>
      </w:r>
      <w:r>
        <w:rPr>
          <w:rFonts w:hint="eastAsia"/>
          <w:lang w:eastAsia="zh-CN"/>
        </w:rPr>
        <w:t xml:space="preserve">contains (collection </w:t>
      </w:r>
      <w:del w:id="147" w:author="Catherine Berger" w:date="2026-04-27T15:48:00Z">
        <w:r>
          <w:rPr>
            <w:rFonts w:hint="eastAsia"/>
            <w:lang w:eastAsia="zh-CN"/>
          </w:rPr>
          <w:delText xml:space="preserve">to </w:delText>
        </w:r>
      </w:del>
      <w:ins w:id="148" w:author="Catherine Berger" w:date="2026-04-27T15:48:00Z">
        <w:r>
          <w:rPr>
            <w:lang w:eastAsia="zh-CN"/>
          </w:rPr>
          <w:t>of</w:t>
        </w:r>
      </w:ins>
      <w:ins w:id="149" w:author="Catherine Berger" w:date="2026-04-27T15:48:00Z">
        <w:r>
          <w:rPr>
            <w:rFonts w:hint="eastAsia"/>
            <w:lang w:eastAsia="zh-CN"/>
          </w:rPr>
          <w:t xml:space="preserve"> </w:t>
        </w:r>
      </w:ins>
      <w:r>
        <w:rPr>
          <w:rFonts w:hint="eastAsia"/>
          <w:lang w:eastAsia="zh-CN"/>
        </w:rPr>
        <w:t>topics) and hasChild or hasParent (topics to learning objectives) establish the hierarchical organization.</w:t>
      </w:r>
    </w:p>
    <w:p w14:paraId="74514692">
      <w:pPr>
        <w:pStyle w:val="175"/>
        <w:numPr>
          <w:ilvl w:val="0"/>
          <w:numId w:val="56"/>
        </w:numPr>
        <w:tabs>
          <w:tab w:val="left" w:pos="640"/>
        </w:tabs>
      </w:pPr>
      <w:r>
        <w:rPr>
          <w:rFonts w:hint="eastAsia"/>
          <w:i/>
          <w:szCs w:val="24"/>
          <w:lang w:eastAsia="zh-CN"/>
        </w:rPr>
        <w:t xml:space="preserve">Pedagogical relationships: </w:t>
      </w:r>
      <w:r>
        <w:rPr>
          <w:rFonts w:hint="eastAsia"/>
          <w:lang w:eastAsia="zh-CN"/>
        </w:rPr>
        <w:t>Specific connections between resources and learning objectives, such as</w:t>
      </w:r>
      <w:r>
        <w:rPr>
          <w:lang w:eastAsia="zh-CN"/>
        </w:rPr>
        <w:t xml:space="preserve"> </w:t>
      </w:r>
      <w:r>
        <w:rPr>
          <w:rFonts w:hint="eastAsia"/>
          <w:lang w:eastAsia="zh-CN"/>
        </w:rPr>
        <w:t>explains, practices, assesses, and supports, provide nuanced information about the purpose</w:t>
      </w:r>
      <w:r>
        <w:rPr>
          <w:lang w:eastAsia="zh-CN"/>
        </w:rPr>
        <w:t xml:space="preserve"> </w:t>
      </w:r>
      <w:r>
        <w:rPr>
          <w:rFonts w:hint="eastAsia"/>
          <w:lang w:eastAsia="zh-CN"/>
        </w:rPr>
        <w:t>of each resource.</w:t>
      </w:r>
    </w:p>
    <w:p w14:paraId="6D0D37B6">
      <w:pPr>
        <w:pStyle w:val="175"/>
        <w:numPr>
          <w:ilvl w:val="0"/>
          <w:numId w:val="56"/>
        </w:numPr>
        <w:tabs>
          <w:tab w:val="left" w:pos="640"/>
        </w:tabs>
      </w:pPr>
      <w:r>
        <w:rPr>
          <w:rFonts w:hint="eastAsia"/>
          <w:i/>
          <w:szCs w:val="24"/>
          <w:lang w:eastAsia="zh-CN"/>
        </w:rPr>
        <w:t>Application relationships:</w:t>
      </w:r>
      <w:r>
        <w:rPr>
          <w:rFonts w:hint="eastAsia"/>
        </w:rPr>
        <w:t xml:space="preserve"> </w:t>
      </w:r>
      <w:del w:id="150" w:author="Catherine Berger" w:date="2026-04-27T15:47:00Z">
        <w:r>
          <w:rPr>
            <w:rFonts w:hint="eastAsia"/>
          </w:rPr>
          <w:delText xml:space="preserve">The </w:delText>
        </w:r>
      </w:del>
      <w:ins w:id="151" w:author="Catherine Berger" w:date="2026-04-27T15:47:00Z">
        <w:r>
          <w:rPr>
            <w:rFonts w:hint="eastAsia"/>
          </w:rPr>
          <w:t>Th</w:t>
        </w:r>
      </w:ins>
      <w:ins w:id="152" w:author="Catherine Berger" w:date="2026-04-27T15:47:00Z">
        <w:r>
          <w:rPr/>
          <w:t>is</w:t>
        </w:r>
      </w:ins>
      <w:ins w:id="153" w:author="Catherine Berger" w:date="2026-04-27T15:47:00Z">
        <w:r>
          <w:rPr>
            <w:rFonts w:hint="eastAsia"/>
          </w:rPr>
          <w:t xml:space="preserve"> </w:t>
        </w:r>
      </w:ins>
      <w:r>
        <w:rPr>
          <w:rFonts w:hint="eastAsia"/>
        </w:rPr>
        <w:t>applies</w:t>
      </w:r>
      <w:ins w:id="154" w:author="Catherine Berger" w:date="2026-04-27T15:47:00Z">
        <w:r>
          <w:rPr/>
          <w:t xml:space="preserve"> </w:t>
        </w:r>
      </w:ins>
      <w:del w:id="155" w:author="Catherine Berger" w:date="2026-04-27T15:47:00Z">
        <w:r>
          <w:rPr>
            <w:rFonts w:hint="eastAsia"/>
          </w:rPr>
          <w:delText xml:space="preserve">To </w:delText>
        </w:r>
      </w:del>
      <w:ins w:id="156" w:author="Catherine Berger" w:date="2026-04-27T15:47:00Z">
        <w:r>
          <w:rPr/>
          <w:t>t</w:t>
        </w:r>
      </w:ins>
      <w:ins w:id="157" w:author="Catherine Berger" w:date="2026-04-27T15:47:00Z">
        <w:r>
          <w:rPr>
            <w:rFonts w:hint="eastAsia"/>
          </w:rPr>
          <w:t xml:space="preserve">o </w:t>
        </w:r>
      </w:ins>
      <w:r>
        <w:rPr>
          <w:rFonts w:hint="eastAsia"/>
        </w:rPr>
        <w:t>relationship links pedagogical rules to the resources they</w:t>
      </w:r>
      <w:r>
        <w:t xml:space="preserve"> </w:t>
      </w:r>
      <w:r>
        <w:rPr>
          <w:rFonts w:hint="eastAsia"/>
        </w:rPr>
        <w:t>govern.</w:t>
      </w:r>
    </w:p>
    <w:p w14:paraId="2F1F37E1">
      <w:pPr>
        <w:pStyle w:val="175"/>
        <w:numPr>
          <w:ilvl w:val="0"/>
          <w:numId w:val="56"/>
        </w:numPr>
        <w:tabs>
          <w:tab w:val="left" w:pos="640"/>
        </w:tabs>
      </w:pPr>
      <w:r>
        <w:rPr>
          <w:rFonts w:hint="eastAsia"/>
          <w:i/>
          <w:szCs w:val="24"/>
          <w:lang w:eastAsia="zh-CN"/>
        </w:rPr>
        <w:t>Domain-specific relationships:</w:t>
      </w:r>
      <w:r>
        <w:rPr>
          <w:rFonts w:hint="eastAsia"/>
        </w:rPr>
        <w:t xml:space="preserve"> Custom relationships like algorithmic</w:t>
      </w:r>
      <w:r>
        <w:rPr>
          <w:rFonts w:hint="eastAsia"/>
          <w:lang w:eastAsia="zh-CN"/>
        </w:rPr>
        <w:t xml:space="preserve"> i</w:t>
      </w:r>
      <w:r>
        <w:rPr>
          <w:rFonts w:hint="eastAsia"/>
        </w:rPr>
        <w:t>mplementation (shown</w:t>
      </w:r>
      <w:r>
        <w:t xml:space="preserve"> </w:t>
      </w:r>
      <w:r>
        <w:rPr>
          <w:rFonts w:hint="eastAsia"/>
        </w:rPr>
        <w:t>as a dashed line between LO2 and LO3) enable discipline-specific connections that capture specialized</w:t>
      </w:r>
      <w:r>
        <w:t xml:space="preserve"> </w:t>
      </w:r>
      <w:r>
        <w:rPr>
          <w:rFonts w:hint="eastAsia"/>
        </w:rPr>
        <w:t>knowledge structures.</w:t>
      </w:r>
    </w:p>
    <w:p w14:paraId="5BAF88D4">
      <w:pPr>
        <w:pStyle w:val="5"/>
        <w:numPr>
          <w:ilvl w:val="1"/>
          <w:numId w:val="1"/>
        </w:numPr>
      </w:pPr>
      <w:bookmarkStart w:id="219" w:name="_Toc25447"/>
      <w:bookmarkStart w:id="220" w:name="_Toc10197"/>
      <w:bookmarkStart w:id="221" w:name="_Toc30373"/>
      <w:bookmarkStart w:id="222" w:name="_Toc32662"/>
      <w:r>
        <w:rPr>
          <w:rFonts w:hint="eastAsia" w:eastAsia="等线"/>
        </w:rPr>
        <w:t xml:space="preserve">From </w:t>
      </w:r>
      <w:r>
        <w:rPr>
          <w:rFonts w:hint="eastAsia" w:eastAsia="等线"/>
          <w:lang w:eastAsia="zh-CN"/>
        </w:rPr>
        <w:t>s</w:t>
      </w:r>
      <w:r>
        <w:rPr>
          <w:rFonts w:hint="eastAsia" w:eastAsia="等线"/>
        </w:rPr>
        <w:t xml:space="preserve">yllabus to </w:t>
      </w:r>
      <w:r>
        <w:rPr>
          <w:rFonts w:hint="eastAsia" w:eastAsia="等线"/>
          <w:lang w:eastAsia="zh-CN"/>
        </w:rPr>
        <w:t>k</w:t>
      </w:r>
      <w:r>
        <w:rPr>
          <w:rFonts w:hint="eastAsia" w:eastAsia="等线"/>
        </w:rPr>
        <w:t xml:space="preserve">nowledge </w:t>
      </w:r>
      <w:r>
        <w:rPr>
          <w:rFonts w:hint="eastAsia" w:eastAsia="等线"/>
          <w:lang w:eastAsia="zh-CN"/>
        </w:rPr>
        <w:t>g</w:t>
      </w:r>
      <w:r>
        <w:rPr>
          <w:rFonts w:hint="eastAsia" w:eastAsia="等线"/>
        </w:rPr>
        <w:t>raph</w:t>
      </w:r>
      <w:bookmarkEnd w:id="219"/>
      <w:bookmarkEnd w:id="220"/>
      <w:bookmarkEnd w:id="221"/>
      <w:bookmarkEnd w:id="222"/>
    </w:p>
    <w:p w14:paraId="782121E7">
      <w:pPr>
        <w:pStyle w:val="4"/>
        <w:rPr>
          <w:lang w:eastAsia="zh-CN"/>
        </w:rPr>
      </w:pPr>
      <w:r>
        <w:rPr>
          <w:rFonts w:hint="eastAsia"/>
          <w:lang w:eastAsia="zh-CN"/>
        </w:rPr>
        <w:t>Converting a traditional course syllabus into this knowledge graph structure involves several steps:</w:t>
      </w:r>
    </w:p>
    <w:p w14:paraId="2A1E828C">
      <w:pPr>
        <w:pStyle w:val="175"/>
        <w:numPr>
          <w:ilvl w:val="0"/>
          <w:numId w:val="57"/>
        </w:numPr>
        <w:tabs>
          <w:tab w:val="left" w:pos="640"/>
        </w:tabs>
      </w:pPr>
      <w:r>
        <w:rPr>
          <w:rFonts w:hint="eastAsia"/>
          <w:i/>
          <w:szCs w:val="24"/>
          <w:lang w:eastAsia="zh-CN"/>
        </w:rPr>
        <w:t>Topic extraction:</w:t>
      </w:r>
      <w:r>
        <w:rPr>
          <w:rFonts w:hint="eastAsia"/>
          <w:lang w:eastAsia="zh-CN"/>
        </w:rPr>
        <w:t xml:space="preserve"> Identifying main topics and subtopics from the syllabus and course materials.</w:t>
      </w:r>
    </w:p>
    <w:p w14:paraId="6F82F06D">
      <w:pPr>
        <w:pStyle w:val="175"/>
        <w:numPr>
          <w:ilvl w:val="0"/>
          <w:numId w:val="57"/>
        </w:numPr>
        <w:tabs>
          <w:tab w:val="left" w:pos="640"/>
        </w:tabs>
      </w:pPr>
      <w:r>
        <w:rPr>
          <w:rFonts w:hint="eastAsia"/>
          <w:i/>
          <w:szCs w:val="24"/>
          <w:lang w:eastAsia="zh-CN"/>
        </w:rPr>
        <w:t>Learning objective formulation:</w:t>
      </w:r>
      <w:r>
        <w:rPr>
          <w:rFonts w:hint="eastAsia"/>
        </w:rPr>
        <w:t xml:space="preserve"> Defining specific, measurable learning objectives for each topic.</w:t>
      </w:r>
    </w:p>
    <w:p w14:paraId="0D4E6EF3">
      <w:pPr>
        <w:pStyle w:val="175"/>
        <w:numPr>
          <w:ilvl w:val="0"/>
          <w:numId w:val="57"/>
        </w:numPr>
        <w:tabs>
          <w:tab w:val="left" w:pos="640"/>
        </w:tabs>
      </w:pPr>
      <w:r>
        <w:rPr>
          <w:rFonts w:hint="eastAsia"/>
          <w:i/>
          <w:szCs w:val="24"/>
          <w:lang w:eastAsia="zh-CN"/>
        </w:rPr>
        <w:t xml:space="preserve">Resource classification: </w:t>
      </w:r>
      <w:r>
        <w:rPr>
          <w:rFonts w:hint="eastAsia"/>
        </w:rPr>
        <w:t>Cataloging educational resources and classifying them based on type and</w:t>
      </w:r>
      <w:r>
        <w:t xml:space="preserve"> </w:t>
      </w:r>
      <w:r>
        <w:rPr>
          <w:rFonts w:hint="eastAsia"/>
        </w:rPr>
        <w:t>purpose.</w:t>
      </w:r>
    </w:p>
    <w:p w14:paraId="150322BE">
      <w:pPr>
        <w:pStyle w:val="175"/>
        <w:numPr>
          <w:ilvl w:val="0"/>
          <w:numId w:val="57"/>
        </w:numPr>
        <w:tabs>
          <w:tab w:val="left" w:pos="640"/>
        </w:tabs>
      </w:pPr>
      <w:r>
        <w:rPr>
          <w:rFonts w:hint="eastAsia"/>
          <w:i/>
          <w:szCs w:val="24"/>
          <w:lang w:eastAsia="zh-CN"/>
        </w:rPr>
        <w:t>Relationship mapping:</w:t>
      </w:r>
      <w:r>
        <w:rPr>
          <w:rFonts w:hint="eastAsia"/>
        </w:rPr>
        <w:t xml:space="preserve"> Establishing connections between learning points and resources with appropriate</w:t>
      </w:r>
      <w:r>
        <w:t xml:space="preserve"> </w:t>
      </w:r>
      <w:r>
        <w:rPr>
          <w:rFonts w:hint="eastAsia"/>
        </w:rPr>
        <w:t>relationship types.</w:t>
      </w:r>
    </w:p>
    <w:p w14:paraId="34588AEC">
      <w:pPr>
        <w:pStyle w:val="175"/>
        <w:numPr>
          <w:ilvl w:val="0"/>
          <w:numId w:val="57"/>
        </w:numPr>
        <w:tabs>
          <w:tab w:val="left" w:pos="640"/>
        </w:tabs>
      </w:pPr>
      <w:r>
        <w:rPr>
          <w:rFonts w:hint="eastAsia"/>
          <w:i/>
          <w:szCs w:val="24"/>
          <w:lang w:eastAsia="zh-CN"/>
        </w:rPr>
        <w:t xml:space="preserve">Rule definition: </w:t>
      </w:r>
      <w:r>
        <w:rPr>
          <w:rFonts w:hint="eastAsia"/>
        </w:rPr>
        <w:t>Creating pedagogical rules to guide the learning process.</w:t>
      </w:r>
    </w:p>
    <w:p w14:paraId="43D6468B">
      <w:pPr>
        <w:pStyle w:val="175"/>
        <w:ind w:left="200"/>
      </w:pPr>
      <w:r>
        <w:rPr>
          <w:rFonts w:hint="eastAsia"/>
        </w:rPr>
        <w:t>This process can be semi-automated using natural language processing techniques to extract topics and</w:t>
      </w:r>
      <w:r>
        <w:t xml:space="preserve"> </w:t>
      </w:r>
      <w:r>
        <w:rPr>
          <w:rFonts w:hint="eastAsia"/>
        </w:rPr>
        <w:t>relationships from syllabus documents, followed by expert review and refinement.</w:t>
      </w:r>
    </w:p>
    <w:p w14:paraId="0E5D0EED">
      <w:pPr>
        <w:pStyle w:val="5"/>
        <w:numPr>
          <w:ilvl w:val="1"/>
          <w:numId w:val="1"/>
        </w:numPr>
        <w:rPr>
          <w:rFonts w:eastAsia="等线"/>
        </w:rPr>
      </w:pPr>
      <w:bookmarkStart w:id="223" w:name="_Toc9396"/>
      <w:bookmarkStart w:id="224" w:name="_Toc24753"/>
      <w:bookmarkStart w:id="225" w:name="_Toc1078"/>
      <w:bookmarkStart w:id="226" w:name="_Toc18945"/>
      <w:bookmarkStart w:id="227" w:name="_Toc1978008843"/>
      <w:bookmarkStart w:id="228" w:name="_Toc174708097"/>
      <w:bookmarkStart w:id="229" w:name="_Toc201854534"/>
      <w:bookmarkStart w:id="230" w:name="_Toc174707680"/>
      <w:r>
        <w:rPr>
          <w:rFonts w:hint="eastAsia" w:eastAsia="等线"/>
        </w:rPr>
        <w:t xml:space="preserve">Integration with </w:t>
      </w:r>
      <w:r>
        <w:rPr>
          <w:rFonts w:hint="eastAsia" w:eastAsia="等线"/>
          <w:lang w:eastAsia="zh-CN"/>
        </w:rPr>
        <w:t>a</w:t>
      </w:r>
      <w:r>
        <w:rPr>
          <w:rFonts w:hint="eastAsia" w:eastAsia="等线"/>
        </w:rPr>
        <w:t xml:space="preserve">daptive </w:t>
      </w:r>
      <w:r>
        <w:rPr>
          <w:rFonts w:hint="eastAsia" w:eastAsia="等线"/>
          <w:lang w:eastAsia="zh-CN"/>
        </w:rPr>
        <w:t>l</w:t>
      </w:r>
      <w:r>
        <w:rPr>
          <w:rFonts w:hint="eastAsia" w:eastAsia="等线"/>
        </w:rPr>
        <w:t xml:space="preserve">earning </w:t>
      </w:r>
      <w:r>
        <w:rPr>
          <w:rFonts w:hint="eastAsia" w:eastAsia="等线"/>
          <w:lang w:eastAsia="zh-CN"/>
        </w:rPr>
        <w:t>s</w:t>
      </w:r>
      <w:r>
        <w:rPr>
          <w:rFonts w:hint="eastAsia" w:eastAsia="等线"/>
        </w:rPr>
        <w:t>ystems</w:t>
      </w:r>
      <w:bookmarkEnd w:id="223"/>
      <w:bookmarkEnd w:id="224"/>
      <w:bookmarkEnd w:id="225"/>
      <w:bookmarkEnd w:id="226"/>
    </w:p>
    <w:bookmarkEnd w:id="227"/>
    <w:bookmarkEnd w:id="228"/>
    <w:bookmarkEnd w:id="229"/>
    <w:bookmarkEnd w:id="230"/>
    <w:p w14:paraId="23125811">
      <w:pPr>
        <w:pStyle w:val="4"/>
        <w:rPr>
          <w:lang w:eastAsia="zh-CN"/>
        </w:rPr>
      </w:pPr>
      <w:r>
        <w:rPr>
          <w:rFonts w:hint="eastAsia"/>
          <w:lang w:eastAsia="zh-CN"/>
        </w:rPr>
        <w:t>The structured knowledge represented in this graph enables powerful adaptive learning applications. An</w:t>
      </w:r>
      <w:r>
        <w:rPr>
          <w:lang w:eastAsia="zh-CN"/>
        </w:rPr>
        <w:t xml:space="preserve"> </w:t>
      </w:r>
      <w:r>
        <w:rPr>
          <w:rFonts w:hint="eastAsia"/>
          <w:lang w:eastAsia="zh-CN"/>
        </w:rPr>
        <w:t>intelligent teaching assistant built on this foundation could:</w:t>
      </w:r>
    </w:p>
    <w:p w14:paraId="11C93FF9">
      <w:pPr>
        <w:pStyle w:val="175"/>
        <w:numPr>
          <w:ilvl w:val="0"/>
          <w:numId w:val="58"/>
        </w:numPr>
        <w:tabs>
          <w:tab w:val="left" w:pos="640"/>
        </w:tabs>
      </w:pPr>
      <w:r>
        <w:rPr>
          <w:rFonts w:hint="eastAsia"/>
          <w:i/>
          <w:iCs/>
          <w:lang w:eastAsia="zh-CN"/>
        </w:rPr>
        <w:t>Answer concept questions:</w:t>
      </w:r>
    </w:p>
    <w:p w14:paraId="70A7E4FB">
      <w:pPr>
        <w:pStyle w:val="176"/>
        <w:numPr>
          <w:ilvl w:val="1"/>
          <w:numId w:val="59"/>
        </w:numPr>
        <w:tabs>
          <w:tab w:val="left" w:pos="640"/>
        </w:tabs>
        <w:rPr>
          <w:lang w:eastAsia="zh-CN"/>
        </w:rPr>
      </w:pPr>
      <w:r>
        <w:rPr>
          <w:rFonts w:hint="eastAsia"/>
          <w:lang w:eastAsia="zh-CN"/>
        </w:rPr>
        <w:t>By traversing the graph to find relevant learning points and their explanatory resources when</w:t>
      </w:r>
      <w:r>
        <w:rPr>
          <w:lang w:eastAsia="zh-CN"/>
        </w:rPr>
        <w:t xml:space="preserve"> </w:t>
      </w:r>
      <w:r>
        <w:rPr>
          <w:rFonts w:hint="eastAsia"/>
          <w:lang w:eastAsia="zh-CN"/>
        </w:rPr>
        <w:t>students inquire about specific topics.</w:t>
      </w:r>
    </w:p>
    <w:p w14:paraId="740873DB">
      <w:pPr>
        <w:pStyle w:val="175"/>
        <w:numPr>
          <w:ilvl w:val="0"/>
          <w:numId w:val="14"/>
        </w:numPr>
      </w:pPr>
      <w:r>
        <w:rPr>
          <w:rFonts w:hint="eastAsia"/>
          <w:i/>
          <w:iCs/>
          <w:lang w:eastAsia="zh-CN"/>
        </w:rPr>
        <w:t>Provide targeted resources:</w:t>
      </w:r>
    </w:p>
    <w:p w14:paraId="0351905F">
      <w:pPr>
        <w:pStyle w:val="176"/>
        <w:numPr>
          <w:ilvl w:val="1"/>
          <w:numId w:val="59"/>
        </w:numPr>
        <w:tabs>
          <w:tab w:val="left" w:pos="640"/>
        </w:tabs>
        <w:rPr>
          <w:rFonts w:eastAsia="等线"/>
          <w:lang w:eastAsia="zh-CN"/>
        </w:rPr>
      </w:pPr>
      <w:r>
        <w:rPr>
          <w:rFonts w:hint="eastAsia" w:eastAsia="等线"/>
          <w:lang w:eastAsia="zh-CN"/>
        </w:rPr>
        <w:t>Recommend appropriate learning materials based on the specific learning objectives a student is struggling with, using the semantic relationships (explains, practices, etc.) to select the most suitable resources.</w:t>
      </w:r>
    </w:p>
    <w:p w14:paraId="6B1C5112">
      <w:pPr>
        <w:pStyle w:val="175"/>
        <w:numPr>
          <w:ilvl w:val="0"/>
          <w:numId w:val="14"/>
        </w:numPr>
        <w:rPr>
          <w:szCs w:val="24"/>
        </w:rPr>
      </w:pPr>
      <w:r>
        <w:rPr>
          <w:rFonts w:hint="eastAsia"/>
          <w:i/>
          <w:szCs w:val="24"/>
          <w:lang w:eastAsia="zh-CN"/>
        </w:rPr>
        <w:t>Generate learning paths:</w:t>
      </w:r>
    </w:p>
    <w:p w14:paraId="385F0119">
      <w:pPr>
        <w:pStyle w:val="176"/>
        <w:tabs>
          <w:tab w:val="left" w:pos="640"/>
        </w:tabs>
        <w:rPr>
          <w:szCs w:val="24"/>
        </w:rPr>
      </w:pPr>
      <w:r>
        <w:rPr>
          <w:rFonts w:hint="eastAsia" w:eastAsia="等线"/>
          <w:szCs w:val="24"/>
          <w:lang w:eastAsia="zh-CN"/>
        </w:rPr>
        <w:t>Use the hierarchical structure and prerequisite relationships to create personalized learning sequences.</w:t>
      </w:r>
    </w:p>
    <w:p w14:paraId="2FB9F9AB">
      <w:pPr>
        <w:pStyle w:val="175"/>
        <w:numPr>
          <w:ilvl w:val="0"/>
          <w:numId w:val="14"/>
        </w:numPr>
        <w:rPr>
          <w:szCs w:val="24"/>
        </w:rPr>
      </w:pPr>
      <w:r>
        <w:rPr>
          <w:i/>
          <w:szCs w:val="24"/>
          <w:lang w:eastAsia="zh-CN"/>
        </w:rPr>
        <w:t>Assist with assignments:</w:t>
      </w:r>
    </w:p>
    <w:p w14:paraId="0CABE9F2">
      <w:pPr>
        <w:pStyle w:val="176"/>
        <w:tabs>
          <w:tab w:val="left" w:pos="640"/>
        </w:tabs>
        <w:rPr>
          <w:szCs w:val="24"/>
        </w:rPr>
      </w:pPr>
      <w:r>
        <w:rPr>
          <w:rFonts w:hint="eastAsia" w:eastAsia="等线"/>
          <w:szCs w:val="24"/>
          <w:lang w:eastAsia="zh-CN"/>
        </w:rPr>
        <w:t>Leverage practices and assess relationships to connect students with the resources most relevant to their current assignments.</w:t>
      </w:r>
    </w:p>
    <w:p w14:paraId="3A3A8DB4">
      <w:pPr>
        <w:pStyle w:val="175"/>
        <w:numPr>
          <w:ilvl w:val="0"/>
          <w:numId w:val="14"/>
        </w:numPr>
        <w:rPr>
          <w:szCs w:val="24"/>
        </w:rPr>
      </w:pPr>
      <w:r>
        <w:rPr>
          <w:i/>
          <w:szCs w:val="24"/>
          <w:lang w:eastAsia="zh-CN"/>
        </w:rPr>
        <w:t>Apply pedagogical strategies:</w:t>
      </w:r>
    </w:p>
    <w:p w14:paraId="735B1358">
      <w:pPr>
        <w:pStyle w:val="176"/>
        <w:tabs>
          <w:tab w:val="left" w:pos="640"/>
        </w:tabs>
        <w:rPr>
          <w:rFonts w:eastAsia="等线"/>
          <w:lang w:eastAsia="zh-CN"/>
        </w:rPr>
      </w:pPr>
      <w:r>
        <w:rPr>
          <w:rFonts w:hint="eastAsia" w:eastAsia="等线"/>
          <w:szCs w:val="24"/>
          <w:lang w:eastAsia="zh-CN"/>
        </w:rPr>
        <w:t>Use the pedagogical rules to adapt teaching approaches based on student progress and learning context.</w:t>
      </w:r>
    </w:p>
    <w:p w14:paraId="080218D3">
      <w:pPr>
        <w:pStyle w:val="5"/>
        <w:numPr>
          <w:ilvl w:val="1"/>
          <w:numId w:val="1"/>
        </w:numPr>
        <w:rPr>
          <w:rFonts w:eastAsia="等线"/>
        </w:rPr>
      </w:pPr>
      <w:bookmarkStart w:id="231" w:name="_Toc29963"/>
      <w:bookmarkStart w:id="232" w:name="_Toc32310"/>
      <w:bookmarkStart w:id="233" w:name="_Toc28407"/>
      <w:bookmarkStart w:id="234" w:name="_Toc2899"/>
      <w:bookmarkStart w:id="235" w:name="_Toc174708098"/>
      <w:bookmarkStart w:id="236" w:name="_Toc174707681"/>
      <w:bookmarkStart w:id="237" w:name="_Toc201854535"/>
      <w:bookmarkStart w:id="238" w:name="_Toc1347768741"/>
      <w:r>
        <w:rPr>
          <w:rFonts w:hint="eastAsia" w:eastAsia="等线"/>
        </w:rPr>
        <w:t xml:space="preserve">Implementation </w:t>
      </w:r>
      <w:r>
        <w:rPr>
          <w:rFonts w:hint="eastAsia" w:eastAsia="等线"/>
          <w:lang w:eastAsia="zh-CN"/>
        </w:rPr>
        <w:t>e</w:t>
      </w:r>
      <w:r>
        <w:rPr>
          <w:rFonts w:hint="eastAsia" w:eastAsia="等线"/>
        </w:rPr>
        <w:t>xample</w:t>
      </w:r>
      <w:bookmarkEnd w:id="231"/>
      <w:bookmarkEnd w:id="232"/>
      <w:bookmarkEnd w:id="233"/>
      <w:bookmarkEnd w:id="234"/>
    </w:p>
    <w:bookmarkEnd w:id="235"/>
    <w:bookmarkEnd w:id="236"/>
    <w:bookmarkEnd w:id="237"/>
    <w:bookmarkEnd w:id="238"/>
    <w:p w14:paraId="537F01E3">
      <w:pPr>
        <w:pStyle w:val="4"/>
        <w:rPr>
          <w:lang w:eastAsia="zh-CN"/>
        </w:rPr>
      </w:pPr>
      <w:r>
        <w:rPr>
          <w:rFonts w:hint="eastAsia"/>
          <w:lang w:eastAsia="zh-CN"/>
        </w:rPr>
        <w:t>Consider a student struggling with Python loops (related to LO2). An adaptive learning system could:</w:t>
      </w:r>
    </w:p>
    <w:p w14:paraId="4A7833E3">
      <w:pPr>
        <w:pStyle w:val="175"/>
        <w:numPr>
          <w:ilvl w:val="0"/>
          <w:numId w:val="60"/>
        </w:numPr>
        <w:tabs>
          <w:tab w:val="left" w:pos="640"/>
        </w:tabs>
      </w:pPr>
      <w:r>
        <w:rPr>
          <w:rFonts w:hint="eastAsia"/>
          <w:lang w:eastAsia="zh-CN"/>
        </w:rPr>
        <w:t>Identify that the student needs help with LO2 (</w:t>
      </w:r>
      <w:r>
        <w:rPr>
          <w:lang w:eastAsia="zh-CN"/>
        </w:rPr>
        <w:t>“</w:t>
      </w:r>
      <w:r>
        <w:rPr>
          <w:rFonts w:hint="eastAsia"/>
          <w:lang w:eastAsia="zh-CN"/>
        </w:rPr>
        <w:t>Write programs with loops</w:t>
      </w:r>
      <w:r>
        <w:rPr>
          <w:lang w:eastAsia="zh-CN"/>
        </w:rPr>
        <w:t>”</w:t>
      </w:r>
      <w:r>
        <w:rPr>
          <w:rFonts w:hint="eastAsia"/>
          <w:lang w:eastAsia="zh-CN"/>
        </w:rPr>
        <w:t>).</w:t>
      </w:r>
    </w:p>
    <w:p w14:paraId="006B5DD1">
      <w:pPr>
        <w:pStyle w:val="175"/>
        <w:numPr>
          <w:ilvl w:val="0"/>
          <w:numId w:val="14"/>
        </w:numPr>
      </w:pPr>
      <w:r>
        <w:rPr>
          <w:rFonts w:hint="eastAsia"/>
          <w:lang w:eastAsia="zh-CN"/>
        </w:rPr>
        <w:t>Find resources connected to LO2 via the practices relationship (S1: Practice with Loops).</w:t>
      </w:r>
    </w:p>
    <w:p w14:paraId="31FABFF1">
      <w:pPr>
        <w:pStyle w:val="175"/>
        <w:numPr>
          <w:ilvl w:val="0"/>
          <w:numId w:val="14"/>
        </w:numPr>
      </w:pPr>
      <w:r>
        <w:rPr>
          <w:rFonts w:hint="eastAsia"/>
          <w:lang w:eastAsia="zh-CN"/>
        </w:rPr>
        <w:t>Note the assessment A1 connected via assesses to provide practice problems.</w:t>
      </w:r>
    </w:p>
    <w:p w14:paraId="7BA2500C">
      <w:pPr>
        <w:pStyle w:val="175"/>
        <w:numPr>
          <w:ilvl w:val="0"/>
          <w:numId w:val="14"/>
        </w:numPr>
      </w:pPr>
      <w:r>
        <w:rPr>
          <w:lang w:eastAsia="zh-CN"/>
        </w:rPr>
        <w:t>Observe that LO2 has an algorithmic</w:t>
      </w:r>
      <w:r>
        <w:rPr>
          <w:rFonts w:hint="eastAsia"/>
          <w:lang w:eastAsia="zh-CN"/>
        </w:rPr>
        <w:t xml:space="preserve"> i</w:t>
      </w:r>
      <w:r>
        <w:rPr>
          <w:lang w:eastAsia="zh-CN"/>
        </w:rPr>
        <w:t>mplementation relationship with LO3, suggesting the system could provide real-world data structure examples that use loops.</w:t>
      </w:r>
    </w:p>
    <w:p w14:paraId="1CE5DD5A">
      <w:pPr>
        <w:pStyle w:val="175"/>
        <w:numPr>
          <w:ilvl w:val="0"/>
          <w:numId w:val="14"/>
        </w:numPr>
      </w:pPr>
      <w:r>
        <w:rPr>
          <w:lang w:eastAsia="zh-CN"/>
        </w:rPr>
        <w:t>Apply pedagogical rule PR1 to structure the presentation of materials.</w:t>
      </w:r>
    </w:p>
    <w:p w14:paraId="396980AA">
      <w:pPr>
        <w:pStyle w:val="175"/>
        <w:ind w:left="200"/>
      </w:pPr>
      <w:r>
        <w:rPr>
          <w:rFonts w:hint="eastAsia"/>
        </w:rPr>
        <w:t>The extensible nature of this knowledge graph also allows for continuous enrichment. As students interact</w:t>
      </w:r>
      <w:r>
        <w:t xml:space="preserve"> </w:t>
      </w:r>
      <w:r>
        <w:rPr>
          <w:rFonts w:hint="eastAsia"/>
        </w:rPr>
        <w:t>with the system, their questions, challenges, and learning patterns can be analyzed to add new relationships</w:t>
      </w:r>
      <w:r>
        <w:t xml:space="preserve"> </w:t>
      </w:r>
      <w:r>
        <w:rPr>
          <w:rFonts w:hint="eastAsia"/>
        </w:rPr>
        <w:t>or refine existing ones, creating an increasingly effective and responsive learning environment.</w:t>
      </w:r>
    </w:p>
    <w:p w14:paraId="1F79D1BA">
      <w:pPr>
        <w:pStyle w:val="175"/>
        <w:ind w:left="200"/>
        <w:rPr>
          <w:lang w:eastAsia="zh-CN"/>
        </w:rPr>
      </w:pPr>
      <w:r>
        <w:rPr>
          <w:rFonts w:hint="eastAsia"/>
        </w:rPr>
        <w:t>Through this structure, the knowledge graph bridges the gap between static course materials and dynamic,</w:t>
      </w:r>
      <w:r>
        <w:t xml:space="preserve"> </w:t>
      </w:r>
      <w:r>
        <w:rPr>
          <w:rFonts w:hint="eastAsia"/>
        </w:rPr>
        <w:t>personalized learning experiences, enabling educational systems that adapt to individual needs while</w:t>
      </w:r>
      <w:r>
        <w:t xml:space="preserve"> </w:t>
      </w:r>
      <w:r>
        <w:rPr>
          <w:rFonts w:hint="eastAsia"/>
        </w:rPr>
        <w:t>maintaining alignment with curricular goals.</w:t>
      </w:r>
    </w:p>
    <w:p w14:paraId="1F6F897D">
      <w:pPr>
        <w:pStyle w:val="3"/>
      </w:pPr>
      <w:bookmarkStart w:id="239" w:name="_Toc201854539"/>
      <w:bookmarkEnd w:id="239"/>
      <w:bookmarkStart w:id="240" w:name="_Toc9836"/>
      <w:bookmarkStart w:id="241" w:name="_Toc4565"/>
      <w:r>
        <w:br w:type="textWrapping"/>
      </w:r>
      <w:r>
        <w:t>(informative)</w:t>
      </w:r>
      <w:r>
        <w:br w:type="textWrapping"/>
      </w:r>
      <w:r>
        <w:rPr>
          <w:rFonts w:hint="eastAsia"/>
          <w:lang w:eastAsia="zh-CN"/>
        </w:rPr>
        <w:t>EDUKG</w:t>
      </w:r>
      <w:r>
        <w:rPr>
          <w:rFonts w:hint="eastAsia"/>
        </w:rPr>
        <w:t xml:space="preserve"> </w:t>
      </w:r>
      <w:r>
        <w:rPr>
          <w:rFonts w:hint="eastAsia"/>
          <w:lang w:eastAsia="zh-CN"/>
        </w:rPr>
        <w:t>o</w:t>
      </w:r>
      <w:r>
        <w:rPr>
          <w:rFonts w:hint="eastAsia"/>
        </w:rPr>
        <w:t xml:space="preserve">ntology and </w:t>
      </w:r>
      <w:r>
        <w:rPr>
          <w:rFonts w:hint="eastAsia"/>
          <w:lang w:eastAsia="zh-CN"/>
        </w:rPr>
        <w:t>s</w:t>
      </w:r>
      <w:r>
        <w:rPr>
          <w:rFonts w:hint="eastAsia"/>
        </w:rPr>
        <w:t xml:space="preserve">ample RDF </w:t>
      </w:r>
      <w:r>
        <w:rPr>
          <w:rFonts w:hint="eastAsia"/>
          <w:lang w:eastAsia="zh-CN"/>
        </w:rPr>
        <w:t>d</w:t>
      </w:r>
      <w:r>
        <w:rPr>
          <w:rFonts w:hint="eastAsia"/>
        </w:rPr>
        <w:t xml:space="preserve">ocuments in </w:t>
      </w:r>
      <w:r>
        <w:rPr>
          <w:rFonts w:hint="eastAsia"/>
          <w:lang w:eastAsia="zh-CN"/>
        </w:rPr>
        <w:t>t</w:t>
      </w:r>
      <w:r>
        <w:rPr>
          <w:rFonts w:hint="eastAsia"/>
        </w:rPr>
        <w:t xml:space="preserve">urtle </w:t>
      </w:r>
      <w:r>
        <w:rPr>
          <w:rFonts w:hint="eastAsia"/>
          <w:lang w:eastAsia="zh-CN"/>
        </w:rPr>
        <w:t>f</w:t>
      </w:r>
      <w:r>
        <w:rPr>
          <w:rFonts w:hint="eastAsia"/>
        </w:rPr>
        <w:t>ormat</w:t>
      </w:r>
      <w:bookmarkEnd w:id="240"/>
      <w:bookmarkEnd w:id="241"/>
    </w:p>
    <w:p w14:paraId="14FA4DBD">
      <w:pPr>
        <w:pStyle w:val="5"/>
        <w:numPr>
          <w:ilvl w:val="1"/>
          <w:numId w:val="1"/>
        </w:numPr>
      </w:pPr>
      <w:bookmarkStart w:id="242" w:name="_Toc24904"/>
      <w:r>
        <w:rPr>
          <w:rFonts w:hint="eastAsia"/>
          <w:lang w:eastAsia="zh-CN"/>
        </w:rPr>
        <w:t>General</w:t>
      </w:r>
      <w:bookmarkEnd w:id="242"/>
    </w:p>
    <w:p w14:paraId="61851084">
      <w:pPr>
        <w:pStyle w:val="4"/>
      </w:pPr>
      <w:r>
        <w:rPr>
          <w:rFonts w:hint="eastAsia" w:eastAsia="Times New Roman"/>
        </w:rPr>
        <w:t xml:space="preserve">This annex provides </w:t>
      </w:r>
      <w:del w:id="158" w:author="Catherine Berger" w:date="2026-04-27T15:48:00Z">
        <w:r>
          <w:rPr>
            <w:rFonts w:hint="eastAsia" w:eastAsia="Times New Roman"/>
          </w:rPr>
          <w:delText xml:space="preserve">example RDF representations of the </w:delText>
        </w:r>
      </w:del>
      <w:del w:id="159" w:author="Catherine Berger" w:date="2026-04-27T15:48:00Z">
        <w:r>
          <w:rPr>
            <w:rFonts w:hint="eastAsia"/>
            <w:lang w:eastAsia="zh-CN"/>
          </w:rPr>
          <w:delText>EDUKG</w:delText>
        </w:r>
      </w:del>
      <w:del w:id="160" w:author="Catherine Berger" w:date="2026-04-27T15:48:00Z">
        <w:r>
          <w:rPr>
            <w:rFonts w:hint="eastAsia" w:eastAsia="Times New Roman"/>
          </w:rPr>
          <w:delText xml:space="preserve"> ontology and several sample knowledge</w:delText>
        </w:r>
      </w:del>
      <w:del w:id="161" w:author="Catherine Berger" w:date="2026-04-27T15:48:00Z">
        <w:r>
          <w:rPr>
            <w:rFonts w:eastAsia="Times New Roman"/>
          </w:rPr>
          <w:delText xml:space="preserve"> </w:delText>
        </w:r>
      </w:del>
      <w:del w:id="162" w:author="Catherine Berger" w:date="2026-04-27T15:48:00Z">
        <w:r>
          <w:rPr>
            <w:rFonts w:hint="eastAsia" w:eastAsia="Times New Roman"/>
          </w:rPr>
          <w:delText>graph codes</w:delText>
        </w:r>
      </w:del>
      <w:ins w:id="163" w:author="Catherine Berger" w:date="2026-04-27T15:48:00Z">
        <w:r>
          <w:rPr>
            <w:rFonts w:eastAsia="Times New Roman"/>
          </w:rPr>
          <w:t>examples of RDF representations of the EDUKG ontology and several sample knowledge graph implementations</w:t>
        </w:r>
      </w:ins>
      <w:r>
        <w:rPr>
          <w:rFonts w:hint="eastAsia" w:eastAsia="Times New Roman"/>
        </w:rPr>
        <w:t xml:space="preserve"> from different academic disciplines.</w:t>
      </w:r>
    </w:p>
    <w:p w14:paraId="48D79562">
      <w:pPr>
        <w:pStyle w:val="5"/>
        <w:numPr>
          <w:ilvl w:val="1"/>
          <w:numId w:val="1"/>
        </w:numPr>
      </w:pPr>
      <w:bookmarkStart w:id="243" w:name="_Toc17013"/>
      <w:bookmarkStart w:id="244" w:name="_Toc10101"/>
      <w:bookmarkStart w:id="245" w:name="_Toc21836"/>
      <w:bookmarkStart w:id="246" w:name="_Toc14801"/>
      <w:r>
        <w:t>Ontology</w:t>
      </w:r>
      <w:bookmarkEnd w:id="243"/>
      <w:bookmarkEnd w:id="244"/>
      <w:bookmarkEnd w:id="245"/>
      <w:bookmarkEnd w:id="246"/>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5F10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8" w:hRule="atLeast"/>
        </w:trPr>
        <w:tc>
          <w:tcPr>
            <w:tcW w:w="9344" w:type="dxa"/>
          </w:tcPr>
          <w:p w14:paraId="118AACFE">
            <w:pPr>
              <w:kinsoku w:val="0"/>
              <w:autoSpaceDE w:val="0"/>
              <w:autoSpaceDN w:val="0"/>
              <w:adjustRightInd w:val="0"/>
              <w:snapToGrid w:val="0"/>
              <w:spacing w:line="400" w:lineRule="exact"/>
              <w:jc w:val="both"/>
              <w:textAlignment w:val="baseline"/>
              <w:rPr>
                <w:sz w:val="18"/>
              </w:rPr>
            </w:pPr>
            <w:r>
              <w:rPr>
                <w:rFonts w:hint="eastAsia"/>
                <w:sz w:val="18"/>
              </w:rPr>
              <w:t>@prefix rdf: &lt;http://www.w3.org/1999/02/22-rdf-syntax-ns#&gt; .</w:t>
            </w:r>
          </w:p>
          <w:p w14:paraId="101B3E54">
            <w:pPr>
              <w:kinsoku w:val="0"/>
              <w:autoSpaceDE w:val="0"/>
              <w:autoSpaceDN w:val="0"/>
              <w:adjustRightInd w:val="0"/>
              <w:snapToGrid w:val="0"/>
              <w:spacing w:line="400" w:lineRule="exact"/>
              <w:jc w:val="both"/>
              <w:textAlignment w:val="baseline"/>
              <w:rPr>
                <w:sz w:val="18"/>
              </w:rPr>
            </w:pPr>
            <w:r>
              <w:rPr>
                <w:rFonts w:hint="eastAsia"/>
                <w:sz w:val="18"/>
              </w:rPr>
              <w:t>@prefix rdfs: &lt;http://www.w3.org/2000/01/rdf-schema#&gt; .</w:t>
            </w:r>
          </w:p>
          <w:p w14:paraId="0032DCE2">
            <w:pPr>
              <w:kinsoku w:val="0"/>
              <w:autoSpaceDE w:val="0"/>
              <w:autoSpaceDN w:val="0"/>
              <w:adjustRightInd w:val="0"/>
              <w:snapToGrid w:val="0"/>
              <w:spacing w:line="400" w:lineRule="exact"/>
              <w:jc w:val="both"/>
              <w:textAlignment w:val="baseline"/>
              <w:rPr>
                <w:sz w:val="18"/>
              </w:rPr>
            </w:pPr>
            <w:r>
              <w:rPr>
                <w:rFonts w:hint="eastAsia"/>
                <w:sz w:val="18"/>
              </w:rPr>
              <w:t>@prefix xsd: &lt;http://www.w3.org/2001/XMLSchema#&gt; .</w:t>
            </w:r>
          </w:p>
          <w:p w14:paraId="3A507EB4">
            <w:pPr>
              <w:kinsoku w:val="0"/>
              <w:autoSpaceDE w:val="0"/>
              <w:autoSpaceDN w:val="0"/>
              <w:adjustRightInd w:val="0"/>
              <w:snapToGrid w:val="0"/>
              <w:spacing w:line="400" w:lineRule="exact"/>
              <w:jc w:val="both"/>
              <w:textAlignment w:val="baseline"/>
              <w:rPr>
                <w:sz w:val="18"/>
              </w:rPr>
            </w:pPr>
            <w:r>
              <w:rPr>
                <w:rFonts w:hint="eastAsia"/>
                <w:sz w:val="18"/>
              </w:rPr>
              <w:t>@prefix owl: &lt;http://www.w3.org/2002/07/owl#&gt; .</w:t>
            </w:r>
          </w:p>
          <w:p w14:paraId="3D198680">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1749ACD3">
            <w:pPr>
              <w:kinsoku w:val="0"/>
              <w:autoSpaceDE w:val="0"/>
              <w:autoSpaceDN w:val="0"/>
              <w:adjustRightInd w:val="0"/>
              <w:snapToGrid w:val="0"/>
              <w:spacing w:line="400" w:lineRule="exact"/>
              <w:jc w:val="both"/>
              <w:textAlignment w:val="baseline"/>
              <w:rPr>
                <w:sz w:val="18"/>
              </w:rPr>
            </w:pPr>
            <w:r>
              <w:rPr>
                <w:rFonts w:hint="eastAsia"/>
                <w:sz w:val="18"/>
              </w:rPr>
              <w:t>@prefix dc: &lt;http://purl.org/dc/elements/1.1/&gt; .</w:t>
            </w:r>
          </w:p>
          <w:p w14:paraId="0077E9B5">
            <w:pPr>
              <w:kinsoku w:val="0"/>
              <w:autoSpaceDE w:val="0"/>
              <w:autoSpaceDN w:val="0"/>
              <w:adjustRightInd w:val="0"/>
              <w:snapToGrid w:val="0"/>
              <w:spacing w:line="400" w:lineRule="exact"/>
              <w:jc w:val="both"/>
              <w:textAlignment w:val="baseline"/>
              <w:rPr>
                <w:sz w:val="18"/>
              </w:rPr>
            </w:pPr>
            <w:r>
              <w:rPr>
                <w:rFonts w:hint="eastAsia"/>
                <w:sz w:val="18"/>
              </w:rPr>
              <w:t>@prefix sh: &lt;http://www.w3.org/ns/shacl#&gt; .</w:t>
            </w:r>
          </w:p>
          <w:p w14:paraId="134D6A12">
            <w:pPr>
              <w:kinsoku w:val="0"/>
              <w:autoSpaceDE w:val="0"/>
              <w:autoSpaceDN w:val="0"/>
              <w:adjustRightInd w:val="0"/>
              <w:snapToGrid w:val="0"/>
              <w:spacing w:line="400" w:lineRule="exact"/>
              <w:jc w:val="both"/>
              <w:textAlignment w:val="baseline"/>
              <w:rPr>
                <w:sz w:val="18"/>
              </w:rPr>
            </w:pPr>
            <w:r>
              <w:rPr>
                <w:rFonts w:hint="eastAsia"/>
                <w:sz w:val="18"/>
              </w:rPr>
              <w:t>@prefix skos: &lt;http://www.w3.org/2004/02/skos/core#&gt; .</w:t>
            </w:r>
          </w:p>
          <w:p w14:paraId="1BEAF98D">
            <w:pPr>
              <w:kinsoku w:val="0"/>
              <w:autoSpaceDE w:val="0"/>
              <w:autoSpaceDN w:val="0"/>
              <w:adjustRightInd w:val="0"/>
              <w:snapToGrid w:val="0"/>
              <w:spacing w:line="400" w:lineRule="exact"/>
              <w:jc w:val="both"/>
              <w:textAlignment w:val="baseline"/>
              <w:rPr>
                <w:sz w:val="18"/>
              </w:rPr>
            </w:pPr>
          </w:p>
          <w:p w14:paraId="2074605E">
            <w:pPr>
              <w:kinsoku w:val="0"/>
              <w:autoSpaceDE w:val="0"/>
              <w:autoSpaceDN w:val="0"/>
              <w:adjustRightInd w:val="0"/>
              <w:snapToGrid w:val="0"/>
              <w:spacing w:line="400" w:lineRule="exact"/>
              <w:jc w:val="both"/>
              <w:textAlignment w:val="baseline"/>
              <w:rPr>
                <w:sz w:val="18"/>
              </w:rPr>
            </w:pPr>
            <w:r>
              <w:rPr>
                <w:rFonts w:hint="eastAsia"/>
                <w:sz w:val="18"/>
              </w:rPr>
              <w:t># Ontology Definition</w:t>
            </w:r>
          </w:p>
          <w:p w14:paraId="2BA1B294">
            <w:pPr>
              <w:kinsoku w:val="0"/>
              <w:autoSpaceDE w:val="0"/>
              <w:autoSpaceDN w:val="0"/>
              <w:adjustRightInd w:val="0"/>
              <w:snapToGrid w:val="0"/>
              <w:spacing w:line="400" w:lineRule="exact"/>
              <w:jc w:val="both"/>
              <w:textAlignment w:val="baseline"/>
              <w:rPr>
                <w:sz w:val="18"/>
              </w:rPr>
            </w:pPr>
            <w:r>
              <w:rPr>
                <w:rFonts w:hint="eastAsia"/>
                <w:sz w:val="18"/>
              </w:rPr>
              <w:t>edkg: a owl:Ontology ;</w:t>
            </w:r>
          </w:p>
          <w:p w14:paraId="754CB157">
            <w:pPr>
              <w:kinsoku w:val="0"/>
              <w:autoSpaceDE w:val="0"/>
              <w:autoSpaceDN w:val="0"/>
              <w:adjustRightInd w:val="0"/>
              <w:snapToGrid w:val="0"/>
              <w:spacing w:line="400" w:lineRule="exact"/>
              <w:jc w:val="both"/>
              <w:textAlignment w:val="baseline"/>
              <w:rPr>
                <w:sz w:val="18"/>
              </w:rPr>
            </w:pPr>
            <w:r>
              <w:rPr>
                <w:rFonts w:hint="eastAsia"/>
                <w:sz w:val="18"/>
              </w:rPr>
              <w:t xml:space="preserve">    dc:title "Educational Knowledge Graph Ontology" ;</w:t>
            </w:r>
          </w:p>
          <w:p w14:paraId="1A3C4970">
            <w:pPr>
              <w:kinsoku w:val="0"/>
              <w:autoSpaceDE w:val="0"/>
              <w:autoSpaceDN w:val="0"/>
              <w:adjustRightInd w:val="0"/>
              <w:snapToGrid w:val="0"/>
              <w:spacing w:line="400" w:lineRule="exact"/>
              <w:jc w:val="both"/>
              <w:textAlignment w:val="baseline"/>
              <w:rPr>
                <w:sz w:val="18"/>
              </w:rPr>
            </w:pPr>
            <w:r>
              <w:rPr>
                <w:rFonts w:hint="eastAsia"/>
                <w:sz w:val="18"/>
              </w:rPr>
              <w:t xml:space="preserve">    dc:description "An ontology for representing educational entities, learning points, and their relationships in a knowledge graph" ;</w:t>
            </w:r>
          </w:p>
          <w:p w14:paraId="15D9FC12">
            <w:pPr>
              <w:kinsoku w:val="0"/>
              <w:autoSpaceDE w:val="0"/>
              <w:autoSpaceDN w:val="0"/>
              <w:adjustRightInd w:val="0"/>
              <w:snapToGrid w:val="0"/>
              <w:spacing w:line="400" w:lineRule="exact"/>
              <w:jc w:val="both"/>
              <w:textAlignment w:val="baseline"/>
              <w:rPr>
                <w:sz w:val="18"/>
              </w:rPr>
            </w:pPr>
            <w:r>
              <w:rPr>
                <w:rFonts w:hint="eastAsia"/>
                <w:sz w:val="18"/>
              </w:rPr>
              <w:t xml:space="preserve">    owl:versionInfo "1.0.0" ;</w:t>
            </w:r>
          </w:p>
          <w:p w14:paraId="66A802B9">
            <w:pPr>
              <w:kinsoku w:val="0"/>
              <w:autoSpaceDE w:val="0"/>
              <w:autoSpaceDN w:val="0"/>
              <w:adjustRightInd w:val="0"/>
              <w:snapToGrid w:val="0"/>
              <w:spacing w:line="400" w:lineRule="exact"/>
              <w:jc w:val="both"/>
              <w:textAlignment w:val="baseline"/>
              <w:rPr>
                <w:sz w:val="18"/>
              </w:rPr>
            </w:pPr>
            <w:r>
              <w:rPr>
                <w:rFonts w:hint="eastAsia"/>
                <w:sz w:val="18"/>
              </w:rPr>
              <w:t xml:space="preserve">    dc:creator "EDKG Working Group" ;</w:t>
            </w:r>
          </w:p>
          <w:p w14:paraId="567D5849">
            <w:pPr>
              <w:kinsoku w:val="0"/>
              <w:autoSpaceDE w:val="0"/>
              <w:autoSpaceDN w:val="0"/>
              <w:adjustRightInd w:val="0"/>
              <w:snapToGrid w:val="0"/>
              <w:spacing w:line="400" w:lineRule="exact"/>
              <w:jc w:val="both"/>
              <w:textAlignment w:val="baseline"/>
              <w:rPr>
                <w:sz w:val="18"/>
              </w:rPr>
            </w:pPr>
            <w:r>
              <w:rPr>
                <w:rFonts w:hint="eastAsia"/>
                <w:sz w:val="18"/>
              </w:rPr>
              <w:t xml:space="preserve">    dc:date "2024-03-14"^^xsd:date .</w:t>
            </w:r>
          </w:p>
          <w:p w14:paraId="21B0C3A2">
            <w:pPr>
              <w:kinsoku w:val="0"/>
              <w:autoSpaceDE w:val="0"/>
              <w:autoSpaceDN w:val="0"/>
              <w:adjustRightInd w:val="0"/>
              <w:snapToGrid w:val="0"/>
              <w:spacing w:line="400" w:lineRule="exact"/>
              <w:jc w:val="both"/>
              <w:textAlignment w:val="baseline"/>
              <w:rPr>
                <w:sz w:val="18"/>
              </w:rPr>
            </w:pPr>
          </w:p>
          <w:p w14:paraId="154DF2E6">
            <w:pPr>
              <w:kinsoku w:val="0"/>
              <w:autoSpaceDE w:val="0"/>
              <w:autoSpaceDN w:val="0"/>
              <w:adjustRightInd w:val="0"/>
              <w:snapToGrid w:val="0"/>
              <w:spacing w:line="400" w:lineRule="exact"/>
              <w:jc w:val="both"/>
              <w:textAlignment w:val="baseline"/>
              <w:rPr>
                <w:sz w:val="18"/>
              </w:rPr>
            </w:pPr>
            <w:r>
              <w:rPr>
                <w:rFonts w:hint="eastAsia"/>
                <w:sz w:val="18"/>
              </w:rPr>
              <w:t>#################################################################</w:t>
            </w:r>
          </w:p>
          <w:p w14:paraId="6A6C1B3F">
            <w:pPr>
              <w:kinsoku w:val="0"/>
              <w:autoSpaceDE w:val="0"/>
              <w:autoSpaceDN w:val="0"/>
              <w:adjustRightInd w:val="0"/>
              <w:snapToGrid w:val="0"/>
              <w:spacing w:line="400" w:lineRule="exact"/>
              <w:jc w:val="both"/>
              <w:textAlignment w:val="baseline"/>
              <w:rPr>
                <w:sz w:val="18"/>
              </w:rPr>
            </w:pPr>
            <w:r>
              <w:rPr>
                <w:rFonts w:hint="eastAsia"/>
                <w:sz w:val="18"/>
              </w:rPr>
              <w:t># Base Entity Class and Common Properties</w:t>
            </w:r>
          </w:p>
          <w:p w14:paraId="505E3AD8">
            <w:pPr>
              <w:kinsoku w:val="0"/>
              <w:autoSpaceDE w:val="0"/>
              <w:autoSpaceDN w:val="0"/>
              <w:adjustRightInd w:val="0"/>
              <w:snapToGrid w:val="0"/>
              <w:spacing w:line="400" w:lineRule="exact"/>
              <w:jc w:val="both"/>
              <w:textAlignment w:val="baseline"/>
              <w:rPr>
                <w:sz w:val="18"/>
              </w:rPr>
            </w:pPr>
            <w:r>
              <w:rPr>
                <w:rFonts w:hint="eastAsia"/>
                <w:sz w:val="18"/>
              </w:rPr>
              <w:t>#################################################################</w:t>
            </w:r>
          </w:p>
          <w:p w14:paraId="4A044D14">
            <w:pPr>
              <w:kinsoku w:val="0"/>
              <w:autoSpaceDE w:val="0"/>
              <w:autoSpaceDN w:val="0"/>
              <w:adjustRightInd w:val="0"/>
              <w:snapToGrid w:val="0"/>
              <w:spacing w:line="400" w:lineRule="exact"/>
              <w:jc w:val="both"/>
              <w:textAlignment w:val="baseline"/>
              <w:rPr>
                <w:sz w:val="18"/>
              </w:rPr>
            </w:pPr>
          </w:p>
          <w:p w14:paraId="220DE597">
            <w:pPr>
              <w:kinsoku w:val="0"/>
              <w:autoSpaceDE w:val="0"/>
              <w:autoSpaceDN w:val="0"/>
              <w:adjustRightInd w:val="0"/>
              <w:snapToGrid w:val="0"/>
              <w:spacing w:line="400" w:lineRule="exact"/>
              <w:jc w:val="both"/>
              <w:textAlignment w:val="baseline"/>
              <w:rPr>
                <w:sz w:val="18"/>
              </w:rPr>
            </w:pPr>
            <w:r>
              <w:rPr>
                <w:rFonts w:hint="eastAsia"/>
                <w:sz w:val="18"/>
              </w:rPr>
              <w:t>edkg:BaseEntity a owl:Class ;</w:t>
            </w:r>
          </w:p>
          <w:p w14:paraId="0A2D85DC">
            <w:pPr>
              <w:kinsoku w:val="0"/>
              <w:autoSpaceDE w:val="0"/>
              <w:autoSpaceDN w:val="0"/>
              <w:adjustRightInd w:val="0"/>
              <w:snapToGrid w:val="0"/>
              <w:spacing w:line="400" w:lineRule="exact"/>
              <w:jc w:val="both"/>
              <w:textAlignment w:val="baseline"/>
              <w:rPr>
                <w:sz w:val="18"/>
              </w:rPr>
            </w:pPr>
            <w:r>
              <w:rPr>
                <w:rFonts w:hint="eastAsia"/>
                <w:sz w:val="18"/>
              </w:rPr>
              <w:t xml:space="preserve">    rdfs:label "Base Entity" ;</w:t>
            </w:r>
          </w:p>
          <w:p w14:paraId="0F74FEA6">
            <w:pPr>
              <w:kinsoku w:val="0"/>
              <w:autoSpaceDE w:val="0"/>
              <w:autoSpaceDN w:val="0"/>
              <w:adjustRightInd w:val="0"/>
              <w:snapToGrid w:val="0"/>
              <w:spacing w:line="400" w:lineRule="exact"/>
              <w:jc w:val="both"/>
              <w:textAlignment w:val="baseline"/>
              <w:rPr>
                <w:sz w:val="18"/>
              </w:rPr>
            </w:pPr>
            <w:r>
              <w:rPr>
                <w:rFonts w:hint="eastAsia"/>
                <w:sz w:val="18"/>
              </w:rPr>
              <w:t xml:space="preserve">    rdfs:comment "Abstract base class for all EDKG entities" ;</w:t>
            </w:r>
          </w:p>
          <w:p w14:paraId="1659E2DA">
            <w:pPr>
              <w:kinsoku w:val="0"/>
              <w:autoSpaceDE w:val="0"/>
              <w:autoSpaceDN w:val="0"/>
              <w:adjustRightInd w:val="0"/>
              <w:snapToGrid w:val="0"/>
              <w:spacing w:line="400" w:lineRule="exact"/>
              <w:jc w:val="both"/>
              <w:textAlignment w:val="baseline"/>
              <w:rPr>
                <w:sz w:val="18"/>
              </w:rPr>
            </w:pPr>
            <w:r>
              <w:rPr>
                <w:rFonts w:hint="eastAsia"/>
                <w:sz w:val="18"/>
              </w:rPr>
              <w:t xml:space="preserve">    owl:hasKey (edkg:identifier) .</w:t>
            </w:r>
          </w:p>
          <w:p w14:paraId="11606FAF">
            <w:pPr>
              <w:kinsoku w:val="0"/>
              <w:autoSpaceDE w:val="0"/>
              <w:autoSpaceDN w:val="0"/>
              <w:adjustRightInd w:val="0"/>
              <w:snapToGrid w:val="0"/>
              <w:spacing w:line="400" w:lineRule="exact"/>
              <w:jc w:val="both"/>
              <w:textAlignment w:val="baseline"/>
              <w:rPr>
                <w:sz w:val="18"/>
              </w:rPr>
            </w:pPr>
          </w:p>
          <w:p w14:paraId="3BA93FAD">
            <w:pPr>
              <w:kinsoku w:val="0"/>
              <w:autoSpaceDE w:val="0"/>
              <w:autoSpaceDN w:val="0"/>
              <w:adjustRightInd w:val="0"/>
              <w:snapToGrid w:val="0"/>
              <w:spacing w:line="400" w:lineRule="exact"/>
              <w:jc w:val="both"/>
              <w:textAlignment w:val="baseline"/>
              <w:rPr>
                <w:sz w:val="18"/>
              </w:rPr>
            </w:pPr>
            <w:r>
              <w:rPr>
                <w:rFonts w:hint="eastAsia"/>
                <w:sz w:val="18"/>
              </w:rPr>
              <w:t># Required Common Properties</w:t>
            </w:r>
          </w:p>
          <w:p w14:paraId="66FCA50A">
            <w:pPr>
              <w:kinsoku w:val="0"/>
              <w:autoSpaceDE w:val="0"/>
              <w:autoSpaceDN w:val="0"/>
              <w:adjustRightInd w:val="0"/>
              <w:snapToGrid w:val="0"/>
              <w:spacing w:line="400" w:lineRule="exact"/>
              <w:jc w:val="both"/>
              <w:textAlignment w:val="baseline"/>
              <w:rPr>
                <w:sz w:val="18"/>
              </w:rPr>
            </w:pPr>
            <w:r>
              <w:rPr>
                <w:rFonts w:hint="eastAsia"/>
                <w:sz w:val="18"/>
              </w:rPr>
              <w:t>edkg:title a owl:DatatypeProperty ;</w:t>
            </w:r>
          </w:p>
          <w:p w14:paraId="05545EA2">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10BF12D8">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0D429F78">
            <w:pPr>
              <w:kinsoku w:val="0"/>
              <w:autoSpaceDE w:val="0"/>
              <w:autoSpaceDN w:val="0"/>
              <w:adjustRightInd w:val="0"/>
              <w:snapToGrid w:val="0"/>
              <w:spacing w:line="400" w:lineRule="exact"/>
              <w:jc w:val="both"/>
              <w:textAlignment w:val="baseline"/>
              <w:rPr>
                <w:sz w:val="18"/>
              </w:rPr>
            </w:pPr>
            <w:r>
              <w:rPr>
                <w:rFonts w:hint="eastAsia"/>
                <w:sz w:val="18"/>
              </w:rPr>
              <w:t xml:space="preserve">    rdfs:label "title" ;</w:t>
            </w:r>
          </w:p>
          <w:p w14:paraId="4FEC7E82">
            <w:pPr>
              <w:kinsoku w:val="0"/>
              <w:autoSpaceDE w:val="0"/>
              <w:autoSpaceDN w:val="0"/>
              <w:adjustRightInd w:val="0"/>
              <w:snapToGrid w:val="0"/>
              <w:spacing w:line="400" w:lineRule="exact"/>
              <w:jc w:val="both"/>
              <w:textAlignment w:val="baseline"/>
              <w:rPr>
                <w:sz w:val="18"/>
              </w:rPr>
            </w:pPr>
            <w:r>
              <w:rPr>
                <w:rFonts w:hint="eastAsia"/>
                <w:sz w:val="18"/>
              </w:rPr>
              <w:t xml:space="preserve">    rdfs:comment "Required title for the entity" ;</w:t>
            </w:r>
          </w:p>
          <w:p w14:paraId="3EBE18BE">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1DC810DC">
            <w:pPr>
              <w:kinsoku w:val="0"/>
              <w:autoSpaceDE w:val="0"/>
              <w:autoSpaceDN w:val="0"/>
              <w:adjustRightInd w:val="0"/>
              <w:snapToGrid w:val="0"/>
              <w:spacing w:line="400" w:lineRule="exact"/>
              <w:jc w:val="both"/>
              <w:textAlignment w:val="baseline"/>
              <w:rPr>
                <w:sz w:val="18"/>
              </w:rPr>
            </w:pPr>
          </w:p>
          <w:p w14:paraId="1F3B879D">
            <w:pPr>
              <w:kinsoku w:val="0"/>
              <w:autoSpaceDE w:val="0"/>
              <w:autoSpaceDN w:val="0"/>
              <w:adjustRightInd w:val="0"/>
              <w:snapToGrid w:val="0"/>
              <w:spacing w:line="400" w:lineRule="exact"/>
              <w:jc w:val="both"/>
              <w:textAlignment w:val="baseline"/>
              <w:rPr>
                <w:sz w:val="18"/>
              </w:rPr>
            </w:pPr>
            <w:r>
              <w:rPr>
                <w:rFonts w:hint="eastAsia"/>
                <w:sz w:val="18"/>
              </w:rPr>
              <w:t>edkg:identifier a owl:DatatypeProperty ;</w:t>
            </w:r>
          </w:p>
          <w:p w14:paraId="49CE54A5">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0B922A24">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016765A6">
            <w:pPr>
              <w:kinsoku w:val="0"/>
              <w:autoSpaceDE w:val="0"/>
              <w:autoSpaceDN w:val="0"/>
              <w:adjustRightInd w:val="0"/>
              <w:snapToGrid w:val="0"/>
              <w:spacing w:line="400" w:lineRule="exact"/>
              <w:jc w:val="both"/>
              <w:textAlignment w:val="baseline"/>
              <w:rPr>
                <w:sz w:val="18"/>
              </w:rPr>
            </w:pPr>
            <w:r>
              <w:rPr>
                <w:rFonts w:hint="eastAsia"/>
                <w:sz w:val="18"/>
              </w:rPr>
              <w:t xml:space="preserve">    rdfs:label "identifier" ;</w:t>
            </w:r>
          </w:p>
          <w:p w14:paraId="76B3381D">
            <w:pPr>
              <w:kinsoku w:val="0"/>
              <w:autoSpaceDE w:val="0"/>
              <w:autoSpaceDN w:val="0"/>
              <w:adjustRightInd w:val="0"/>
              <w:snapToGrid w:val="0"/>
              <w:spacing w:line="400" w:lineRule="exact"/>
              <w:jc w:val="both"/>
              <w:textAlignment w:val="baseline"/>
              <w:rPr>
                <w:sz w:val="18"/>
              </w:rPr>
            </w:pPr>
            <w:r>
              <w:rPr>
                <w:rFonts w:hint="eastAsia"/>
                <w:sz w:val="18"/>
              </w:rPr>
              <w:t xml:space="preserve">    rdfs:comment "Required GUID identifier" ;</w:t>
            </w:r>
          </w:p>
          <w:p w14:paraId="547CB42F">
            <w:pPr>
              <w:kinsoku w:val="0"/>
              <w:autoSpaceDE w:val="0"/>
              <w:autoSpaceDN w:val="0"/>
              <w:adjustRightInd w:val="0"/>
              <w:snapToGrid w:val="0"/>
              <w:spacing w:line="400" w:lineRule="exact"/>
              <w:jc w:val="both"/>
              <w:textAlignment w:val="baseline"/>
              <w:rPr>
                <w:sz w:val="18"/>
              </w:rPr>
            </w:pPr>
            <w:r>
              <w:rPr>
                <w:rFonts w:hint="eastAsia"/>
                <w:sz w:val="18"/>
              </w:rPr>
              <w:t xml:space="preserve">    sh:pattern "^[0-9a-fA-F]{8}-[0-9a-fA-F]{4}-[0-9a-fA-F]{4}-[0-9a-fA-F]{4}-[0-9a-fA-F]{12}$" ;</w:t>
            </w:r>
          </w:p>
          <w:p w14:paraId="4F1959FF">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1A9E6D32">
            <w:pPr>
              <w:kinsoku w:val="0"/>
              <w:autoSpaceDE w:val="0"/>
              <w:autoSpaceDN w:val="0"/>
              <w:adjustRightInd w:val="0"/>
              <w:snapToGrid w:val="0"/>
              <w:spacing w:line="400" w:lineRule="exact"/>
              <w:jc w:val="both"/>
              <w:textAlignment w:val="baseline"/>
              <w:rPr>
                <w:sz w:val="18"/>
              </w:rPr>
            </w:pPr>
          </w:p>
          <w:p w14:paraId="4ACFDDAC">
            <w:pPr>
              <w:kinsoku w:val="0"/>
              <w:autoSpaceDE w:val="0"/>
              <w:autoSpaceDN w:val="0"/>
              <w:adjustRightInd w:val="0"/>
              <w:snapToGrid w:val="0"/>
              <w:spacing w:line="400" w:lineRule="exact"/>
              <w:jc w:val="both"/>
              <w:textAlignment w:val="baseline"/>
              <w:rPr>
                <w:sz w:val="18"/>
              </w:rPr>
            </w:pPr>
            <w:r>
              <w:rPr>
                <w:rFonts w:hint="eastAsia"/>
                <w:sz w:val="18"/>
              </w:rPr>
              <w:t>edkg:itemType a owl:DatatypeProperty ;</w:t>
            </w:r>
          </w:p>
          <w:p w14:paraId="2377E667">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49CECBDE">
            <w:pPr>
              <w:kinsoku w:val="0"/>
              <w:autoSpaceDE w:val="0"/>
              <w:autoSpaceDN w:val="0"/>
              <w:adjustRightInd w:val="0"/>
              <w:snapToGrid w:val="0"/>
              <w:spacing w:line="400" w:lineRule="exact"/>
              <w:jc w:val="both"/>
              <w:textAlignment w:val="baseline"/>
              <w:rPr>
                <w:sz w:val="18"/>
              </w:rPr>
            </w:pPr>
            <w:r>
              <w:rPr>
                <w:rFonts w:hint="eastAsia"/>
                <w:sz w:val="18"/>
              </w:rPr>
              <w:t xml:space="preserve">    rdfs:range edkg:ItemTypeValue ;</w:t>
            </w:r>
          </w:p>
          <w:p w14:paraId="1D6FE44F">
            <w:pPr>
              <w:kinsoku w:val="0"/>
              <w:autoSpaceDE w:val="0"/>
              <w:autoSpaceDN w:val="0"/>
              <w:adjustRightInd w:val="0"/>
              <w:snapToGrid w:val="0"/>
              <w:spacing w:line="400" w:lineRule="exact"/>
              <w:jc w:val="both"/>
              <w:textAlignment w:val="baseline"/>
              <w:rPr>
                <w:sz w:val="18"/>
              </w:rPr>
            </w:pPr>
            <w:r>
              <w:rPr>
                <w:rFonts w:hint="eastAsia"/>
                <w:sz w:val="18"/>
              </w:rPr>
              <w:t xml:space="preserve">    rdfs:label "item type" ;</w:t>
            </w:r>
          </w:p>
          <w:p w14:paraId="68966A50">
            <w:pPr>
              <w:kinsoku w:val="0"/>
              <w:autoSpaceDE w:val="0"/>
              <w:autoSpaceDN w:val="0"/>
              <w:adjustRightInd w:val="0"/>
              <w:snapToGrid w:val="0"/>
              <w:spacing w:line="400" w:lineRule="exact"/>
              <w:jc w:val="both"/>
              <w:textAlignment w:val="baseline"/>
              <w:rPr>
                <w:sz w:val="18"/>
              </w:rPr>
            </w:pPr>
            <w:r>
              <w:rPr>
                <w:rFonts w:hint="eastAsia"/>
                <w:sz w:val="18"/>
              </w:rPr>
              <w:t xml:space="preserve">    rdfs:comment "Required type classification" ;</w:t>
            </w:r>
          </w:p>
          <w:p w14:paraId="6D796111">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648DB97E">
            <w:pPr>
              <w:kinsoku w:val="0"/>
              <w:autoSpaceDE w:val="0"/>
              <w:autoSpaceDN w:val="0"/>
              <w:adjustRightInd w:val="0"/>
              <w:snapToGrid w:val="0"/>
              <w:spacing w:line="400" w:lineRule="exact"/>
              <w:jc w:val="both"/>
              <w:textAlignment w:val="baseline"/>
              <w:rPr>
                <w:sz w:val="18"/>
              </w:rPr>
            </w:pPr>
          </w:p>
          <w:p w14:paraId="2C11FB67">
            <w:pPr>
              <w:kinsoku w:val="0"/>
              <w:autoSpaceDE w:val="0"/>
              <w:autoSpaceDN w:val="0"/>
              <w:adjustRightInd w:val="0"/>
              <w:snapToGrid w:val="0"/>
              <w:spacing w:line="400" w:lineRule="exact"/>
              <w:jc w:val="both"/>
              <w:textAlignment w:val="baseline"/>
              <w:rPr>
                <w:sz w:val="18"/>
              </w:rPr>
            </w:pPr>
            <w:r>
              <w:rPr>
                <w:rFonts w:hint="eastAsia"/>
                <w:sz w:val="18"/>
              </w:rPr>
              <w:t># Optional Common Properties</w:t>
            </w:r>
          </w:p>
          <w:p w14:paraId="48E67615">
            <w:pPr>
              <w:kinsoku w:val="0"/>
              <w:autoSpaceDE w:val="0"/>
              <w:autoSpaceDN w:val="0"/>
              <w:adjustRightInd w:val="0"/>
              <w:snapToGrid w:val="0"/>
              <w:spacing w:line="400" w:lineRule="exact"/>
              <w:jc w:val="both"/>
              <w:textAlignment w:val="baseline"/>
              <w:rPr>
                <w:sz w:val="18"/>
              </w:rPr>
            </w:pPr>
            <w:r>
              <w:rPr>
                <w:rFonts w:hint="eastAsia"/>
                <w:sz w:val="18"/>
              </w:rPr>
              <w:t>edkg:tags a owl:DatatypeProperty ;</w:t>
            </w:r>
          </w:p>
          <w:p w14:paraId="4C4CF166">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3ED5B3DE">
            <w:pPr>
              <w:kinsoku w:val="0"/>
              <w:autoSpaceDE w:val="0"/>
              <w:autoSpaceDN w:val="0"/>
              <w:adjustRightInd w:val="0"/>
              <w:snapToGrid w:val="0"/>
              <w:spacing w:line="400" w:lineRule="exact"/>
              <w:jc w:val="both"/>
              <w:textAlignment w:val="baseline"/>
              <w:rPr>
                <w:sz w:val="18"/>
              </w:rPr>
            </w:pPr>
            <w:r>
              <w:rPr>
                <w:rFonts w:hint="eastAsia"/>
                <w:sz w:val="18"/>
              </w:rPr>
              <w:t xml:space="preserve">    rdfs:range rdf:List ;</w:t>
            </w:r>
          </w:p>
          <w:p w14:paraId="27620F03">
            <w:pPr>
              <w:kinsoku w:val="0"/>
              <w:autoSpaceDE w:val="0"/>
              <w:autoSpaceDN w:val="0"/>
              <w:adjustRightInd w:val="0"/>
              <w:snapToGrid w:val="0"/>
              <w:spacing w:line="400" w:lineRule="exact"/>
              <w:jc w:val="both"/>
              <w:textAlignment w:val="baseline"/>
              <w:rPr>
                <w:sz w:val="18"/>
              </w:rPr>
            </w:pPr>
            <w:r>
              <w:rPr>
                <w:rFonts w:hint="eastAsia"/>
                <w:sz w:val="18"/>
              </w:rPr>
              <w:t xml:space="preserve">    rdfs:label "tags" ;</w:t>
            </w:r>
          </w:p>
          <w:p w14:paraId="77E6A4E0">
            <w:pPr>
              <w:kinsoku w:val="0"/>
              <w:autoSpaceDE w:val="0"/>
              <w:autoSpaceDN w:val="0"/>
              <w:adjustRightInd w:val="0"/>
              <w:snapToGrid w:val="0"/>
              <w:spacing w:line="400" w:lineRule="exact"/>
              <w:jc w:val="both"/>
              <w:textAlignment w:val="baseline"/>
              <w:rPr>
                <w:sz w:val="18"/>
              </w:rPr>
            </w:pPr>
            <w:r>
              <w:rPr>
                <w:rFonts w:hint="eastAsia"/>
                <w:sz w:val="18"/>
              </w:rPr>
              <w:t xml:space="preserve">    rdfs:comment "Optional list of tags" .</w:t>
            </w:r>
          </w:p>
          <w:p w14:paraId="66502DD1">
            <w:pPr>
              <w:kinsoku w:val="0"/>
              <w:autoSpaceDE w:val="0"/>
              <w:autoSpaceDN w:val="0"/>
              <w:adjustRightInd w:val="0"/>
              <w:snapToGrid w:val="0"/>
              <w:spacing w:line="400" w:lineRule="exact"/>
              <w:jc w:val="both"/>
              <w:textAlignment w:val="baseline"/>
              <w:rPr>
                <w:sz w:val="18"/>
              </w:rPr>
            </w:pPr>
          </w:p>
          <w:p w14:paraId="2CFAA24A">
            <w:pPr>
              <w:kinsoku w:val="0"/>
              <w:autoSpaceDE w:val="0"/>
              <w:autoSpaceDN w:val="0"/>
              <w:adjustRightInd w:val="0"/>
              <w:snapToGrid w:val="0"/>
              <w:spacing w:line="400" w:lineRule="exact"/>
              <w:jc w:val="both"/>
              <w:textAlignment w:val="baseline"/>
              <w:rPr>
                <w:sz w:val="18"/>
              </w:rPr>
            </w:pPr>
            <w:r>
              <w:rPr>
                <w:rFonts w:hint="eastAsia"/>
                <w:sz w:val="18"/>
              </w:rPr>
              <w:t>edkg:humanAssignedId a owl:DatatypeProperty ;</w:t>
            </w:r>
          </w:p>
          <w:p w14:paraId="2630B1EC">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352677B0">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1FCA6352">
            <w:pPr>
              <w:kinsoku w:val="0"/>
              <w:autoSpaceDE w:val="0"/>
              <w:autoSpaceDN w:val="0"/>
              <w:adjustRightInd w:val="0"/>
              <w:snapToGrid w:val="0"/>
              <w:spacing w:line="400" w:lineRule="exact"/>
              <w:jc w:val="both"/>
              <w:textAlignment w:val="baseline"/>
              <w:rPr>
                <w:sz w:val="18"/>
              </w:rPr>
            </w:pPr>
            <w:r>
              <w:rPr>
                <w:rFonts w:hint="eastAsia"/>
                <w:sz w:val="18"/>
              </w:rPr>
              <w:t xml:space="preserve">    rdfs:label "human assigned ID" ;</w:t>
            </w:r>
          </w:p>
          <w:p w14:paraId="32510619">
            <w:pPr>
              <w:kinsoku w:val="0"/>
              <w:autoSpaceDE w:val="0"/>
              <w:autoSpaceDN w:val="0"/>
              <w:adjustRightInd w:val="0"/>
              <w:snapToGrid w:val="0"/>
              <w:spacing w:line="400" w:lineRule="exact"/>
              <w:jc w:val="both"/>
              <w:textAlignment w:val="baseline"/>
              <w:rPr>
                <w:sz w:val="18"/>
              </w:rPr>
            </w:pPr>
            <w:r>
              <w:rPr>
                <w:rFonts w:hint="eastAsia"/>
                <w:sz w:val="18"/>
              </w:rPr>
              <w:t xml:space="preserve">    rdfs:comment "Optional human-readable identifier" .</w:t>
            </w:r>
          </w:p>
          <w:p w14:paraId="6963C798">
            <w:pPr>
              <w:kinsoku w:val="0"/>
              <w:autoSpaceDE w:val="0"/>
              <w:autoSpaceDN w:val="0"/>
              <w:adjustRightInd w:val="0"/>
              <w:snapToGrid w:val="0"/>
              <w:spacing w:line="400" w:lineRule="exact"/>
              <w:jc w:val="both"/>
              <w:textAlignment w:val="baseline"/>
              <w:rPr>
                <w:sz w:val="18"/>
              </w:rPr>
            </w:pPr>
          </w:p>
          <w:p w14:paraId="33ECFC3E">
            <w:pPr>
              <w:kinsoku w:val="0"/>
              <w:autoSpaceDE w:val="0"/>
              <w:autoSpaceDN w:val="0"/>
              <w:adjustRightInd w:val="0"/>
              <w:snapToGrid w:val="0"/>
              <w:spacing w:line="400" w:lineRule="exact"/>
              <w:jc w:val="both"/>
              <w:textAlignment w:val="baseline"/>
              <w:rPr>
                <w:sz w:val="18"/>
              </w:rPr>
            </w:pPr>
            <w:r>
              <w:rPr>
                <w:rFonts w:hint="eastAsia"/>
                <w:sz w:val="18"/>
              </w:rPr>
              <w:t>edkg:contentJson a owl:DatatypeProperty ;</w:t>
            </w:r>
          </w:p>
          <w:p w14:paraId="2595B130">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7ABB5008">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7EFA3BB0">
            <w:pPr>
              <w:kinsoku w:val="0"/>
              <w:autoSpaceDE w:val="0"/>
              <w:autoSpaceDN w:val="0"/>
              <w:adjustRightInd w:val="0"/>
              <w:snapToGrid w:val="0"/>
              <w:spacing w:line="400" w:lineRule="exact"/>
              <w:jc w:val="both"/>
              <w:textAlignment w:val="baseline"/>
              <w:rPr>
                <w:sz w:val="18"/>
              </w:rPr>
            </w:pPr>
            <w:r>
              <w:rPr>
                <w:rFonts w:hint="eastAsia"/>
                <w:sz w:val="18"/>
              </w:rPr>
              <w:t xml:space="preserve">    rdfs:label "content JSON" ;</w:t>
            </w:r>
          </w:p>
          <w:p w14:paraId="60D0C7A5">
            <w:pPr>
              <w:kinsoku w:val="0"/>
              <w:autoSpaceDE w:val="0"/>
              <w:autoSpaceDN w:val="0"/>
              <w:adjustRightInd w:val="0"/>
              <w:snapToGrid w:val="0"/>
              <w:spacing w:line="400" w:lineRule="exact"/>
              <w:jc w:val="both"/>
              <w:textAlignment w:val="baseline"/>
              <w:rPr>
                <w:sz w:val="18"/>
              </w:rPr>
            </w:pPr>
            <w:r>
              <w:rPr>
                <w:rFonts w:hint="eastAsia"/>
                <w:sz w:val="18"/>
              </w:rPr>
              <w:t xml:space="preserve">    rdfs:comment "Optional JSON content for extended properties" .</w:t>
            </w:r>
          </w:p>
          <w:p w14:paraId="4487F6C2">
            <w:pPr>
              <w:kinsoku w:val="0"/>
              <w:autoSpaceDE w:val="0"/>
              <w:autoSpaceDN w:val="0"/>
              <w:adjustRightInd w:val="0"/>
              <w:snapToGrid w:val="0"/>
              <w:spacing w:line="400" w:lineRule="exact"/>
              <w:jc w:val="both"/>
              <w:textAlignment w:val="baseline"/>
              <w:rPr>
                <w:sz w:val="18"/>
              </w:rPr>
            </w:pPr>
          </w:p>
          <w:p w14:paraId="2F1246F2">
            <w:pPr>
              <w:kinsoku w:val="0"/>
              <w:autoSpaceDE w:val="0"/>
              <w:autoSpaceDN w:val="0"/>
              <w:adjustRightInd w:val="0"/>
              <w:snapToGrid w:val="0"/>
              <w:spacing w:line="400" w:lineRule="exact"/>
              <w:jc w:val="both"/>
              <w:textAlignment w:val="baseline"/>
              <w:rPr>
                <w:sz w:val="18"/>
              </w:rPr>
            </w:pPr>
            <w:r>
              <w:rPr>
                <w:rFonts w:hint="eastAsia"/>
                <w:sz w:val="18"/>
              </w:rPr>
              <w:t>edkg:lastChangeDateTime a owl:DatatypeProperty ;</w:t>
            </w:r>
          </w:p>
          <w:p w14:paraId="6B387CE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edkg:BaseEntity ;</w:t>
            </w:r>
          </w:p>
          <w:p w14:paraId="711D1664">
            <w:pPr>
              <w:kinsoku w:val="0"/>
              <w:autoSpaceDE w:val="0"/>
              <w:autoSpaceDN w:val="0"/>
              <w:adjustRightInd w:val="0"/>
              <w:snapToGrid w:val="0"/>
              <w:spacing w:line="400" w:lineRule="exact"/>
              <w:jc w:val="both"/>
              <w:textAlignment w:val="baseline"/>
              <w:rPr>
                <w:sz w:val="18"/>
              </w:rPr>
            </w:pPr>
            <w:r>
              <w:rPr>
                <w:rFonts w:hint="eastAsia"/>
                <w:sz w:val="18"/>
              </w:rPr>
              <w:t xml:space="preserve">    rdfs:range xsd:dateTime ;</w:t>
            </w:r>
          </w:p>
          <w:p w14:paraId="03F0DE10">
            <w:pPr>
              <w:kinsoku w:val="0"/>
              <w:autoSpaceDE w:val="0"/>
              <w:autoSpaceDN w:val="0"/>
              <w:adjustRightInd w:val="0"/>
              <w:snapToGrid w:val="0"/>
              <w:spacing w:line="400" w:lineRule="exact"/>
              <w:jc w:val="both"/>
              <w:textAlignment w:val="baseline"/>
              <w:rPr>
                <w:sz w:val="18"/>
              </w:rPr>
            </w:pPr>
            <w:r>
              <w:rPr>
                <w:rFonts w:hint="eastAsia"/>
                <w:sz w:val="18"/>
              </w:rPr>
              <w:t xml:space="preserve">    rdfs:label "last change date time" ;</w:t>
            </w:r>
          </w:p>
          <w:p w14:paraId="4A83B64C">
            <w:pPr>
              <w:kinsoku w:val="0"/>
              <w:autoSpaceDE w:val="0"/>
              <w:autoSpaceDN w:val="0"/>
              <w:adjustRightInd w:val="0"/>
              <w:snapToGrid w:val="0"/>
              <w:spacing w:line="400" w:lineRule="exact"/>
              <w:jc w:val="both"/>
              <w:textAlignment w:val="baseline"/>
              <w:rPr>
                <w:sz w:val="18"/>
              </w:rPr>
            </w:pPr>
            <w:r>
              <w:rPr>
                <w:rFonts w:hint="eastAsia"/>
                <w:sz w:val="18"/>
              </w:rPr>
              <w:t xml:space="preserve">    rdfs:comment "When the entity was last modified" .</w:t>
            </w:r>
          </w:p>
          <w:p w14:paraId="39F55B13">
            <w:pPr>
              <w:kinsoku w:val="0"/>
              <w:autoSpaceDE w:val="0"/>
              <w:autoSpaceDN w:val="0"/>
              <w:adjustRightInd w:val="0"/>
              <w:snapToGrid w:val="0"/>
              <w:spacing w:line="400" w:lineRule="exact"/>
              <w:jc w:val="both"/>
              <w:textAlignment w:val="baseline"/>
              <w:rPr>
                <w:sz w:val="18"/>
              </w:rPr>
            </w:pPr>
          </w:p>
          <w:p w14:paraId="14B3BD19">
            <w:pPr>
              <w:kinsoku w:val="0"/>
              <w:autoSpaceDE w:val="0"/>
              <w:autoSpaceDN w:val="0"/>
              <w:adjustRightInd w:val="0"/>
              <w:snapToGrid w:val="0"/>
              <w:spacing w:line="400" w:lineRule="exact"/>
              <w:jc w:val="both"/>
              <w:textAlignment w:val="baseline"/>
              <w:rPr>
                <w:sz w:val="18"/>
              </w:rPr>
            </w:pPr>
            <w:r>
              <w:rPr>
                <w:rFonts w:hint="eastAsia"/>
                <w:sz w:val="18"/>
              </w:rPr>
              <w:t>#################################################################</w:t>
            </w:r>
          </w:p>
          <w:p w14:paraId="4E6A2FB7">
            <w:pPr>
              <w:kinsoku w:val="0"/>
              <w:autoSpaceDE w:val="0"/>
              <w:autoSpaceDN w:val="0"/>
              <w:adjustRightInd w:val="0"/>
              <w:snapToGrid w:val="0"/>
              <w:spacing w:line="400" w:lineRule="exact"/>
              <w:jc w:val="both"/>
              <w:textAlignment w:val="baseline"/>
              <w:rPr>
                <w:sz w:val="18"/>
              </w:rPr>
            </w:pPr>
            <w:r>
              <w:rPr>
                <w:rFonts w:hint="eastAsia"/>
                <w:sz w:val="18"/>
              </w:rPr>
              <w:t># Core Classes</w:t>
            </w:r>
          </w:p>
          <w:p w14:paraId="5AB54BD5">
            <w:pPr>
              <w:kinsoku w:val="0"/>
              <w:autoSpaceDE w:val="0"/>
              <w:autoSpaceDN w:val="0"/>
              <w:adjustRightInd w:val="0"/>
              <w:snapToGrid w:val="0"/>
              <w:spacing w:line="400" w:lineRule="exact"/>
              <w:jc w:val="both"/>
              <w:textAlignment w:val="baseline"/>
              <w:rPr>
                <w:sz w:val="18"/>
              </w:rPr>
            </w:pPr>
            <w:r>
              <w:rPr>
                <w:rFonts w:hint="eastAsia"/>
                <w:sz w:val="18"/>
              </w:rPr>
              <w:t>#################################################################</w:t>
            </w:r>
          </w:p>
          <w:p w14:paraId="782B07BD">
            <w:pPr>
              <w:kinsoku w:val="0"/>
              <w:autoSpaceDE w:val="0"/>
              <w:autoSpaceDN w:val="0"/>
              <w:adjustRightInd w:val="0"/>
              <w:snapToGrid w:val="0"/>
              <w:spacing w:line="400" w:lineRule="exact"/>
              <w:jc w:val="both"/>
              <w:textAlignment w:val="baseline"/>
              <w:rPr>
                <w:sz w:val="18"/>
              </w:rPr>
            </w:pPr>
          </w:p>
          <w:p w14:paraId="25D4C3F0">
            <w:pPr>
              <w:kinsoku w:val="0"/>
              <w:autoSpaceDE w:val="0"/>
              <w:autoSpaceDN w:val="0"/>
              <w:adjustRightInd w:val="0"/>
              <w:snapToGrid w:val="0"/>
              <w:spacing w:line="400" w:lineRule="exact"/>
              <w:jc w:val="both"/>
              <w:textAlignment w:val="baseline"/>
              <w:rPr>
                <w:sz w:val="18"/>
              </w:rPr>
            </w:pPr>
            <w:r>
              <w:rPr>
                <w:rFonts w:hint="eastAsia"/>
                <w:sz w:val="18"/>
              </w:rPr>
              <w:t># Learning Point Collection</w:t>
            </w:r>
          </w:p>
          <w:p w14:paraId="6E6DA5C7">
            <w:pPr>
              <w:kinsoku w:val="0"/>
              <w:autoSpaceDE w:val="0"/>
              <w:autoSpaceDN w:val="0"/>
              <w:adjustRightInd w:val="0"/>
              <w:snapToGrid w:val="0"/>
              <w:spacing w:line="400" w:lineRule="exact"/>
              <w:jc w:val="both"/>
              <w:textAlignment w:val="baseline"/>
              <w:rPr>
                <w:sz w:val="18"/>
              </w:rPr>
            </w:pPr>
            <w:r>
              <w:rPr>
                <w:rFonts w:hint="eastAsia"/>
                <w:sz w:val="18"/>
              </w:rPr>
              <w:t>edkg:LearningPointCollection a owl:Class ;</w:t>
            </w:r>
          </w:p>
          <w:p w14:paraId="7F7DAA17">
            <w:pPr>
              <w:kinsoku w:val="0"/>
              <w:autoSpaceDE w:val="0"/>
              <w:autoSpaceDN w:val="0"/>
              <w:adjustRightInd w:val="0"/>
              <w:snapToGrid w:val="0"/>
              <w:spacing w:line="400" w:lineRule="exact"/>
              <w:jc w:val="both"/>
              <w:textAlignment w:val="baseline"/>
              <w:rPr>
                <w:sz w:val="18"/>
              </w:rPr>
            </w:pPr>
            <w:r>
              <w:rPr>
                <w:rFonts w:hint="eastAsia"/>
                <w:sz w:val="18"/>
              </w:rPr>
              <w:t xml:space="preserve">    rdfs:subClassOf edkg:BaseEntity ;</w:t>
            </w:r>
          </w:p>
          <w:p w14:paraId="12F33CA7">
            <w:pPr>
              <w:kinsoku w:val="0"/>
              <w:autoSpaceDE w:val="0"/>
              <w:autoSpaceDN w:val="0"/>
              <w:adjustRightInd w:val="0"/>
              <w:snapToGrid w:val="0"/>
              <w:spacing w:line="400" w:lineRule="exact"/>
              <w:jc w:val="both"/>
              <w:textAlignment w:val="baseline"/>
              <w:rPr>
                <w:sz w:val="18"/>
              </w:rPr>
            </w:pPr>
            <w:r>
              <w:rPr>
                <w:rFonts w:hint="eastAsia"/>
                <w:sz w:val="18"/>
              </w:rPr>
              <w:t xml:space="preserve">    rdfs:label "Learning Point Collection" ;</w:t>
            </w:r>
          </w:p>
          <w:p w14:paraId="186A95BB">
            <w:pPr>
              <w:kinsoku w:val="0"/>
              <w:autoSpaceDE w:val="0"/>
              <w:autoSpaceDN w:val="0"/>
              <w:adjustRightInd w:val="0"/>
              <w:snapToGrid w:val="0"/>
              <w:spacing w:line="400" w:lineRule="exact"/>
              <w:jc w:val="both"/>
              <w:textAlignment w:val="baseline"/>
              <w:rPr>
                <w:sz w:val="18"/>
              </w:rPr>
            </w:pPr>
            <w:r>
              <w:rPr>
                <w:rFonts w:hint="eastAsia"/>
                <w:sz w:val="18"/>
              </w:rPr>
              <w:t xml:space="preserve">    rdfs:comment "A collection of learning points" .</w:t>
            </w:r>
          </w:p>
          <w:p w14:paraId="4BFEF037">
            <w:pPr>
              <w:kinsoku w:val="0"/>
              <w:autoSpaceDE w:val="0"/>
              <w:autoSpaceDN w:val="0"/>
              <w:adjustRightInd w:val="0"/>
              <w:snapToGrid w:val="0"/>
              <w:spacing w:line="400" w:lineRule="exact"/>
              <w:jc w:val="both"/>
              <w:textAlignment w:val="baseline"/>
              <w:rPr>
                <w:sz w:val="18"/>
              </w:rPr>
            </w:pPr>
          </w:p>
          <w:p w14:paraId="0E523A30">
            <w:pPr>
              <w:kinsoku w:val="0"/>
              <w:autoSpaceDE w:val="0"/>
              <w:autoSpaceDN w:val="0"/>
              <w:adjustRightInd w:val="0"/>
              <w:snapToGrid w:val="0"/>
              <w:spacing w:line="400" w:lineRule="exact"/>
              <w:jc w:val="both"/>
              <w:textAlignment w:val="baseline"/>
              <w:rPr>
                <w:sz w:val="18"/>
              </w:rPr>
            </w:pPr>
            <w:r>
              <w:rPr>
                <w:rFonts w:hint="eastAsia"/>
                <w:sz w:val="18"/>
              </w:rPr>
              <w:t># Learning Point Item</w:t>
            </w:r>
          </w:p>
          <w:p w14:paraId="038EEC81">
            <w:pPr>
              <w:kinsoku w:val="0"/>
              <w:autoSpaceDE w:val="0"/>
              <w:autoSpaceDN w:val="0"/>
              <w:adjustRightInd w:val="0"/>
              <w:snapToGrid w:val="0"/>
              <w:spacing w:line="400" w:lineRule="exact"/>
              <w:jc w:val="both"/>
              <w:textAlignment w:val="baseline"/>
              <w:rPr>
                <w:sz w:val="18"/>
              </w:rPr>
            </w:pPr>
            <w:r>
              <w:rPr>
                <w:rFonts w:hint="eastAsia"/>
                <w:sz w:val="18"/>
              </w:rPr>
              <w:t>edkg:LPitem a owl:Class ;</w:t>
            </w:r>
          </w:p>
          <w:p w14:paraId="1D13B2A9">
            <w:pPr>
              <w:kinsoku w:val="0"/>
              <w:autoSpaceDE w:val="0"/>
              <w:autoSpaceDN w:val="0"/>
              <w:adjustRightInd w:val="0"/>
              <w:snapToGrid w:val="0"/>
              <w:spacing w:line="400" w:lineRule="exact"/>
              <w:jc w:val="both"/>
              <w:textAlignment w:val="baseline"/>
              <w:rPr>
                <w:sz w:val="18"/>
              </w:rPr>
            </w:pPr>
            <w:r>
              <w:rPr>
                <w:rFonts w:hint="eastAsia"/>
                <w:sz w:val="18"/>
              </w:rPr>
              <w:t xml:space="preserve">    rdfs:subClassOf edkg:BaseEntity ;</w:t>
            </w:r>
          </w:p>
          <w:p w14:paraId="17B9ADCD">
            <w:pPr>
              <w:kinsoku w:val="0"/>
              <w:autoSpaceDE w:val="0"/>
              <w:autoSpaceDN w:val="0"/>
              <w:adjustRightInd w:val="0"/>
              <w:snapToGrid w:val="0"/>
              <w:spacing w:line="400" w:lineRule="exact"/>
              <w:jc w:val="both"/>
              <w:textAlignment w:val="baseline"/>
              <w:rPr>
                <w:sz w:val="18"/>
              </w:rPr>
            </w:pPr>
            <w:r>
              <w:rPr>
                <w:rFonts w:hint="eastAsia"/>
                <w:sz w:val="18"/>
              </w:rPr>
              <w:t xml:space="preserve">    rdfs:label "Learning Point" ;</w:t>
            </w:r>
          </w:p>
          <w:p w14:paraId="494D51FC">
            <w:pPr>
              <w:kinsoku w:val="0"/>
              <w:autoSpaceDE w:val="0"/>
              <w:autoSpaceDN w:val="0"/>
              <w:adjustRightInd w:val="0"/>
              <w:snapToGrid w:val="0"/>
              <w:spacing w:line="400" w:lineRule="exact"/>
              <w:jc w:val="both"/>
              <w:textAlignment w:val="baseline"/>
              <w:rPr>
                <w:sz w:val="18"/>
              </w:rPr>
            </w:pPr>
            <w:r>
              <w:rPr>
                <w:rFonts w:hint="eastAsia"/>
                <w:sz w:val="18"/>
              </w:rPr>
              <w:t xml:space="preserve">    rdfs:comment "An individual learning point" .</w:t>
            </w:r>
          </w:p>
          <w:p w14:paraId="364F1973">
            <w:pPr>
              <w:kinsoku w:val="0"/>
              <w:autoSpaceDE w:val="0"/>
              <w:autoSpaceDN w:val="0"/>
              <w:adjustRightInd w:val="0"/>
              <w:snapToGrid w:val="0"/>
              <w:spacing w:line="400" w:lineRule="exact"/>
              <w:jc w:val="both"/>
              <w:textAlignment w:val="baseline"/>
              <w:rPr>
                <w:sz w:val="18"/>
              </w:rPr>
            </w:pPr>
          </w:p>
          <w:p w14:paraId="13900FA5">
            <w:pPr>
              <w:kinsoku w:val="0"/>
              <w:autoSpaceDE w:val="0"/>
              <w:autoSpaceDN w:val="0"/>
              <w:adjustRightInd w:val="0"/>
              <w:snapToGrid w:val="0"/>
              <w:spacing w:line="400" w:lineRule="exact"/>
              <w:jc w:val="both"/>
              <w:textAlignment w:val="baseline"/>
              <w:rPr>
                <w:sz w:val="18"/>
              </w:rPr>
            </w:pPr>
            <w:r>
              <w:rPr>
                <w:rFonts w:hint="eastAsia"/>
                <w:sz w:val="18"/>
              </w:rPr>
              <w:t># Resource Item</w:t>
            </w:r>
          </w:p>
          <w:p w14:paraId="18B4EFA1">
            <w:pPr>
              <w:kinsoku w:val="0"/>
              <w:autoSpaceDE w:val="0"/>
              <w:autoSpaceDN w:val="0"/>
              <w:adjustRightInd w:val="0"/>
              <w:snapToGrid w:val="0"/>
              <w:spacing w:line="400" w:lineRule="exact"/>
              <w:jc w:val="both"/>
              <w:textAlignment w:val="baseline"/>
              <w:rPr>
                <w:sz w:val="18"/>
              </w:rPr>
            </w:pPr>
            <w:r>
              <w:rPr>
                <w:rFonts w:hint="eastAsia"/>
                <w:sz w:val="18"/>
              </w:rPr>
              <w:t>edkg:RIitem a owl:Class ;</w:t>
            </w:r>
          </w:p>
          <w:p w14:paraId="7059C04A">
            <w:pPr>
              <w:kinsoku w:val="0"/>
              <w:autoSpaceDE w:val="0"/>
              <w:autoSpaceDN w:val="0"/>
              <w:adjustRightInd w:val="0"/>
              <w:snapToGrid w:val="0"/>
              <w:spacing w:line="400" w:lineRule="exact"/>
              <w:jc w:val="both"/>
              <w:textAlignment w:val="baseline"/>
              <w:rPr>
                <w:sz w:val="18"/>
              </w:rPr>
            </w:pPr>
            <w:r>
              <w:rPr>
                <w:rFonts w:hint="eastAsia"/>
                <w:sz w:val="18"/>
              </w:rPr>
              <w:t xml:space="preserve">    rdfs:subClassOf edkg:BaseEntity ;</w:t>
            </w:r>
          </w:p>
          <w:p w14:paraId="3E32B7B1">
            <w:pPr>
              <w:kinsoku w:val="0"/>
              <w:autoSpaceDE w:val="0"/>
              <w:autoSpaceDN w:val="0"/>
              <w:adjustRightInd w:val="0"/>
              <w:snapToGrid w:val="0"/>
              <w:spacing w:line="400" w:lineRule="exact"/>
              <w:jc w:val="both"/>
              <w:textAlignment w:val="baseline"/>
              <w:rPr>
                <w:sz w:val="18"/>
              </w:rPr>
            </w:pPr>
            <w:r>
              <w:rPr>
                <w:rFonts w:hint="eastAsia"/>
                <w:sz w:val="18"/>
              </w:rPr>
              <w:t xml:space="preserve">    rdfs:label "Resource Item" ;</w:t>
            </w:r>
          </w:p>
          <w:p w14:paraId="3ABDCEDA">
            <w:pPr>
              <w:kinsoku w:val="0"/>
              <w:autoSpaceDE w:val="0"/>
              <w:autoSpaceDN w:val="0"/>
              <w:adjustRightInd w:val="0"/>
              <w:snapToGrid w:val="0"/>
              <w:spacing w:line="400" w:lineRule="exact"/>
              <w:jc w:val="both"/>
              <w:textAlignment w:val="baseline"/>
              <w:rPr>
                <w:sz w:val="18"/>
              </w:rPr>
            </w:pPr>
            <w:r>
              <w:rPr>
                <w:rFonts w:hint="eastAsia"/>
                <w:sz w:val="18"/>
              </w:rPr>
              <w:t xml:space="preserve">    rdfs:comment "A resource item" .</w:t>
            </w:r>
          </w:p>
          <w:p w14:paraId="1EB55AF6">
            <w:pPr>
              <w:kinsoku w:val="0"/>
              <w:autoSpaceDE w:val="0"/>
              <w:autoSpaceDN w:val="0"/>
              <w:adjustRightInd w:val="0"/>
              <w:snapToGrid w:val="0"/>
              <w:spacing w:line="400" w:lineRule="exact"/>
              <w:jc w:val="both"/>
              <w:textAlignment w:val="baseline"/>
              <w:rPr>
                <w:sz w:val="18"/>
              </w:rPr>
            </w:pPr>
          </w:p>
          <w:p w14:paraId="2E6F5A12">
            <w:pPr>
              <w:kinsoku w:val="0"/>
              <w:autoSpaceDE w:val="0"/>
              <w:autoSpaceDN w:val="0"/>
              <w:adjustRightInd w:val="0"/>
              <w:snapToGrid w:val="0"/>
              <w:spacing w:line="400" w:lineRule="exact"/>
              <w:jc w:val="both"/>
              <w:textAlignment w:val="baseline"/>
              <w:rPr>
                <w:sz w:val="18"/>
              </w:rPr>
            </w:pPr>
            <w:r>
              <w:rPr>
                <w:rFonts w:hint="eastAsia"/>
                <w:sz w:val="18"/>
              </w:rPr>
              <w:t># Pedagogical Rule Item</w:t>
            </w:r>
          </w:p>
          <w:p w14:paraId="00DF420E">
            <w:pPr>
              <w:kinsoku w:val="0"/>
              <w:autoSpaceDE w:val="0"/>
              <w:autoSpaceDN w:val="0"/>
              <w:adjustRightInd w:val="0"/>
              <w:snapToGrid w:val="0"/>
              <w:spacing w:line="400" w:lineRule="exact"/>
              <w:jc w:val="both"/>
              <w:textAlignment w:val="baseline"/>
              <w:rPr>
                <w:sz w:val="18"/>
              </w:rPr>
            </w:pPr>
            <w:r>
              <w:rPr>
                <w:rFonts w:hint="eastAsia"/>
                <w:sz w:val="18"/>
              </w:rPr>
              <w:t>edkg:PRitem a owl:Class ;</w:t>
            </w:r>
          </w:p>
          <w:p w14:paraId="0FF5BA94">
            <w:pPr>
              <w:kinsoku w:val="0"/>
              <w:autoSpaceDE w:val="0"/>
              <w:autoSpaceDN w:val="0"/>
              <w:adjustRightInd w:val="0"/>
              <w:snapToGrid w:val="0"/>
              <w:spacing w:line="400" w:lineRule="exact"/>
              <w:jc w:val="both"/>
              <w:textAlignment w:val="baseline"/>
              <w:rPr>
                <w:sz w:val="18"/>
              </w:rPr>
            </w:pPr>
            <w:r>
              <w:rPr>
                <w:rFonts w:hint="eastAsia"/>
                <w:sz w:val="18"/>
              </w:rPr>
              <w:t xml:space="preserve">    rdfs:subClassOf edkg:BaseEntity ;</w:t>
            </w:r>
          </w:p>
          <w:p w14:paraId="610368AD">
            <w:pPr>
              <w:kinsoku w:val="0"/>
              <w:autoSpaceDE w:val="0"/>
              <w:autoSpaceDN w:val="0"/>
              <w:adjustRightInd w:val="0"/>
              <w:snapToGrid w:val="0"/>
              <w:spacing w:line="400" w:lineRule="exact"/>
              <w:jc w:val="both"/>
              <w:textAlignment w:val="baseline"/>
              <w:rPr>
                <w:sz w:val="18"/>
              </w:rPr>
            </w:pPr>
            <w:r>
              <w:rPr>
                <w:rFonts w:hint="eastAsia"/>
                <w:sz w:val="18"/>
              </w:rPr>
              <w:t xml:space="preserve">    rdfs:label "Pedagogical Rule" ;</w:t>
            </w:r>
          </w:p>
          <w:p w14:paraId="5AD3A0EE">
            <w:pPr>
              <w:kinsoku w:val="0"/>
              <w:autoSpaceDE w:val="0"/>
              <w:autoSpaceDN w:val="0"/>
              <w:adjustRightInd w:val="0"/>
              <w:snapToGrid w:val="0"/>
              <w:spacing w:line="400" w:lineRule="exact"/>
              <w:jc w:val="both"/>
              <w:textAlignment w:val="baseline"/>
              <w:rPr>
                <w:sz w:val="18"/>
              </w:rPr>
            </w:pPr>
            <w:r>
              <w:rPr>
                <w:rFonts w:hint="eastAsia"/>
                <w:sz w:val="18"/>
              </w:rPr>
              <w:t xml:space="preserve">    rdfs:comment "A pedagogical rule following KSTAR structure" .</w:t>
            </w:r>
          </w:p>
          <w:p w14:paraId="03D1B829">
            <w:pPr>
              <w:kinsoku w:val="0"/>
              <w:autoSpaceDE w:val="0"/>
              <w:autoSpaceDN w:val="0"/>
              <w:adjustRightInd w:val="0"/>
              <w:snapToGrid w:val="0"/>
              <w:spacing w:line="400" w:lineRule="exact"/>
              <w:jc w:val="both"/>
              <w:textAlignment w:val="baseline"/>
              <w:rPr>
                <w:sz w:val="18"/>
              </w:rPr>
            </w:pPr>
          </w:p>
          <w:p w14:paraId="1F92AD60">
            <w:pPr>
              <w:kinsoku w:val="0"/>
              <w:autoSpaceDE w:val="0"/>
              <w:autoSpaceDN w:val="0"/>
              <w:adjustRightInd w:val="0"/>
              <w:snapToGrid w:val="0"/>
              <w:spacing w:line="400" w:lineRule="exact"/>
              <w:jc w:val="both"/>
              <w:textAlignment w:val="baseline"/>
              <w:rPr>
                <w:sz w:val="18"/>
              </w:rPr>
            </w:pPr>
            <w:r>
              <w:rPr>
                <w:rFonts w:hint="eastAsia"/>
                <w:sz w:val="18"/>
              </w:rPr>
              <w:t>#################################################################</w:t>
            </w:r>
          </w:p>
          <w:p w14:paraId="5912035B">
            <w:pPr>
              <w:kinsoku w:val="0"/>
              <w:autoSpaceDE w:val="0"/>
              <w:autoSpaceDN w:val="0"/>
              <w:adjustRightInd w:val="0"/>
              <w:snapToGrid w:val="0"/>
              <w:spacing w:line="400" w:lineRule="exact"/>
              <w:jc w:val="both"/>
              <w:textAlignment w:val="baseline"/>
              <w:rPr>
                <w:sz w:val="18"/>
              </w:rPr>
            </w:pPr>
            <w:r>
              <w:rPr>
                <w:rFonts w:hint="eastAsia"/>
                <w:sz w:val="18"/>
              </w:rPr>
              <w:t># Collection Management</w:t>
            </w:r>
          </w:p>
          <w:p w14:paraId="23179ED7">
            <w:pPr>
              <w:kinsoku w:val="0"/>
              <w:autoSpaceDE w:val="0"/>
              <w:autoSpaceDN w:val="0"/>
              <w:adjustRightInd w:val="0"/>
              <w:snapToGrid w:val="0"/>
              <w:spacing w:line="400" w:lineRule="exact"/>
              <w:jc w:val="both"/>
              <w:textAlignment w:val="baseline"/>
              <w:rPr>
                <w:sz w:val="18"/>
              </w:rPr>
            </w:pPr>
            <w:r>
              <w:rPr>
                <w:rFonts w:hint="eastAsia"/>
                <w:sz w:val="18"/>
              </w:rPr>
              <w:t>#################################################################</w:t>
            </w:r>
          </w:p>
          <w:p w14:paraId="5C355D58">
            <w:pPr>
              <w:kinsoku w:val="0"/>
              <w:autoSpaceDE w:val="0"/>
              <w:autoSpaceDN w:val="0"/>
              <w:adjustRightInd w:val="0"/>
              <w:snapToGrid w:val="0"/>
              <w:spacing w:line="400" w:lineRule="exact"/>
              <w:jc w:val="both"/>
              <w:textAlignment w:val="baseline"/>
              <w:rPr>
                <w:sz w:val="18"/>
              </w:rPr>
            </w:pPr>
          </w:p>
          <w:p w14:paraId="064ADE80">
            <w:pPr>
              <w:kinsoku w:val="0"/>
              <w:autoSpaceDE w:val="0"/>
              <w:autoSpaceDN w:val="0"/>
              <w:adjustRightInd w:val="0"/>
              <w:snapToGrid w:val="0"/>
              <w:spacing w:line="400" w:lineRule="exact"/>
              <w:jc w:val="both"/>
              <w:textAlignment w:val="baseline"/>
              <w:rPr>
                <w:sz w:val="18"/>
              </w:rPr>
            </w:pPr>
            <w:r>
              <w:rPr>
                <w:rFonts w:hint="eastAsia"/>
                <w:sz w:val="18"/>
              </w:rPr>
              <w:t># Collection Properties</w:t>
            </w:r>
          </w:p>
          <w:p w14:paraId="01468CB3">
            <w:pPr>
              <w:kinsoku w:val="0"/>
              <w:autoSpaceDE w:val="0"/>
              <w:autoSpaceDN w:val="0"/>
              <w:adjustRightInd w:val="0"/>
              <w:snapToGrid w:val="0"/>
              <w:spacing w:line="400" w:lineRule="exact"/>
              <w:jc w:val="both"/>
              <w:textAlignment w:val="baseline"/>
              <w:rPr>
                <w:sz w:val="18"/>
              </w:rPr>
            </w:pPr>
            <w:r>
              <w:rPr>
                <w:rFonts w:hint="eastAsia"/>
                <w:sz w:val="18"/>
              </w:rPr>
              <w:t>edkg:collectionUri a owl:DatatypeProperty ;</w:t>
            </w:r>
          </w:p>
          <w:p w14:paraId="0A906B59">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edkg:LearningPointCollection ;</w:t>
            </w:r>
          </w:p>
          <w:p w14:paraId="6172F146">
            <w:pPr>
              <w:kinsoku w:val="0"/>
              <w:autoSpaceDE w:val="0"/>
              <w:autoSpaceDN w:val="0"/>
              <w:adjustRightInd w:val="0"/>
              <w:snapToGrid w:val="0"/>
              <w:spacing w:line="400" w:lineRule="exact"/>
              <w:jc w:val="both"/>
              <w:textAlignment w:val="baseline"/>
              <w:rPr>
                <w:sz w:val="18"/>
              </w:rPr>
            </w:pPr>
            <w:r>
              <w:rPr>
                <w:rFonts w:hint="eastAsia"/>
                <w:sz w:val="18"/>
              </w:rPr>
              <w:t xml:space="preserve">    rdfs:range xsd:anyURI ;</w:t>
            </w:r>
          </w:p>
          <w:p w14:paraId="119EFBC3">
            <w:pPr>
              <w:kinsoku w:val="0"/>
              <w:autoSpaceDE w:val="0"/>
              <w:autoSpaceDN w:val="0"/>
              <w:adjustRightInd w:val="0"/>
              <w:snapToGrid w:val="0"/>
              <w:spacing w:line="400" w:lineRule="exact"/>
              <w:jc w:val="both"/>
              <w:textAlignment w:val="baseline"/>
              <w:rPr>
                <w:sz w:val="18"/>
              </w:rPr>
            </w:pPr>
            <w:r>
              <w:rPr>
                <w:rFonts w:hint="eastAsia"/>
                <w:sz w:val="18"/>
              </w:rPr>
              <w:t xml:space="preserve">    rdfs:label "collection URI" ;</w:t>
            </w:r>
          </w:p>
          <w:p w14:paraId="1B2D243C">
            <w:pPr>
              <w:kinsoku w:val="0"/>
              <w:autoSpaceDE w:val="0"/>
              <w:autoSpaceDN w:val="0"/>
              <w:adjustRightInd w:val="0"/>
              <w:snapToGrid w:val="0"/>
              <w:spacing w:line="400" w:lineRule="exact"/>
              <w:jc w:val="both"/>
              <w:textAlignment w:val="baseline"/>
              <w:rPr>
                <w:sz w:val="18"/>
              </w:rPr>
            </w:pPr>
            <w:r>
              <w:rPr>
                <w:rFonts w:hint="eastAsia"/>
                <w:sz w:val="18"/>
              </w:rPr>
              <w:t xml:space="preserve">    rdfs:comment "Unique URI for the collection" ;</w:t>
            </w:r>
          </w:p>
          <w:p w14:paraId="2DD3D4B6">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32940576">
            <w:pPr>
              <w:kinsoku w:val="0"/>
              <w:autoSpaceDE w:val="0"/>
              <w:autoSpaceDN w:val="0"/>
              <w:adjustRightInd w:val="0"/>
              <w:snapToGrid w:val="0"/>
              <w:spacing w:line="400" w:lineRule="exact"/>
              <w:jc w:val="both"/>
              <w:textAlignment w:val="baseline"/>
              <w:rPr>
                <w:sz w:val="18"/>
              </w:rPr>
            </w:pPr>
          </w:p>
          <w:p w14:paraId="73A2544F">
            <w:pPr>
              <w:kinsoku w:val="0"/>
              <w:autoSpaceDE w:val="0"/>
              <w:autoSpaceDN w:val="0"/>
              <w:adjustRightInd w:val="0"/>
              <w:snapToGrid w:val="0"/>
              <w:spacing w:line="400" w:lineRule="exact"/>
              <w:jc w:val="both"/>
              <w:textAlignment w:val="baseline"/>
              <w:rPr>
                <w:sz w:val="18"/>
              </w:rPr>
            </w:pPr>
            <w:r>
              <w:rPr>
                <w:rFonts w:hint="eastAsia"/>
                <w:sz w:val="18"/>
              </w:rPr>
              <w:t>edkg:version a owl:DatatypeProperty ;</w:t>
            </w:r>
          </w:p>
          <w:p w14:paraId="35894FBD">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edkg:LearningPointCollection ;</w:t>
            </w:r>
          </w:p>
          <w:p w14:paraId="6FC4D502">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6D2C9546">
            <w:pPr>
              <w:kinsoku w:val="0"/>
              <w:autoSpaceDE w:val="0"/>
              <w:autoSpaceDN w:val="0"/>
              <w:adjustRightInd w:val="0"/>
              <w:snapToGrid w:val="0"/>
              <w:spacing w:line="400" w:lineRule="exact"/>
              <w:jc w:val="both"/>
              <w:textAlignment w:val="baseline"/>
              <w:rPr>
                <w:sz w:val="18"/>
              </w:rPr>
            </w:pPr>
            <w:r>
              <w:rPr>
                <w:rFonts w:hint="eastAsia"/>
                <w:sz w:val="18"/>
              </w:rPr>
              <w:t xml:space="preserve">    rdfs:label "version" ;</w:t>
            </w:r>
          </w:p>
          <w:p w14:paraId="62679FD4">
            <w:pPr>
              <w:kinsoku w:val="0"/>
              <w:autoSpaceDE w:val="0"/>
              <w:autoSpaceDN w:val="0"/>
              <w:adjustRightInd w:val="0"/>
              <w:snapToGrid w:val="0"/>
              <w:spacing w:line="400" w:lineRule="exact"/>
              <w:jc w:val="both"/>
              <w:textAlignment w:val="baseline"/>
              <w:rPr>
                <w:sz w:val="18"/>
              </w:rPr>
            </w:pPr>
            <w:r>
              <w:rPr>
                <w:rFonts w:hint="eastAsia"/>
                <w:sz w:val="18"/>
              </w:rPr>
              <w:t xml:space="preserve">    rdfs:comment "Version identifier of the collection" .</w:t>
            </w:r>
          </w:p>
          <w:p w14:paraId="3C6B7C88">
            <w:pPr>
              <w:kinsoku w:val="0"/>
              <w:autoSpaceDE w:val="0"/>
              <w:autoSpaceDN w:val="0"/>
              <w:adjustRightInd w:val="0"/>
              <w:snapToGrid w:val="0"/>
              <w:spacing w:line="400" w:lineRule="exact"/>
              <w:jc w:val="both"/>
              <w:textAlignment w:val="baseline"/>
              <w:rPr>
                <w:sz w:val="18"/>
              </w:rPr>
            </w:pPr>
          </w:p>
          <w:p w14:paraId="02953232">
            <w:pPr>
              <w:kinsoku w:val="0"/>
              <w:autoSpaceDE w:val="0"/>
              <w:autoSpaceDN w:val="0"/>
              <w:adjustRightInd w:val="0"/>
              <w:snapToGrid w:val="0"/>
              <w:spacing w:line="400" w:lineRule="exact"/>
              <w:jc w:val="both"/>
              <w:textAlignment w:val="baseline"/>
              <w:rPr>
                <w:sz w:val="18"/>
              </w:rPr>
            </w:pPr>
            <w:r>
              <w:rPr>
                <w:rFonts w:hint="eastAsia"/>
                <w:sz w:val="18"/>
              </w:rPr>
              <w:t># Collection Dependencies</w:t>
            </w:r>
          </w:p>
          <w:p w14:paraId="30B351E6">
            <w:pPr>
              <w:kinsoku w:val="0"/>
              <w:autoSpaceDE w:val="0"/>
              <w:autoSpaceDN w:val="0"/>
              <w:adjustRightInd w:val="0"/>
              <w:snapToGrid w:val="0"/>
              <w:spacing w:line="400" w:lineRule="exact"/>
              <w:jc w:val="both"/>
              <w:textAlignment w:val="baseline"/>
              <w:rPr>
                <w:sz w:val="18"/>
              </w:rPr>
            </w:pPr>
            <w:r>
              <w:rPr>
                <w:rFonts w:hint="eastAsia"/>
                <w:sz w:val="18"/>
              </w:rPr>
              <w:t>edkg:CollectionDependency a owl:Class ;</w:t>
            </w:r>
          </w:p>
          <w:p w14:paraId="6A59C510">
            <w:pPr>
              <w:kinsoku w:val="0"/>
              <w:autoSpaceDE w:val="0"/>
              <w:autoSpaceDN w:val="0"/>
              <w:adjustRightInd w:val="0"/>
              <w:snapToGrid w:val="0"/>
              <w:spacing w:line="400" w:lineRule="exact"/>
              <w:jc w:val="both"/>
              <w:textAlignment w:val="baseline"/>
              <w:rPr>
                <w:sz w:val="18"/>
              </w:rPr>
            </w:pPr>
            <w:r>
              <w:rPr>
                <w:rFonts w:hint="eastAsia"/>
                <w:sz w:val="18"/>
              </w:rPr>
              <w:t xml:space="preserve">    rdfs:label "Collection Dependency" ;</w:t>
            </w:r>
          </w:p>
          <w:p w14:paraId="10E9E5DC">
            <w:pPr>
              <w:kinsoku w:val="0"/>
              <w:autoSpaceDE w:val="0"/>
              <w:autoSpaceDN w:val="0"/>
              <w:adjustRightInd w:val="0"/>
              <w:snapToGrid w:val="0"/>
              <w:spacing w:line="400" w:lineRule="exact"/>
              <w:jc w:val="both"/>
              <w:textAlignment w:val="baseline"/>
              <w:rPr>
                <w:sz w:val="18"/>
              </w:rPr>
            </w:pPr>
            <w:r>
              <w:rPr>
                <w:rFonts w:hint="eastAsia"/>
                <w:sz w:val="18"/>
              </w:rPr>
              <w:t xml:space="preserve">    rdfs:comment "Represents a dependency on another collection" .</w:t>
            </w:r>
          </w:p>
          <w:p w14:paraId="7823E3BD">
            <w:pPr>
              <w:kinsoku w:val="0"/>
              <w:autoSpaceDE w:val="0"/>
              <w:autoSpaceDN w:val="0"/>
              <w:adjustRightInd w:val="0"/>
              <w:snapToGrid w:val="0"/>
              <w:spacing w:line="400" w:lineRule="exact"/>
              <w:jc w:val="both"/>
              <w:textAlignment w:val="baseline"/>
              <w:rPr>
                <w:sz w:val="18"/>
              </w:rPr>
            </w:pPr>
          </w:p>
          <w:p w14:paraId="13E4BA0E">
            <w:pPr>
              <w:kinsoku w:val="0"/>
              <w:autoSpaceDE w:val="0"/>
              <w:autoSpaceDN w:val="0"/>
              <w:adjustRightInd w:val="0"/>
              <w:snapToGrid w:val="0"/>
              <w:spacing w:line="400" w:lineRule="exact"/>
              <w:jc w:val="both"/>
              <w:textAlignment w:val="baseline"/>
              <w:rPr>
                <w:sz w:val="18"/>
              </w:rPr>
            </w:pPr>
            <w:r>
              <w:rPr>
                <w:rFonts w:hint="eastAsia"/>
                <w:sz w:val="18"/>
              </w:rPr>
              <w:t>edkg:hasDependency a owl:ObjectProperty ;</w:t>
            </w:r>
          </w:p>
          <w:p w14:paraId="48C2703F">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edkg:LearningPointCollection ;</w:t>
            </w:r>
          </w:p>
          <w:p w14:paraId="6658ED76">
            <w:pPr>
              <w:kinsoku w:val="0"/>
              <w:autoSpaceDE w:val="0"/>
              <w:autoSpaceDN w:val="0"/>
              <w:adjustRightInd w:val="0"/>
              <w:snapToGrid w:val="0"/>
              <w:spacing w:line="400" w:lineRule="exact"/>
              <w:jc w:val="both"/>
              <w:textAlignment w:val="baseline"/>
              <w:rPr>
                <w:sz w:val="18"/>
              </w:rPr>
            </w:pPr>
            <w:r>
              <w:rPr>
                <w:rFonts w:hint="eastAsia"/>
                <w:sz w:val="18"/>
              </w:rPr>
              <w:t xml:space="preserve">    rdfs:range edkg:CollectionDependency ;</w:t>
            </w:r>
          </w:p>
          <w:p w14:paraId="7C9ABA21">
            <w:pPr>
              <w:kinsoku w:val="0"/>
              <w:autoSpaceDE w:val="0"/>
              <w:autoSpaceDN w:val="0"/>
              <w:adjustRightInd w:val="0"/>
              <w:snapToGrid w:val="0"/>
              <w:spacing w:line="400" w:lineRule="exact"/>
              <w:jc w:val="both"/>
              <w:textAlignment w:val="baseline"/>
              <w:rPr>
                <w:sz w:val="18"/>
              </w:rPr>
            </w:pPr>
            <w:r>
              <w:rPr>
                <w:rFonts w:hint="eastAsia"/>
                <w:sz w:val="18"/>
              </w:rPr>
              <w:t xml:space="preserve">    rdfs:label "has dependency" ;</w:t>
            </w:r>
          </w:p>
          <w:p w14:paraId="56E38444">
            <w:pPr>
              <w:kinsoku w:val="0"/>
              <w:autoSpaceDE w:val="0"/>
              <w:autoSpaceDN w:val="0"/>
              <w:adjustRightInd w:val="0"/>
              <w:snapToGrid w:val="0"/>
              <w:spacing w:line="400" w:lineRule="exact"/>
              <w:jc w:val="both"/>
              <w:textAlignment w:val="baseline"/>
              <w:rPr>
                <w:sz w:val="18"/>
              </w:rPr>
            </w:pPr>
            <w:r>
              <w:rPr>
                <w:rFonts w:hint="eastAsia"/>
                <w:sz w:val="18"/>
              </w:rPr>
              <w:t xml:space="preserve">    rdfs:comment "Links a collection to its dependencies" .</w:t>
            </w:r>
          </w:p>
          <w:p w14:paraId="7155FD57">
            <w:pPr>
              <w:kinsoku w:val="0"/>
              <w:autoSpaceDE w:val="0"/>
              <w:autoSpaceDN w:val="0"/>
              <w:adjustRightInd w:val="0"/>
              <w:snapToGrid w:val="0"/>
              <w:spacing w:line="400" w:lineRule="exact"/>
              <w:jc w:val="both"/>
              <w:textAlignment w:val="baseline"/>
              <w:rPr>
                <w:sz w:val="18"/>
              </w:rPr>
            </w:pPr>
          </w:p>
          <w:p w14:paraId="0AE4EE3E">
            <w:pPr>
              <w:kinsoku w:val="0"/>
              <w:autoSpaceDE w:val="0"/>
              <w:autoSpaceDN w:val="0"/>
              <w:adjustRightInd w:val="0"/>
              <w:snapToGrid w:val="0"/>
              <w:spacing w:line="400" w:lineRule="exact"/>
              <w:jc w:val="both"/>
              <w:textAlignment w:val="baseline"/>
              <w:rPr>
                <w:sz w:val="18"/>
              </w:rPr>
            </w:pPr>
            <w:r>
              <w:rPr>
                <w:rFonts w:hint="eastAsia"/>
                <w:sz w:val="18"/>
              </w:rPr>
              <w:t>edkg:dependencyUri a owl:DatatypeProperty ;</w:t>
            </w:r>
          </w:p>
          <w:p w14:paraId="0B9468E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edkg:CollectionDependency ;</w:t>
            </w:r>
          </w:p>
          <w:p w14:paraId="578988D0">
            <w:pPr>
              <w:kinsoku w:val="0"/>
              <w:autoSpaceDE w:val="0"/>
              <w:autoSpaceDN w:val="0"/>
              <w:adjustRightInd w:val="0"/>
              <w:snapToGrid w:val="0"/>
              <w:spacing w:line="400" w:lineRule="exact"/>
              <w:jc w:val="both"/>
              <w:textAlignment w:val="baseline"/>
              <w:rPr>
                <w:sz w:val="18"/>
              </w:rPr>
            </w:pPr>
            <w:r>
              <w:rPr>
                <w:rFonts w:hint="eastAsia"/>
                <w:sz w:val="18"/>
              </w:rPr>
              <w:t xml:space="preserve">    rdfs:range xsd:anyURI ;</w:t>
            </w:r>
          </w:p>
          <w:p w14:paraId="5252690E">
            <w:pPr>
              <w:kinsoku w:val="0"/>
              <w:autoSpaceDE w:val="0"/>
              <w:autoSpaceDN w:val="0"/>
              <w:adjustRightInd w:val="0"/>
              <w:snapToGrid w:val="0"/>
              <w:spacing w:line="400" w:lineRule="exact"/>
              <w:jc w:val="both"/>
              <w:textAlignment w:val="baseline"/>
              <w:rPr>
                <w:sz w:val="18"/>
              </w:rPr>
            </w:pPr>
            <w:r>
              <w:rPr>
                <w:rFonts w:hint="eastAsia"/>
                <w:sz w:val="18"/>
              </w:rPr>
              <w:t xml:space="preserve">    rdfs:label "dependency URI" ;</w:t>
            </w:r>
          </w:p>
          <w:p w14:paraId="3E952197">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7A368015">
            <w:pPr>
              <w:kinsoku w:val="0"/>
              <w:autoSpaceDE w:val="0"/>
              <w:autoSpaceDN w:val="0"/>
              <w:adjustRightInd w:val="0"/>
              <w:snapToGrid w:val="0"/>
              <w:spacing w:line="400" w:lineRule="exact"/>
              <w:jc w:val="both"/>
              <w:textAlignment w:val="baseline"/>
              <w:rPr>
                <w:sz w:val="18"/>
              </w:rPr>
            </w:pPr>
          </w:p>
          <w:p w14:paraId="17DCAADB">
            <w:pPr>
              <w:kinsoku w:val="0"/>
              <w:autoSpaceDE w:val="0"/>
              <w:autoSpaceDN w:val="0"/>
              <w:adjustRightInd w:val="0"/>
              <w:snapToGrid w:val="0"/>
              <w:spacing w:line="400" w:lineRule="exact"/>
              <w:jc w:val="both"/>
              <w:textAlignment w:val="baseline"/>
              <w:rPr>
                <w:sz w:val="18"/>
              </w:rPr>
            </w:pPr>
            <w:r>
              <w:rPr>
                <w:rFonts w:hint="eastAsia"/>
                <w:sz w:val="18"/>
              </w:rPr>
              <w:t>edkg:dependencyVersion a owl:DatatypeProperty ;</w:t>
            </w:r>
          </w:p>
          <w:p w14:paraId="0793458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edkg:CollectionDependency ;</w:t>
            </w:r>
          </w:p>
          <w:p w14:paraId="37DF7887">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131FB221">
            <w:pPr>
              <w:kinsoku w:val="0"/>
              <w:autoSpaceDE w:val="0"/>
              <w:autoSpaceDN w:val="0"/>
              <w:adjustRightInd w:val="0"/>
              <w:snapToGrid w:val="0"/>
              <w:spacing w:line="400" w:lineRule="exact"/>
              <w:jc w:val="both"/>
              <w:textAlignment w:val="baseline"/>
              <w:rPr>
                <w:sz w:val="18"/>
              </w:rPr>
            </w:pPr>
          </w:p>
          <w:p w14:paraId="420162B9">
            <w:pPr>
              <w:kinsoku w:val="0"/>
              <w:autoSpaceDE w:val="0"/>
              <w:autoSpaceDN w:val="0"/>
              <w:adjustRightInd w:val="0"/>
              <w:snapToGrid w:val="0"/>
              <w:spacing w:line="400" w:lineRule="exact"/>
              <w:jc w:val="both"/>
              <w:textAlignment w:val="baseline"/>
              <w:rPr>
                <w:sz w:val="18"/>
              </w:rPr>
            </w:pPr>
            <w:r>
              <w:rPr>
                <w:rFonts w:hint="eastAsia"/>
                <w:sz w:val="18"/>
              </w:rPr>
              <w:t>edkg:dependencyPurpose a owl:DatatypeProperty ;</w:t>
            </w:r>
          </w:p>
          <w:p w14:paraId="4A3518A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edkg:CollectionDependency ;</w:t>
            </w:r>
          </w:p>
          <w:p w14:paraId="72001A35">
            <w:pPr>
              <w:kinsoku w:val="0"/>
              <w:autoSpaceDE w:val="0"/>
              <w:autoSpaceDN w:val="0"/>
              <w:adjustRightInd w:val="0"/>
              <w:snapToGrid w:val="0"/>
              <w:spacing w:line="400" w:lineRule="exact"/>
              <w:jc w:val="both"/>
              <w:textAlignment w:val="baseline"/>
              <w:rPr>
                <w:sz w:val="18"/>
              </w:rPr>
            </w:pPr>
            <w:r>
              <w:rPr>
                <w:rFonts w:hint="eastAsia"/>
                <w:sz w:val="18"/>
              </w:rPr>
              <w:t xml:space="preserve">    rdfs:range [</w:t>
            </w:r>
          </w:p>
          <w:p w14:paraId="08FA450A">
            <w:pPr>
              <w:kinsoku w:val="0"/>
              <w:autoSpaceDE w:val="0"/>
              <w:autoSpaceDN w:val="0"/>
              <w:adjustRightInd w:val="0"/>
              <w:snapToGrid w:val="0"/>
              <w:spacing w:line="400" w:lineRule="exact"/>
              <w:jc w:val="both"/>
              <w:textAlignment w:val="baseline"/>
              <w:rPr>
                <w:sz w:val="18"/>
              </w:rPr>
            </w:pPr>
            <w:r>
              <w:rPr>
                <w:rFonts w:hint="eastAsia"/>
                <w:sz w:val="18"/>
              </w:rPr>
              <w:t xml:space="preserve">        a rdfs:Datatype ;</w:t>
            </w:r>
          </w:p>
          <w:p w14:paraId="043745C3">
            <w:pPr>
              <w:kinsoku w:val="0"/>
              <w:autoSpaceDE w:val="0"/>
              <w:autoSpaceDN w:val="0"/>
              <w:adjustRightInd w:val="0"/>
              <w:snapToGrid w:val="0"/>
              <w:spacing w:line="400" w:lineRule="exact"/>
              <w:jc w:val="both"/>
              <w:textAlignment w:val="baseline"/>
              <w:rPr>
                <w:sz w:val="18"/>
              </w:rPr>
            </w:pPr>
            <w:r>
              <w:rPr>
                <w:rFonts w:hint="eastAsia"/>
                <w:sz w:val="18"/>
              </w:rPr>
              <w:t xml:space="preserve">        owl:oneOf ("alignment" "extension" "prerequisite" "reference")</w:t>
            </w:r>
          </w:p>
          <w:p w14:paraId="577BF4FF">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4972CC74">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541A549B">
            <w:pPr>
              <w:kinsoku w:val="0"/>
              <w:autoSpaceDE w:val="0"/>
              <w:autoSpaceDN w:val="0"/>
              <w:adjustRightInd w:val="0"/>
              <w:snapToGrid w:val="0"/>
              <w:spacing w:line="400" w:lineRule="exact"/>
              <w:jc w:val="both"/>
              <w:textAlignment w:val="baseline"/>
              <w:rPr>
                <w:sz w:val="18"/>
              </w:rPr>
            </w:pPr>
          </w:p>
          <w:p w14:paraId="112CAFAE">
            <w:pPr>
              <w:kinsoku w:val="0"/>
              <w:autoSpaceDE w:val="0"/>
              <w:autoSpaceDN w:val="0"/>
              <w:adjustRightInd w:val="0"/>
              <w:snapToGrid w:val="0"/>
              <w:spacing w:line="400" w:lineRule="exact"/>
              <w:jc w:val="both"/>
              <w:textAlignment w:val="baseline"/>
              <w:rPr>
                <w:sz w:val="18"/>
              </w:rPr>
            </w:pPr>
            <w:r>
              <w:rPr>
                <w:rFonts w:hint="eastAsia"/>
                <w:sz w:val="18"/>
              </w:rPr>
              <w:t>#################################################################</w:t>
            </w:r>
          </w:p>
          <w:p w14:paraId="7A5C52DD">
            <w:pPr>
              <w:kinsoku w:val="0"/>
              <w:autoSpaceDE w:val="0"/>
              <w:autoSpaceDN w:val="0"/>
              <w:adjustRightInd w:val="0"/>
              <w:snapToGrid w:val="0"/>
              <w:spacing w:line="400" w:lineRule="exact"/>
              <w:jc w:val="both"/>
              <w:textAlignment w:val="baseline"/>
              <w:rPr>
                <w:sz w:val="18"/>
              </w:rPr>
            </w:pPr>
            <w:r>
              <w:rPr>
                <w:rFonts w:hint="eastAsia"/>
                <w:sz w:val="18"/>
              </w:rPr>
              <w:t># Learning Point Properties and Relationships</w:t>
            </w:r>
          </w:p>
          <w:p w14:paraId="42E3F261">
            <w:pPr>
              <w:kinsoku w:val="0"/>
              <w:autoSpaceDE w:val="0"/>
              <w:autoSpaceDN w:val="0"/>
              <w:adjustRightInd w:val="0"/>
              <w:snapToGrid w:val="0"/>
              <w:spacing w:line="400" w:lineRule="exact"/>
              <w:jc w:val="both"/>
              <w:textAlignment w:val="baseline"/>
              <w:rPr>
                <w:sz w:val="18"/>
              </w:rPr>
            </w:pPr>
            <w:r>
              <w:rPr>
                <w:rFonts w:hint="eastAsia"/>
                <w:sz w:val="18"/>
              </w:rPr>
              <w:t>#################################################################</w:t>
            </w:r>
          </w:p>
          <w:p w14:paraId="3DD64416">
            <w:pPr>
              <w:kinsoku w:val="0"/>
              <w:autoSpaceDE w:val="0"/>
              <w:autoSpaceDN w:val="0"/>
              <w:adjustRightInd w:val="0"/>
              <w:snapToGrid w:val="0"/>
              <w:spacing w:line="400" w:lineRule="exact"/>
              <w:jc w:val="both"/>
              <w:textAlignment w:val="baseline"/>
              <w:rPr>
                <w:sz w:val="18"/>
              </w:rPr>
            </w:pPr>
          </w:p>
          <w:p w14:paraId="5FFED974">
            <w:pPr>
              <w:kinsoku w:val="0"/>
              <w:autoSpaceDE w:val="0"/>
              <w:autoSpaceDN w:val="0"/>
              <w:adjustRightInd w:val="0"/>
              <w:snapToGrid w:val="0"/>
              <w:spacing w:line="400" w:lineRule="exact"/>
              <w:jc w:val="both"/>
              <w:textAlignment w:val="baseline"/>
              <w:rPr>
                <w:sz w:val="18"/>
              </w:rPr>
            </w:pPr>
            <w:r>
              <w:rPr>
                <w:rFonts w:hint="eastAsia"/>
                <w:sz w:val="18"/>
              </w:rPr>
              <w:t># LP Properties</w:t>
            </w:r>
          </w:p>
          <w:p w14:paraId="4EE932B2">
            <w:pPr>
              <w:kinsoku w:val="0"/>
              <w:autoSpaceDE w:val="0"/>
              <w:autoSpaceDN w:val="0"/>
              <w:adjustRightInd w:val="0"/>
              <w:snapToGrid w:val="0"/>
              <w:spacing w:line="400" w:lineRule="exact"/>
              <w:jc w:val="both"/>
              <w:textAlignment w:val="baseline"/>
              <w:rPr>
                <w:sz w:val="18"/>
              </w:rPr>
            </w:pPr>
            <w:r>
              <w:rPr>
                <w:rFonts w:hint="eastAsia"/>
                <w:sz w:val="18"/>
              </w:rPr>
              <w:t>edkg:fullStatement a owl:DatatypeProperty ;</w:t>
            </w:r>
          </w:p>
          <w:p w14:paraId="634AC4A8">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466753BF">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0504A3C0">
            <w:pPr>
              <w:kinsoku w:val="0"/>
              <w:autoSpaceDE w:val="0"/>
              <w:autoSpaceDN w:val="0"/>
              <w:adjustRightInd w:val="0"/>
              <w:snapToGrid w:val="0"/>
              <w:spacing w:line="400" w:lineRule="exact"/>
              <w:jc w:val="both"/>
              <w:textAlignment w:val="baseline"/>
              <w:rPr>
                <w:sz w:val="18"/>
              </w:rPr>
            </w:pPr>
          </w:p>
          <w:p w14:paraId="1E0ABCAB">
            <w:pPr>
              <w:kinsoku w:val="0"/>
              <w:autoSpaceDE w:val="0"/>
              <w:autoSpaceDN w:val="0"/>
              <w:adjustRightInd w:val="0"/>
              <w:snapToGrid w:val="0"/>
              <w:spacing w:line="400" w:lineRule="exact"/>
              <w:jc w:val="both"/>
              <w:textAlignment w:val="baseline"/>
              <w:rPr>
                <w:sz w:val="18"/>
              </w:rPr>
            </w:pPr>
            <w:r>
              <w:rPr>
                <w:rFonts w:hint="eastAsia"/>
                <w:sz w:val="18"/>
              </w:rPr>
              <w:t>edkg:sequenceNumber a owl:DatatypeProperty ;</w:t>
            </w:r>
          </w:p>
          <w:p w14:paraId="1CF49D47">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6F426643">
            <w:pPr>
              <w:kinsoku w:val="0"/>
              <w:autoSpaceDE w:val="0"/>
              <w:autoSpaceDN w:val="0"/>
              <w:adjustRightInd w:val="0"/>
              <w:snapToGrid w:val="0"/>
              <w:spacing w:line="400" w:lineRule="exact"/>
              <w:jc w:val="both"/>
              <w:textAlignment w:val="baseline"/>
              <w:rPr>
                <w:sz w:val="18"/>
              </w:rPr>
            </w:pPr>
            <w:r>
              <w:rPr>
                <w:rFonts w:hint="eastAsia"/>
                <w:sz w:val="18"/>
              </w:rPr>
              <w:t xml:space="preserve">    rdfs:range xsd:integer .</w:t>
            </w:r>
          </w:p>
          <w:p w14:paraId="6159FE64">
            <w:pPr>
              <w:kinsoku w:val="0"/>
              <w:autoSpaceDE w:val="0"/>
              <w:autoSpaceDN w:val="0"/>
              <w:adjustRightInd w:val="0"/>
              <w:snapToGrid w:val="0"/>
              <w:spacing w:line="400" w:lineRule="exact"/>
              <w:jc w:val="both"/>
              <w:textAlignment w:val="baseline"/>
              <w:rPr>
                <w:sz w:val="18"/>
              </w:rPr>
            </w:pPr>
          </w:p>
          <w:p w14:paraId="54812B74">
            <w:pPr>
              <w:kinsoku w:val="0"/>
              <w:autoSpaceDE w:val="0"/>
              <w:autoSpaceDN w:val="0"/>
              <w:adjustRightInd w:val="0"/>
              <w:snapToGrid w:val="0"/>
              <w:spacing w:line="400" w:lineRule="exact"/>
              <w:jc w:val="both"/>
              <w:textAlignment w:val="baseline"/>
              <w:rPr>
                <w:sz w:val="18"/>
              </w:rPr>
            </w:pPr>
            <w:r>
              <w:rPr>
                <w:rFonts w:hint="eastAsia"/>
                <w:sz w:val="18"/>
              </w:rPr>
              <w:t># Tree Structure Properties</w:t>
            </w:r>
          </w:p>
          <w:p w14:paraId="7A6CD4E8">
            <w:pPr>
              <w:kinsoku w:val="0"/>
              <w:autoSpaceDE w:val="0"/>
              <w:autoSpaceDN w:val="0"/>
              <w:adjustRightInd w:val="0"/>
              <w:snapToGrid w:val="0"/>
              <w:spacing w:line="400" w:lineRule="exact"/>
              <w:jc w:val="both"/>
              <w:textAlignment w:val="baseline"/>
              <w:rPr>
                <w:sz w:val="18"/>
              </w:rPr>
            </w:pPr>
            <w:r>
              <w:rPr>
                <w:rFonts w:hint="eastAsia"/>
                <w:sz w:val="18"/>
              </w:rPr>
              <w:t>edkg:treeLevel a owl:DatatypeProperty ;</w:t>
            </w:r>
          </w:p>
          <w:p w14:paraId="3C30CB55">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36F549E1">
            <w:pPr>
              <w:kinsoku w:val="0"/>
              <w:autoSpaceDE w:val="0"/>
              <w:autoSpaceDN w:val="0"/>
              <w:adjustRightInd w:val="0"/>
              <w:snapToGrid w:val="0"/>
              <w:spacing w:line="400" w:lineRule="exact"/>
              <w:jc w:val="both"/>
              <w:textAlignment w:val="baseline"/>
              <w:rPr>
                <w:sz w:val="18"/>
              </w:rPr>
            </w:pPr>
            <w:r>
              <w:rPr>
                <w:rFonts w:hint="eastAsia"/>
                <w:sz w:val="18"/>
              </w:rPr>
              <w:t xml:space="preserve">    rdfs:range xsd:integer .</w:t>
            </w:r>
          </w:p>
          <w:p w14:paraId="7B2019F2">
            <w:pPr>
              <w:kinsoku w:val="0"/>
              <w:autoSpaceDE w:val="0"/>
              <w:autoSpaceDN w:val="0"/>
              <w:adjustRightInd w:val="0"/>
              <w:snapToGrid w:val="0"/>
              <w:spacing w:line="400" w:lineRule="exact"/>
              <w:jc w:val="both"/>
              <w:textAlignment w:val="baseline"/>
              <w:rPr>
                <w:sz w:val="18"/>
              </w:rPr>
            </w:pPr>
          </w:p>
          <w:p w14:paraId="1990579F">
            <w:pPr>
              <w:kinsoku w:val="0"/>
              <w:autoSpaceDE w:val="0"/>
              <w:autoSpaceDN w:val="0"/>
              <w:adjustRightInd w:val="0"/>
              <w:snapToGrid w:val="0"/>
              <w:spacing w:line="400" w:lineRule="exact"/>
              <w:jc w:val="both"/>
              <w:textAlignment w:val="baseline"/>
              <w:rPr>
                <w:sz w:val="18"/>
              </w:rPr>
            </w:pPr>
            <w:r>
              <w:rPr>
                <w:rFonts w:hint="eastAsia"/>
                <w:sz w:val="18"/>
              </w:rPr>
              <w:t>edkg:treePosition a owl:DatatypeProperty ;</w:t>
            </w:r>
          </w:p>
          <w:p w14:paraId="517E283B">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6FDA457C">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23A88F06">
            <w:pPr>
              <w:kinsoku w:val="0"/>
              <w:autoSpaceDE w:val="0"/>
              <w:autoSpaceDN w:val="0"/>
              <w:adjustRightInd w:val="0"/>
              <w:snapToGrid w:val="0"/>
              <w:spacing w:line="400" w:lineRule="exact"/>
              <w:jc w:val="both"/>
              <w:textAlignment w:val="baseline"/>
              <w:rPr>
                <w:sz w:val="18"/>
              </w:rPr>
            </w:pPr>
          </w:p>
          <w:p w14:paraId="14839F17">
            <w:pPr>
              <w:kinsoku w:val="0"/>
              <w:autoSpaceDE w:val="0"/>
              <w:autoSpaceDN w:val="0"/>
              <w:adjustRightInd w:val="0"/>
              <w:snapToGrid w:val="0"/>
              <w:spacing w:line="400" w:lineRule="exact"/>
              <w:jc w:val="both"/>
              <w:textAlignment w:val="baseline"/>
              <w:rPr>
                <w:sz w:val="18"/>
              </w:rPr>
            </w:pPr>
            <w:r>
              <w:rPr>
                <w:rFonts w:hint="eastAsia"/>
                <w:sz w:val="18"/>
              </w:rPr>
              <w:t># New Discipline Property - as a datatype property for learning points</w:t>
            </w:r>
          </w:p>
          <w:p w14:paraId="187AFAE4">
            <w:pPr>
              <w:kinsoku w:val="0"/>
              <w:autoSpaceDE w:val="0"/>
              <w:autoSpaceDN w:val="0"/>
              <w:adjustRightInd w:val="0"/>
              <w:snapToGrid w:val="0"/>
              <w:spacing w:line="400" w:lineRule="exact"/>
              <w:jc w:val="both"/>
              <w:textAlignment w:val="baseline"/>
              <w:rPr>
                <w:sz w:val="18"/>
              </w:rPr>
            </w:pPr>
            <w:r>
              <w:rPr>
                <w:rFonts w:hint="eastAsia"/>
                <w:sz w:val="18"/>
              </w:rPr>
              <w:t>edkg:discipline a owl:DatatypeProperty ;</w:t>
            </w:r>
          </w:p>
          <w:p w14:paraId="40F7C5E2">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7C6F4CC2">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54E0B0A0">
            <w:pPr>
              <w:kinsoku w:val="0"/>
              <w:autoSpaceDE w:val="0"/>
              <w:autoSpaceDN w:val="0"/>
              <w:adjustRightInd w:val="0"/>
              <w:snapToGrid w:val="0"/>
              <w:spacing w:line="400" w:lineRule="exact"/>
              <w:jc w:val="both"/>
              <w:textAlignment w:val="baseline"/>
              <w:rPr>
                <w:sz w:val="18"/>
              </w:rPr>
            </w:pPr>
            <w:r>
              <w:rPr>
                <w:rFonts w:hint="eastAsia"/>
                <w:sz w:val="18"/>
              </w:rPr>
              <w:t xml:space="preserve">    rdfs:label "discipline" ;</w:t>
            </w:r>
          </w:p>
          <w:p w14:paraId="4AE4D798">
            <w:pPr>
              <w:kinsoku w:val="0"/>
              <w:autoSpaceDE w:val="0"/>
              <w:autoSpaceDN w:val="0"/>
              <w:adjustRightInd w:val="0"/>
              <w:snapToGrid w:val="0"/>
              <w:spacing w:line="400" w:lineRule="exact"/>
              <w:jc w:val="both"/>
              <w:textAlignment w:val="baseline"/>
              <w:rPr>
                <w:sz w:val="18"/>
              </w:rPr>
            </w:pPr>
            <w:r>
              <w:rPr>
                <w:rFonts w:hint="eastAsia"/>
                <w:sz w:val="18"/>
              </w:rPr>
              <w:t xml:space="preserve">    rdfs:comment "Academic discipline or field to which this learning point belongs" .</w:t>
            </w:r>
          </w:p>
          <w:p w14:paraId="482FCA85">
            <w:pPr>
              <w:kinsoku w:val="0"/>
              <w:autoSpaceDE w:val="0"/>
              <w:autoSpaceDN w:val="0"/>
              <w:adjustRightInd w:val="0"/>
              <w:snapToGrid w:val="0"/>
              <w:spacing w:line="400" w:lineRule="exact"/>
              <w:jc w:val="both"/>
              <w:textAlignment w:val="baseline"/>
              <w:rPr>
                <w:sz w:val="18"/>
              </w:rPr>
            </w:pPr>
          </w:p>
          <w:p w14:paraId="6C792429">
            <w:pPr>
              <w:kinsoku w:val="0"/>
              <w:autoSpaceDE w:val="0"/>
              <w:autoSpaceDN w:val="0"/>
              <w:adjustRightInd w:val="0"/>
              <w:snapToGrid w:val="0"/>
              <w:spacing w:line="400" w:lineRule="exact"/>
              <w:jc w:val="both"/>
              <w:textAlignment w:val="baseline"/>
              <w:rPr>
                <w:sz w:val="18"/>
              </w:rPr>
            </w:pPr>
            <w:r>
              <w:rPr>
                <w:rFonts w:hint="eastAsia"/>
                <w:sz w:val="18"/>
              </w:rPr>
              <w:t># Internal Relationships</w:t>
            </w:r>
          </w:p>
          <w:p w14:paraId="7E6D1C8C">
            <w:pPr>
              <w:kinsoku w:val="0"/>
              <w:autoSpaceDE w:val="0"/>
              <w:autoSpaceDN w:val="0"/>
              <w:adjustRightInd w:val="0"/>
              <w:snapToGrid w:val="0"/>
              <w:spacing w:line="400" w:lineRule="exact"/>
              <w:jc w:val="both"/>
              <w:textAlignment w:val="baseline"/>
              <w:rPr>
                <w:sz w:val="18"/>
              </w:rPr>
            </w:pPr>
            <w:r>
              <w:rPr>
                <w:rFonts w:hint="eastAsia"/>
                <w:sz w:val="18"/>
              </w:rPr>
              <w:t>edkg:hasParent a owl:ObjectProperty ;</w:t>
            </w:r>
          </w:p>
          <w:p w14:paraId="3AED172D">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349EFDFA">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5282377C">
            <w:pPr>
              <w:kinsoku w:val="0"/>
              <w:autoSpaceDE w:val="0"/>
              <w:autoSpaceDN w:val="0"/>
              <w:adjustRightInd w:val="0"/>
              <w:snapToGrid w:val="0"/>
              <w:spacing w:line="400" w:lineRule="exact"/>
              <w:jc w:val="both"/>
              <w:textAlignment w:val="baseline"/>
              <w:rPr>
                <w:sz w:val="18"/>
              </w:rPr>
            </w:pPr>
          </w:p>
          <w:p w14:paraId="68977DD1">
            <w:pPr>
              <w:kinsoku w:val="0"/>
              <w:autoSpaceDE w:val="0"/>
              <w:autoSpaceDN w:val="0"/>
              <w:adjustRightInd w:val="0"/>
              <w:snapToGrid w:val="0"/>
              <w:spacing w:line="400" w:lineRule="exact"/>
              <w:jc w:val="both"/>
              <w:textAlignment w:val="baseline"/>
              <w:rPr>
                <w:sz w:val="18"/>
              </w:rPr>
            </w:pPr>
            <w:r>
              <w:rPr>
                <w:rFonts w:hint="eastAsia"/>
                <w:sz w:val="18"/>
              </w:rPr>
              <w:t>edkg:hasChild a owl:ObjectProperty ;</w:t>
            </w:r>
          </w:p>
          <w:p w14:paraId="16C298BD">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426A4E05">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33FFAF9">
            <w:pPr>
              <w:kinsoku w:val="0"/>
              <w:autoSpaceDE w:val="0"/>
              <w:autoSpaceDN w:val="0"/>
              <w:adjustRightInd w:val="0"/>
              <w:snapToGrid w:val="0"/>
              <w:spacing w:line="400" w:lineRule="exact"/>
              <w:jc w:val="both"/>
              <w:textAlignment w:val="baseline"/>
              <w:rPr>
                <w:sz w:val="18"/>
              </w:rPr>
            </w:pPr>
            <w:r>
              <w:rPr>
                <w:rFonts w:hint="eastAsia"/>
                <w:sz w:val="18"/>
              </w:rPr>
              <w:t xml:space="preserve">    owl:inverseOf edkg:hasParent .</w:t>
            </w:r>
          </w:p>
          <w:p w14:paraId="488BDE2D">
            <w:pPr>
              <w:kinsoku w:val="0"/>
              <w:autoSpaceDE w:val="0"/>
              <w:autoSpaceDN w:val="0"/>
              <w:adjustRightInd w:val="0"/>
              <w:snapToGrid w:val="0"/>
              <w:spacing w:line="400" w:lineRule="exact"/>
              <w:jc w:val="both"/>
              <w:textAlignment w:val="baseline"/>
              <w:rPr>
                <w:sz w:val="18"/>
              </w:rPr>
            </w:pPr>
          </w:p>
          <w:p w14:paraId="38D73546">
            <w:pPr>
              <w:kinsoku w:val="0"/>
              <w:autoSpaceDE w:val="0"/>
              <w:autoSpaceDN w:val="0"/>
              <w:adjustRightInd w:val="0"/>
              <w:snapToGrid w:val="0"/>
              <w:spacing w:line="400" w:lineRule="exact"/>
              <w:jc w:val="both"/>
              <w:textAlignment w:val="baseline"/>
              <w:rPr>
                <w:sz w:val="18"/>
              </w:rPr>
            </w:pPr>
            <w:r>
              <w:rPr>
                <w:rFonts w:hint="eastAsia"/>
                <w:sz w:val="18"/>
              </w:rPr>
              <w:t># CASE Relationships</w:t>
            </w:r>
          </w:p>
          <w:p w14:paraId="33238F81">
            <w:pPr>
              <w:kinsoku w:val="0"/>
              <w:autoSpaceDE w:val="0"/>
              <w:autoSpaceDN w:val="0"/>
              <w:adjustRightInd w:val="0"/>
              <w:snapToGrid w:val="0"/>
              <w:spacing w:line="400" w:lineRule="exact"/>
              <w:jc w:val="both"/>
              <w:textAlignment w:val="baseline"/>
              <w:rPr>
                <w:sz w:val="18"/>
              </w:rPr>
            </w:pPr>
            <w:r>
              <w:rPr>
                <w:rFonts w:hint="eastAsia"/>
                <w:sz w:val="18"/>
              </w:rPr>
              <w:t>edkg:isPrerequisiteFor a owl:ObjectProperty ;</w:t>
            </w:r>
          </w:p>
          <w:p w14:paraId="76450FDE">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skos:broader ;</w:t>
            </w:r>
          </w:p>
          <w:p w14:paraId="527EA6D7">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5FD37539">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4E44F3DB">
            <w:pPr>
              <w:kinsoku w:val="0"/>
              <w:autoSpaceDE w:val="0"/>
              <w:autoSpaceDN w:val="0"/>
              <w:adjustRightInd w:val="0"/>
              <w:snapToGrid w:val="0"/>
              <w:spacing w:line="400" w:lineRule="exact"/>
              <w:jc w:val="both"/>
              <w:textAlignment w:val="baseline"/>
              <w:rPr>
                <w:sz w:val="18"/>
              </w:rPr>
            </w:pPr>
          </w:p>
          <w:p w14:paraId="464C04D4">
            <w:pPr>
              <w:kinsoku w:val="0"/>
              <w:autoSpaceDE w:val="0"/>
              <w:autoSpaceDN w:val="0"/>
              <w:adjustRightInd w:val="0"/>
              <w:snapToGrid w:val="0"/>
              <w:spacing w:line="400" w:lineRule="exact"/>
              <w:jc w:val="both"/>
              <w:textAlignment w:val="baseline"/>
              <w:rPr>
                <w:sz w:val="18"/>
              </w:rPr>
            </w:pPr>
            <w:r>
              <w:rPr>
                <w:rFonts w:hint="eastAsia"/>
                <w:sz w:val="18"/>
              </w:rPr>
              <w:t>edkg:hasPrerequisite a owl:ObjectProperty ;</w:t>
            </w:r>
          </w:p>
          <w:p w14:paraId="6D6224E9">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skos:narrower ;</w:t>
            </w:r>
          </w:p>
          <w:p w14:paraId="692EEE10">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486FB98C">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12E129E">
            <w:pPr>
              <w:kinsoku w:val="0"/>
              <w:autoSpaceDE w:val="0"/>
              <w:autoSpaceDN w:val="0"/>
              <w:adjustRightInd w:val="0"/>
              <w:snapToGrid w:val="0"/>
              <w:spacing w:line="400" w:lineRule="exact"/>
              <w:jc w:val="both"/>
              <w:textAlignment w:val="baseline"/>
              <w:rPr>
                <w:sz w:val="18"/>
              </w:rPr>
            </w:pPr>
            <w:r>
              <w:rPr>
                <w:rFonts w:hint="eastAsia"/>
                <w:sz w:val="18"/>
              </w:rPr>
              <w:t xml:space="preserve">    owl:inverseOf edkg:isPrerequisiteFor .</w:t>
            </w:r>
          </w:p>
          <w:p w14:paraId="5F8CFA4F">
            <w:pPr>
              <w:kinsoku w:val="0"/>
              <w:autoSpaceDE w:val="0"/>
              <w:autoSpaceDN w:val="0"/>
              <w:adjustRightInd w:val="0"/>
              <w:snapToGrid w:val="0"/>
              <w:spacing w:line="400" w:lineRule="exact"/>
              <w:jc w:val="both"/>
              <w:textAlignment w:val="baseline"/>
              <w:rPr>
                <w:sz w:val="18"/>
              </w:rPr>
            </w:pPr>
          </w:p>
          <w:p w14:paraId="3E6B8A68">
            <w:pPr>
              <w:kinsoku w:val="0"/>
              <w:autoSpaceDE w:val="0"/>
              <w:autoSpaceDN w:val="0"/>
              <w:adjustRightInd w:val="0"/>
              <w:snapToGrid w:val="0"/>
              <w:spacing w:line="400" w:lineRule="exact"/>
              <w:jc w:val="both"/>
              <w:textAlignment w:val="baseline"/>
              <w:rPr>
                <w:sz w:val="18"/>
              </w:rPr>
            </w:pPr>
            <w:r>
              <w:rPr>
                <w:rFonts w:hint="eastAsia"/>
                <w:sz w:val="18"/>
              </w:rPr>
              <w:t>edkg:isEquivalentTo a owl:ObjectProperty, owl:SymmetricProperty ;</w:t>
            </w:r>
          </w:p>
          <w:p w14:paraId="3EA997B1">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skos:exactMatch ;</w:t>
            </w:r>
          </w:p>
          <w:p w14:paraId="0B2D27F6">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5E62C6DB">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E73AC22">
            <w:pPr>
              <w:kinsoku w:val="0"/>
              <w:autoSpaceDE w:val="0"/>
              <w:autoSpaceDN w:val="0"/>
              <w:adjustRightInd w:val="0"/>
              <w:snapToGrid w:val="0"/>
              <w:spacing w:line="400" w:lineRule="exact"/>
              <w:jc w:val="both"/>
              <w:textAlignment w:val="baseline"/>
              <w:rPr>
                <w:sz w:val="18"/>
              </w:rPr>
            </w:pPr>
          </w:p>
          <w:p w14:paraId="069F4F66">
            <w:pPr>
              <w:kinsoku w:val="0"/>
              <w:autoSpaceDE w:val="0"/>
              <w:autoSpaceDN w:val="0"/>
              <w:adjustRightInd w:val="0"/>
              <w:snapToGrid w:val="0"/>
              <w:spacing w:line="400" w:lineRule="exact"/>
              <w:jc w:val="both"/>
              <w:textAlignment w:val="baseline"/>
              <w:rPr>
                <w:sz w:val="18"/>
              </w:rPr>
            </w:pPr>
            <w:r>
              <w:rPr>
                <w:rFonts w:hint="eastAsia"/>
                <w:sz w:val="18"/>
              </w:rPr>
              <w:t>edkg:isBroaderThan a owl:ObjectProperty ;</w:t>
            </w:r>
          </w:p>
          <w:p w14:paraId="28B5B4A1">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skos:broader ;</w:t>
            </w:r>
          </w:p>
          <w:p w14:paraId="5DDF3D48">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583EE738">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039370C">
            <w:pPr>
              <w:kinsoku w:val="0"/>
              <w:autoSpaceDE w:val="0"/>
              <w:autoSpaceDN w:val="0"/>
              <w:adjustRightInd w:val="0"/>
              <w:snapToGrid w:val="0"/>
              <w:spacing w:line="400" w:lineRule="exact"/>
              <w:jc w:val="both"/>
              <w:textAlignment w:val="baseline"/>
              <w:rPr>
                <w:sz w:val="18"/>
              </w:rPr>
            </w:pPr>
          </w:p>
          <w:p w14:paraId="2E0189D2">
            <w:pPr>
              <w:kinsoku w:val="0"/>
              <w:autoSpaceDE w:val="0"/>
              <w:autoSpaceDN w:val="0"/>
              <w:adjustRightInd w:val="0"/>
              <w:snapToGrid w:val="0"/>
              <w:spacing w:line="400" w:lineRule="exact"/>
              <w:jc w:val="both"/>
              <w:textAlignment w:val="baseline"/>
              <w:rPr>
                <w:sz w:val="18"/>
              </w:rPr>
            </w:pPr>
            <w:r>
              <w:rPr>
                <w:rFonts w:hint="eastAsia"/>
                <w:sz w:val="18"/>
              </w:rPr>
              <w:t>edkg:isNarrowerThan a owl:ObjectProperty ;</w:t>
            </w:r>
          </w:p>
          <w:p w14:paraId="0C111B8E">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skos:narrower ;</w:t>
            </w:r>
          </w:p>
          <w:p w14:paraId="075AC56B">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40546181">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02D5E38">
            <w:pPr>
              <w:kinsoku w:val="0"/>
              <w:autoSpaceDE w:val="0"/>
              <w:autoSpaceDN w:val="0"/>
              <w:adjustRightInd w:val="0"/>
              <w:snapToGrid w:val="0"/>
              <w:spacing w:line="400" w:lineRule="exact"/>
              <w:jc w:val="both"/>
              <w:textAlignment w:val="baseline"/>
              <w:rPr>
                <w:sz w:val="18"/>
              </w:rPr>
            </w:pPr>
            <w:r>
              <w:rPr>
                <w:rFonts w:hint="eastAsia"/>
                <w:sz w:val="18"/>
              </w:rPr>
              <w:t xml:space="preserve">    owl:inverseOf edkg:isBroaderThan .</w:t>
            </w:r>
          </w:p>
          <w:p w14:paraId="67844157">
            <w:pPr>
              <w:kinsoku w:val="0"/>
              <w:autoSpaceDE w:val="0"/>
              <w:autoSpaceDN w:val="0"/>
              <w:adjustRightInd w:val="0"/>
              <w:snapToGrid w:val="0"/>
              <w:spacing w:line="400" w:lineRule="exact"/>
              <w:jc w:val="both"/>
              <w:textAlignment w:val="baseline"/>
              <w:rPr>
                <w:sz w:val="18"/>
              </w:rPr>
            </w:pPr>
          </w:p>
          <w:p w14:paraId="57CB8CE2">
            <w:pPr>
              <w:kinsoku w:val="0"/>
              <w:autoSpaceDE w:val="0"/>
              <w:autoSpaceDN w:val="0"/>
              <w:adjustRightInd w:val="0"/>
              <w:snapToGrid w:val="0"/>
              <w:spacing w:line="400" w:lineRule="exact"/>
              <w:jc w:val="both"/>
              <w:textAlignment w:val="baseline"/>
              <w:rPr>
                <w:sz w:val="18"/>
              </w:rPr>
            </w:pPr>
            <w:r>
              <w:rPr>
                <w:rFonts w:hint="eastAsia"/>
                <w:sz w:val="18"/>
              </w:rPr>
              <w:t>edkg:isRelatedTo a owl:ObjectProperty, owl:SymmetricProperty ;</w:t>
            </w:r>
          </w:p>
          <w:p w14:paraId="36E8A001">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skos:related ;</w:t>
            </w:r>
          </w:p>
          <w:p w14:paraId="154F2167">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17C13A7F">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6AEDD7F3">
            <w:pPr>
              <w:kinsoku w:val="0"/>
              <w:autoSpaceDE w:val="0"/>
              <w:autoSpaceDN w:val="0"/>
              <w:adjustRightInd w:val="0"/>
              <w:snapToGrid w:val="0"/>
              <w:spacing w:line="400" w:lineRule="exact"/>
              <w:jc w:val="both"/>
              <w:textAlignment w:val="baseline"/>
              <w:rPr>
                <w:sz w:val="18"/>
              </w:rPr>
            </w:pPr>
          </w:p>
          <w:p w14:paraId="41827FDC">
            <w:pPr>
              <w:kinsoku w:val="0"/>
              <w:autoSpaceDE w:val="0"/>
              <w:autoSpaceDN w:val="0"/>
              <w:adjustRightInd w:val="0"/>
              <w:snapToGrid w:val="0"/>
              <w:spacing w:line="400" w:lineRule="exact"/>
              <w:jc w:val="both"/>
              <w:textAlignment w:val="baseline"/>
              <w:rPr>
                <w:sz w:val="18"/>
              </w:rPr>
            </w:pPr>
            <w:r>
              <w:rPr>
                <w:rFonts w:hint="eastAsia"/>
                <w:sz w:val="18"/>
              </w:rPr>
              <w:t>#################################################################</w:t>
            </w:r>
          </w:p>
          <w:p w14:paraId="466FFB0E">
            <w:pPr>
              <w:kinsoku w:val="0"/>
              <w:autoSpaceDE w:val="0"/>
              <w:autoSpaceDN w:val="0"/>
              <w:adjustRightInd w:val="0"/>
              <w:snapToGrid w:val="0"/>
              <w:spacing w:line="400" w:lineRule="exact"/>
              <w:jc w:val="both"/>
              <w:textAlignment w:val="baseline"/>
              <w:rPr>
                <w:sz w:val="18"/>
              </w:rPr>
            </w:pPr>
            <w:r>
              <w:rPr>
                <w:rFonts w:hint="eastAsia"/>
                <w:sz w:val="18"/>
              </w:rPr>
              <w:t># External References</w:t>
            </w:r>
          </w:p>
          <w:p w14:paraId="50FF23A6">
            <w:pPr>
              <w:kinsoku w:val="0"/>
              <w:autoSpaceDE w:val="0"/>
              <w:autoSpaceDN w:val="0"/>
              <w:adjustRightInd w:val="0"/>
              <w:snapToGrid w:val="0"/>
              <w:spacing w:line="400" w:lineRule="exact"/>
              <w:jc w:val="both"/>
              <w:textAlignment w:val="baseline"/>
              <w:rPr>
                <w:sz w:val="18"/>
              </w:rPr>
            </w:pPr>
            <w:r>
              <w:rPr>
                <w:rFonts w:hint="eastAsia"/>
                <w:sz w:val="18"/>
              </w:rPr>
              <w:t>#################################################################</w:t>
            </w:r>
          </w:p>
          <w:p w14:paraId="67076FCB">
            <w:pPr>
              <w:kinsoku w:val="0"/>
              <w:autoSpaceDE w:val="0"/>
              <w:autoSpaceDN w:val="0"/>
              <w:adjustRightInd w:val="0"/>
              <w:snapToGrid w:val="0"/>
              <w:spacing w:line="400" w:lineRule="exact"/>
              <w:jc w:val="both"/>
              <w:textAlignment w:val="baseline"/>
              <w:rPr>
                <w:sz w:val="18"/>
              </w:rPr>
            </w:pPr>
          </w:p>
          <w:p w14:paraId="2358AC71">
            <w:pPr>
              <w:kinsoku w:val="0"/>
              <w:autoSpaceDE w:val="0"/>
              <w:autoSpaceDN w:val="0"/>
              <w:adjustRightInd w:val="0"/>
              <w:snapToGrid w:val="0"/>
              <w:spacing w:line="400" w:lineRule="exact"/>
              <w:jc w:val="both"/>
              <w:textAlignment w:val="baseline"/>
              <w:rPr>
                <w:sz w:val="18"/>
              </w:rPr>
            </w:pPr>
            <w:r>
              <w:rPr>
                <w:rFonts w:hint="eastAsia"/>
                <w:sz w:val="18"/>
              </w:rPr>
              <w:t>edkg:ExternalReference a owl:Class ;</w:t>
            </w:r>
          </w:p>
          <w:p w14:paraId="1BDC41E5">
            <w:pPr>
              <w:kinsoku w:val="0"/>
              <w:autoSpaceDE w:val="0"/>
              <w:autoSpaceDN w:val="0"/>
              <w:adjustRightInd w:val="0"/>
              <w:snapToGrid w:val="0"/>
              <w:spacing w:line="400" w:lineRule="exact"/>
              <w:jc w:val="both"/>
              <w:textAlignment w:val="baseline"/>
              <w:rPr>
                <w:sz w:val="18"/>
              </w:rPr>
            </w:pPr>
            <w:r>
              <w:rPr>
                <w:rFonts w:hint="eastAsia"/>
                <w:sz w:val="18"/>
              </w:rPr>
              <w:t xml:space="preserve">    rdfs:label "External Reference" ;</w:t>
            </w:r>
          </w:p>
          <w:p w14:paraId="6BD8B5AC">
            <w:pPr>
              <w:kinsoku w:val="0"/>
              <w:autoSpaceDE w:val="0"/>
              <w:autoSpaceDN w:val="0"/>
              <w:adjustRightInd w:val="0"/>
              <w:snapToGrid w:val="0"/>
              <w:spacing w:line="400" w:lineRule="exact"/>
              <w:jc w:val="both"/>
              <w:textAlignment w:val="baseline"/>
              <w:rPr>
                <w:sz w:val="18"/>
              </w:rPr>
            </w:pPr>
            <w:r>
              <w:rPr>
                <w:rFonts w:hint="eastAsia"/>
                <w:sz w:val="18"/>
              </w:rPr>
              <w:t xml:space="preserve">    rdfs:comment "Represents a reference to an item in another collection" .</w:t>
            </w:r>
          </w:p>
          <w:p w14:paraId="73BE6C43">
            <w:pPr>
              <w:kinsoku w:val="0"/>
              <w:autoSpaceDE w:val="0"/>
              <w:autoSpaceDN w:val="0"/>
              <w:adjustRightInd w:val="0"/>
              <w:snapToGrid w:val="0"/>
              <w:spacing w:line="400" w:lineRule="exact"/>
              <w:jc w:val="both"/>
              <w:textAlignment w:val="baseline"/>
              <w:rPr>
                <w:sz w:val="18"/>
              </w:rPr>
            </w:pPr>
          </w:p>
          <w:p w14:paraId="6B4C2C04">
            <w:pPr>
              <w:kinsoku w:val="0"/>
              <w:autoSpaceDE w:val="0"/>
              <w:autoSpaceDN w:val="0"/>
              <w:adjustRightInd w:val="0"/>
              <w:snapToGrid w:val="0"/>
              <w:spacing w:line="400" w:lineRule="exact"/>
              <w:jc w:val="both"/>
              <w:textAlignment w:val="baseline"/>
              <w:rPr>
                <w:sz w:val="18"/>
              </w:rPr>
            </w:pPr>
            <w:r>
              <w:rPr>
                <w:rFonts w:hint="eastAsia"/>
                <w:sz w:val="18"/>
              </w:rPr>
              <w:t>edkg:hasExternalMatch a owl:ObjectProperty ;</w:t>
            </w:r>
          </w:p>
          <w:p w14:paraId="64418206">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402601A9">
            <w:pPr>
              <w:kinsoku w:val="0"/>
              <w:autoSpaceDE w:val="0"/>
              <w:autoSpaceDN w:val="0"/>
              <w:adjustRightInd w:val="0"/>
              <w:snapToGrid w:val="0"/>
              <w:spacing w:line="400" w:lineRule="exact"/>
              <w:jc w:val="both"/>
              <w:textAlignment w:val="baseline"/>
              <w:rPr>
                <w:sz w:val="18"/>
              </w:rPr>
            </w:pPr>
            <w:r>
              <w:rPr>
                <w:rFonts w:hint="eastAsia"/>
                <w:sz w:val="18"/>
              </w:rPr>
              <w:t xml:space="preserve">    rdfs:range edkg:ExternalReference .</w:t>
            </w:r>
          </w:p>
          <w:p w14:paraId="0D1A964D">
            <w:pPr>
              <w:kinsoku w:val="0"/>
              <w:autoSpaceDE w:val="0"/>
              <w:autoSpaceDN w:val="0"/>
              <w:adjustRightInd w:val="0"/>
              <w:snapToGrid w:val="0"/>
              <w:spacing w:line="400" w:lineRule="exact"/>
              <w:jc w:val="both"/>
              <w:textAlignment w:val="baseline"/>
              <w:rPr>
                <w:sz w:val="18"/>
              </w:rPr>
            </w:pPr>
          </w:p>
          <w:p w14:paraId="5004BCA6">
            <w:pPr>
              <w:kinsoku w:val="0"/>
              <w:autoSpaceDE w:val="0"/>
              <w:autoSpaceDN w:val="0"/>
              <w:adjustRightInd w:val="0"/>
              <w:snapToGrid w:val="0"/>
              <w:spacing w:line="400" w:lineRule="exact"/>
              <w:jc w:val="both"/>
              <w:textAlignment w:val="baseline"/>
              <w:rPr>
                <w:sz w:val="18"/>
              </w:rPr>
            </w:pPr>
            <w:r>
              <w:rPr>
                <w:rFonts w:hint="eastAsia"/>
                <w:sz w:val="18"/>
              </w:rPr>
              <w:t>edkg:externalCollectionUri a owl:DatatypeProperty ;</w:t>
            </w:r>
          </w:p>
          <w:p w14:paraId="60C5FA61">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edkg:ExternalReference ;</w:t>
            </w:r>
          </w:p>
          <w:p w14:paraId="26233F6B">
            <w:pPr>
              <w:kinsoku w:val="0"/>
              <w:autoSpaceDE w:val="0"/>
              <w:autoSpaceDN w:val="0"/>
              <w:adjustRightInd w:val="0"/>
              <w:snapToGrid w:val="0"/>
              <w:spacing w:line="400" w:lineRule="exact"/>
              <w:jc w:val="both"/>
              <w:textAlignment w:val="baseline"/>
              <w:rPr>
                <w:sz w:val="18"/>
              </w:rPr>
            </w:pPr>
            <w:r>
              <w:rPr>
                <w:rFonts w:hint="eastAsia"/>
                <w:sz w:val="18"/>
              </w:rPr>
              <w:t xml:space="preserve">    rdfs:range xsd:anyURI ;</w:t>
            </w:r>
          </w:p>
          <w:p w14:paraId="3144C017">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358A127D">
            <w:pPr>
              <w:kinsoku w:val="0"/>
              <w:autoSpaceDE w:val="0"/>
              <w:autoSpaceDN w:val="0"/>
              <w:adjustRightInd w:val="0"/>
              <w:snapToGrid w:val="0"/>
              <w:spacing w:line="400" w:lineRule="exact"/>
              <w:jc w:val="both"/>
              <w:textAlignment w:val="baseline"/>
              <w:rPr>
                <w:sz w:val="18"/>
              </w:rPr>
            </w:pPr>
          </w:p>
          <w:p w14:paraId="0CF420FA">
            <w:pPr>
              <w:kinsoku w:val="0"/>
              <w:autoSpaceDE w:val="0"/>
              <w:autoSpaceDN w:val="0"/>
              <w:adjustRightInd w:val="0"/>
              <w:snapToGrid w:val="0"/>
              <w:spacing w:line="400" w:lineRule="exact"/>
              <w:jc w:val="both"/>
              <w:textAlignment w:val="baseline"/>
              <w:rPr>
                <w:sz w:val="18"/>
              </w:rPr>
            </w:pPr>
            <w:r>
              <w:rPr>
                <w:rFonts w:hint="eastAsia"/>
                <w:sz w:val="18"/>
              </w:rPr>
              <w:t>edkg:externalIdentifier a owl:DatatypeProperty ;</w:t>
            </w:r>
          </w:p>
          <w:p w14:paraId="0CA1C8F3">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edkg:ExternalReference ;</w:t>
            </w:r>
          </w:p>
          <w:p w14:paraId="35A6D99C">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5CF70C83">
            <w:pPr>
              <w:kinsoku w:val="0"/>
              <w:autoSpaceDE w:val="0"/>
              <w:autoSpaceDN w:val="0"/>
              <w:adjustRightInd w:val="0"/>
              <w:snapToGrid w:val="0"/>
              <w:spacing w:line="400" w:lineRule="exact"/>
              <w:jc w:val="both"/>
              <w:textAlignment w:val="baseline"/>
              <w:rPr>
                <w:sz w:val="18"/>
              </w:rPr>
            </w:pPr>
            <w:r>
              <w:rPr>
                <w:rFonts w:hint="eastAsia"/>
                <w:sz w:val="18"/>
              </w:rPr>
              <w:t xml:space="preserve">    sh:minCount 1 .</w:t>
            </w:r>
          </w:p>
          <w:p w14:paraId="0CA7EB70">
            <w:pPr>
              <w:kinsoku w:val="0"/>
              <w:autoSpaceDE w:val="0"/>
              <w:autoSpaceDN w:val="0"/>
              <w:adjustRightInd w:val="0"/>
              <w:snapToGrid w:val="0"/>
              <w:spacing w:line="400" w:lineRule="exact"/>
              <w:jc w:val="both"/>
              <w:textAlignment w:val="baseline"/>
              <w:rPr>
                <w:sz w:val="18"/>
              </w:rPr>
            </w:pPr>
          </w:p>
          <w:p w14:paraId="20FFE61B">
            <w:pPr>
              <w:kinsoku w:val="0"/>
              <w:autoSpaceDE w:val="0"/>
              <w:autoSpaceDN w:val="0"/>
              <w:adjustRightInd w:val="0"/>
              <w:snapToGrid w:val="0"/>
              <w:spacing w:line="400" w:lineRule="exact"/>
              <w:jc w:val="both"/>
              <w:textAlignment w:val="baseline"/>
              <w:rPr>
                <w:sz w:val="18"/>
              </w:rPr>
            </w:pPr>
            <w:r>
              <w:rPr>
                <w:rFonts w:hint="eastAsia"/>
                <w:sz w:val="18"/>
              </w:rPr>
              <w:t>#################################################################</w:t>
            </w:r>
          </w:p>
          <w:p w14:paraId="142B590D">
            <w:pPr>
              <w:kinsoku w:val="0"/>
              <w:autoSpaceDE w:val="0"/>
              <w:autoSpaceDN w:val="0"/>
              <w:adjustRightInd w:val="0"/>
              <w:snapToGrid w:val="0"/>
              <w:spacing w:line="400" w:lineRule="exact"/>
              <w:jc w:val="both"/>
              <w:textAlignment w:val="baseline"/>
              <w:rPr>
                <w:sz w:val="18"/>
              </w:rPr>
            </w:pPr>
            <w:r>
              <w:rPr>
                <w:rFonts w:hint="eastAsia"/>
                <w:sz w:val="18"/>
              </w:rPr>
              <w:t># Resource Item Properties and Relationships</w:t>
            </w:r>
          </w:p>
          <w:p w14:paraId="5E0406E3">
            <w:pPr>
              <w:kinsoku w:val="0"/>
              <w:autoSpaceDE w:val="0"/>
              <w:autoSpaceDN w:val="0"/>
              <w:adjustRightInd w:val="0"/>
              <w:snapToGrid w:val="0"/>
              <w:spacing w:line="400" w:lineRule="exact"/>
              <w:jc w:val="both"/>
              <w:textAlignment w:val="baseline"/>
              <w:rPr>
                <w:sz w:val="18"/>
              </w:rPr>
            </w:pPr>
            <w:r>
              <w:rPr>
                <w:rFonts w:hint="eastAsia"/>
                <w:sz w:val="18"/>
              </w:rPr>
              <w:t>#################################################################</w:t>
            </w:r>
          </w:p>
          <w:p w14:paraId="5B891106">
            <w:pPr>
              <w:kinsoku w:val="0"/>
              <w:autoSpaceDE w:val="0"/>
              <w:autoSpaceDN w:val="0"/>
              <w:adjustRightInd w:val="0"/>
              <w:snapToGrid w:val="0"/>
              <w:spacing w:line="400" w:lineRule="exact"/>
              <w:jc w:val="both"/>
              <w:textAlignment w:val="baseline"/>
              <w:rPr>
                <w:sz w:val="18"/>
              </w:rPr>
            </w:pPr>
          </w:p>
          <w:p w14:paraId="345EF5DC">
            <w:pPr>
              <w:kinsoku w:val="0"/>
              <w:autoSpaceDE w:val="0"/>
              <w:autoSpaceDN w:val="0"/>
              <w:adjustRightInd w:val="0"/>
              <w:snapToGrid w:val="0"/>
              <w:spacing w:line="400" w:lineRule="exact"/>
              <w:jc w:val="both"/>
              <w:textAlignment w:val="baseline"/>
              <w:rPr>
                <w:sz w:val="18"/>
              </w:rPr>
            </w:pPr>
            <w:r>
              <w:rPr>
                <w:rFonts w:hint="eastAsia"/>
                <w:sz w:val="18"/>
              </w:rPr>
              <w:t>edkg:resourceType a owl:DatatypeProperty ;</w:t>
            </w:r>
          </w:p>
          <w:p w14:paraId="3A0ADB3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edkg:RIitem ;</w:t>
            </w:r>
          </w:p>
          <w:p w14:paraId="4D8925E6">
            <w:pPr>
              <w:kinsoku w:val="0"/>
              <w:autoSpaceDE w:val="0"/>
              <w:autoSpaceDN w:val="0"/>
              <w:adjustRightInd w:val="0"/>
              <w:snapToGrid w:val="0"/>
              <w:spacing w:line="400" w:lineRule="exact"/>
              <w:jc w:val="both"/>
              <w:textAlignment w:val="baseline"/>
              <w:rPr>
                <w:sz w:val="18"/>
              </w:rPr>
            </w:pPr>
            <w:r>
              <w:rPr>
                <w:rFonts w:hint="eastAsia"/>
                <w:sz w:val="18"/>
              </w:rPr>
              <w:t xml:space="preserve">    rdfs:range [</w:t>
            </w:r>
          </w:p>
          <w:p w14:paraId="217FBCA0">
            <w:pPr>
              <w:kinsoku w:val="0"/>
              <w:autoSpaceDE w:val="0"/>
              <w:autoSpaceDN w:val="0"/>
              <w:adjustRightInd w:val="0"/>
              <w:snapToGrid w:val="0"/>
              <w:spacing w:line="400" w:lineRule="exact"/>
              <w:jc w:val="both"/>
              <w:textAlignment w:val="baseline"/>
              <w:rPr>
                <w:sz w:val="18"/>
              </w:rPr>
            </w:pPr>
            <w:r>
              <w:rPr>
                <w:rFonts w:hint="eastAsia"/>
                <w:sz w:val="18"/>
              </w:rPr>
              <w:t xml:space="preserve">        a rdfs:Datatype ;</w:t>
            </w:r>
          </w:p>
          <w:p w14:paraId="3C741852">
            <w:pPr>
              <w:kinsoku w:val="0"/>
              <w:autoSpaceDE w:val="0"/>
              <w:autoSpaceDN w:val="0"/>
              <w:adjustRightInd w:val="0"/>
              <w:snapToGrid w:val="0"/>
              <w:spacing w:line="400" w:lineRule="exact"/>
              <w:jc w:val="both"/>
              <w:textAlignment w:val="baseline"/>
              <w:rPr>
                <w:sz w:val="18"/>
              </w:rPr>
            </w:pPr>
            <w:r>
              <w:rPr>
                <w:rFonts w:hint="eastAsia"/>
                <w:sz w:val="18"/>
              </w:rPr>
              <w:t xml:space="preserve">        owl:oneOf (</w:t>
            </w:r>
          </w:p>
          <w:p w14:paraId="4CD5E598">
            <w:pPr>
              <w:kinsoku w:val="0"/>
              <w:autoSpaceDE w:val="0"/>
              <w:autoSpaceDN w:val="0"/>
              <w:adjustRightInd w:val="0"/>
              <w:snapToGrid w:val="0"/>
              <w:spacing w:line="400" w:lineRule="exact"/>
              <w:jc w:val="both"/>
              <w:textAlignment w:val="baseline"/>
              <w:rPr>
                <w:sz w:val="18"/>
              </w:rPr>
            </w:pPr>
            <w:r>
              <w:rPr>
                <w:rFonts w:hint="eastAsia"/>
                <w:sz w:val="18"/>
              </w:rPr>
              <w:t xml:space="preserve">            "assessment"</w:t>
            </w:r>
          </w:p>
          <w:p w14:paraId="44D5CFF6">
            <w:pPr>
              <w:kinsoku w:val="0"/>
              <w:autoSpaceDE w:val="0"/>
              <w:autoSpaceDN w:val="0"/>
              <w:adjustRightInd w:val="0"/>
              <w:snapToGrid w:val="0"/>
              <w:spacing w:line="400" w:lineRule="exact"/>
              <w:jc w:val="both"/>
              <w:textAlignment w:val="baseline"/>
              <w:rPr>
                <w:sz w:val="18"/>
              </w:rPr>
            </w:pPr>
            <w:r>
              <w:rPr>
                <w:rFonts w:hint="eastAsia"/>
                <w:sz w:val="18"/>
              </w:rPr>
              <w:t xml:space="preserve">            "lesson"</w:t>
            </w:r>
          </w:p>
          <w:p w14:paraId="5997DEBE">
            <w:pPr>
              <w:kinsoku w:val="0"/>
              <w:autoSpaceDE w:val="0"/>
              <w:autoSpaceDN w:val="0"/>
              <w:adjustRightInd w:val="0"/>
              <w:snapToGrid w:val="0"/>
              <w:spacing w:line="400" w:lineRule="exact"/>
              <w:jc w:val="both"/>
              <w:textAlignment w:val="baseline"/>
              <w:rPr>
                <w:sz w:val="18"/>
              </w:rPr>
            </w:pPr>
            <w:r>
              <w:rPr>
                <w:rFonts w:hint="eastAsia"/>
                <w:sz w:val="18"/>
              </w:rPr>
              <w:t xml:space="preserve">            "activity"</w:t>
            </w:r>
          </w:p>
          <w:p w14:paraId="3248F8B7">
            <w:pPr>
              <w:kinsoku w:val="0"/>
              <w:autoSpaceDE w:val="0"/>
              <w:autoSpaceDN w:val="0"/>
              <w:adjustRightInd w:val="0"/>
              <w:snapToGrid w:val="0"/>
              <w:spacing w:line="400" w:lineRule="exact"/>
              <w:jc w:val="both"/>
              <w:textAlignment w:val="baseline"/>
              <w:rPr>
                <w:sz w:val="18"/>
              </w:rPr>
            </w:pPr>
            <w:r>
              <w:rPr>
                <w:rFonts w:hint="eastAsia"/>
                <w:sz w:val="18"/>
              </w:rPr>
              <w:t xml:space="preserve">            "reference"</w:t>
            </w:r>
          </w:p>
          <w:p w14:paraId="347A4837">
            <w:pPr>
              <w:kinsoku w:val="0"/>
              <w:autoSpaceDE w:val="0"/>
              <w:autoSpaceDN w:val="0"/>
              <w:adjustRightInd w:val="0"/>
              <w:snapToGrid w:val="0"/>
              <w:spacing w:line="400" w:lineRule="exact"/>
              <w:jc w:val="both"/>
              <w:textAlignment w:val="baseline"/>
              <w:rPr>
                <w:sz w:val="18"/>
              </w:rPr>
            </w:pPr>
            <w:r>
              <w:rPr>
                <w:rFonts w:hint="eastAsia"/>
                <w:sz w:val="18"/>
              </w:rPr>
              <w:t xml:space="preserve">            "tool"</w:t>
            </w:r>
          </w:p>
          <w:p w14:paraId="5231479C">
            <w:pPr>
              <w:kinsoku w:val="0"/>
              <w:autoSpaceDE w:val="0"/>
              <w:autoSpaceDN w:val="0"/>
              <w:adjustRightInd w:val="0"/>
              <w:snapToGrid w:val="0"/>
              <w:spacing w:line="400" w:lineRule="exact"/>
              <w:jc w:val="both"/>
              <w:textAlignment w:val="baseline"/>
              <w:rPr>
                <w:sz w:val="18"/>
              </w:rPr>
            </w:pPr>
            <w:r>
              <w:rPr>
                <w:rFonts w:hint="eastAsia"/>
                <w:sz w:val="18"/>
              </w:rPr>
              <w:t xml:space="preserve">            "media"</w:t>
            </w:r>
          </w:p>
          <w:p w14:paraId="47951F83">
            <w:pPr>
              <w:kinsoku w:val="0"/>
              <w:autoSpaceDE w:val="0"/>
              <w:autoSpaceDN w:val="0"/>
              <w:adjustRightInd w:val="0"/>
              <w:snapToGrid w:val="0"/>
              <w:spacing w:line="400" w:lineRule="exact"/>
              <w:jc w:val="both"/>
              <w:textAlignment w:val="baseline"/>
              <w:rPr>
                <w:sz w:val="18"/>
              </w:rPr>
            </w:pPr>
            <w:r>
              <w:rPr>
                <w:rFonts w:hint="eastAsia"/>
                <w:sz w:val="18"/>
              </w:rPr>
              <w:t xml:space="preserve">            "simulation"</w:t>
            </w:r>
          </w:p>
          <w:p w14:paraId="3EE6B763">
            <w:pPr>
              <w:kinsoku w:val="0"/>
              <w:autoSpaceDE w:val="0"/>
              <w:autoSpaceDN w:val="0"/>
              <w:adjustRightInd w:val="0"/>
              <w:snapToGrid w:val="0"/>
              <w:spacing w:line="400" w:lineRule="exact"/>
              <w:jc w:val="both"/>
              <w:textAlignment w:val="baseline"/>
              <w:rPr>
                <w:sz w:val="18"/>
              </w:rPr>
            </w:pPr>
            <w:r>
              <w:rPr>
                <w:rFonts w:hint="eastAsia"/>
                <w:sz w:val="18"/>
              </w:rPr>
              <w:t xml:space="preserve">            "game"</w:t>
            </w:r>
          </w:p>
          <w:p w14:paraId="34161FCA">
            <w:pPr>
              <w:kinsoku w:val="0"/>
              <w:autoSpaceDE w:val="0"/>
              <w:autoSpaceDN w:val="0"/>
              <w:adjustRightInd w:val="0"/>
              <w:snapToGrid w:val="0"/>
              <w:spacing w:line="400" w:lineRule="exact"/>
              <w:jc w:val="both"/>
              <w:textAlignment w:val="baseline"/>
              <w:rPr>
                <w:sz w:val="18"/>
              </w:rPr>
            </w:pPr>
            <w:r>
              <w:rPr>
                <w:rFonts w:hint="eastAsia"/>
                <w:sz w:val="18"/>
              </w:rPr>
              <w:t xml:space="preserve">            "dataset"</w:t>
            </w:r>
          </w:p>
          <w:p w14:paraId="4FCE6585">
            <w:pPr>
              <w:kinsoku w:val="0"/>
              <w:autoSpaceDE w:val="0"/>
              <w:autoSpaceDN w:val="0"/>
              <w:adjustRightInd w:val="0"/>
              <w:snapToGrid w:val="0"/>
              <w:spacing w:line="400" w:lineRule="exact"/>
              <w:jc w:val="both"/>
              <w:textAlignment w:val="baseline"/>
              <w:rPr>
                <w:sz w:val="18"/>
              </w:rPr>
            </w:pPr>
            <w:r>
              <w:rPr>
                <w:rFonts w:hint="eastAsia"/>
                <w:sz w:val="18"/>
              </w:rPr>
              <w:t xml:space="preserve">            "example"</w:t>
            </w:r>
          </w:p>
          <w:p w14:paraId="3C1970B0">
            <w:pPr>
              <w:kinsoku w:val="0"/>
              <w:autoSpaceDE w:val="0"/>
              <w:autoSpaceDN w:val="0"/>
              <w:adjustRightInd w:val="0"/>
              <w:snapToGrid w:val="0"/>
              <w:spacing w:line="400" w:lineRule="exact"/>
              <w:jc w:val="both"/>
              <w:textAlignment w:val="baseline"/>
              <w:rPr>
                <w:sz w:val="18"/>
              </w:rPr>
            </w:pPr>
            <w:r>
              <w:rPr>
                <w:rFonts w:hint="eastAsia"/>
                <w:sz w:val="18"/>
              </w:rPr>
              <w:t xml:space="preserve">            "template"</w:t>
            </w:r>
          </w:p>
          <w:p w14:paraId="3704F3D1">
            <w:pPr>
              <w:kinsoku w:val="0"/>
              <w:autoSpaceDE w:val="0"/>
              <w:autoSpaceDN w:val="0"/>
              <w:adjustRightInd w:val="0"/>
              <w:snapToGrid w:val="0"/>
              <w:spacing w:line="400" w:lineRule="exact"/>
              <w:jc w:val="both"/>
              <w:textAlignment w:val="baseline"/>
              <w:rPr>
                <w:sz w:val="18"/>
              </w:rPr>
            </w:pPr>
            <w:r>
              <w:rPr>
                <w:rFonts w:hint="eastAsia"/>
                <w:sz w:val="18"/>
              </w:rPr>
              <w:t xml:space="preserve">            "rubric"</w:t>
            </w:r>
          </w:p>
          <w:p w14:paraId="540A77A2">
            <w:pPr>
              <w:kinsoku w:val="0"/>
              <w:autoSpaceDE w:val="0"/>
              <w:autoSpaceDN w:val="0"/>
              <w:adjustRightInd w:val="0"/>
              <w:snapToGrid w:val="0"/>
              <w:spacing w:line="400" w:lineRule="exact"/>
              <w:jc w:val="both"/>
              <w:textAlignment w:val="baseline"/>
              <w:rPr>
                <w:sz w:val="18"/>
              </w:rPr>
            </w:pPr>
            <w:r>
              <w:rPr>
                <w:rFonts w:hint="eastAsia"/>
                <w:sz w:val="18"/>
              </w:rPr>
              <w:t xml:space="preserve">        )</w:t>
            </w:r>
          </w:p>
          <w:p w14:paraId="309C7278">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7CE03FA7">
            <w:pPr>
              <w:kinsoku w:val="0"/>
              <w:autoSpaceDE w:val="0"/>
              <w:autoSpaceDN w:val="0"/>
              <w:adjustRightInd w:val="0"/>
              <w:snapToGrid w:val="0"/>
              <w:spacing w:line="400" w:lineRule="exact"/>
              <w:jc w:val="both"/>
              <w:textAlignment w:val="baseline"/>
              <w:rPr>
                <w:sz w:val="18"/>
              </w:rPr>
            </w:pPr>
          </w:p>
          <w:p w14:paraId="41F6F69C">
            <w:pPr>
              <w:kinsoku w:val="0"/>
              <w:autoSpaceDE w:val="0"/>
              <w:autoSpaceDN w:val="0"/>
              <w:adjustRightInd w:val="0"/>
              <w:snapToGrid w:val="0"/>
              <w:spacing w:line="400" w:lineRule="exact"/>
              <w:jc w:val="both"/>
              <w:textAlignment w:val="baseline"/>
              <w:rPr>
                <w:sz w:val="18"/>
              </w:rPr>
            </w:pPr>
            <w:r>
              <w:rPr>
                <w:rFonts w:hint="eastAsia"/>
                <w:sz w:val="18"/>
              </w:rPr>
              <w:t>edkg:resourceUrl a owl:DatatypeProperty ;</w:t>
            </w:r>
          </w:p>
          <w:p w14:paraId="3A5F8BC6">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edkg:RIitem ;</w:t>
            </w:r>
          </w:p>
          <w:p w14:paraId="7E82013E">
            <w:pPr>
              <w:kinsoku w:val="0"/>
              <w:autoSpaceDE w:val="0"/>
              <w:autoSpaceDN w:val="0"/>
              <w:adjustRightInd w:val="0"/>
              <w:snapToGrid w:val="0"/>
              <w:spacing w:line="400" w:lineRule="exact"/>
              <w:jc w:val="both"/>
              <w:textAlignment w:val="baseline"/>
              <w:rPr>
                <w:sz w:val="18"/>
              </w:rPr>
            </w:pPr>
            <w:r>
              <w:rPr>
                <w:rFonts w:hint="eastAsia"/>
                <w:sz w:val="18"/>
              </w:rPr>
              <w:t xml:space="preserve">    rdfs:range xsd:anyURI .</w:t>
            </w:r>
          </w:p>
          <w:p w14:paraId="5C76B151">
            <w:pPr>
              <w:kinsoku w:val="0"/>
              <w:autoSpaceDE w:val="0"/>
              <w:autoSpaceDN w:val="0"/>
              <w:adjustRightInd w:val="0"/>
              <w:snapToGrid w:val="0"/>
              <w:spacing w:line="400" w:lineRule="exact"/>
              <w:jc w:val="both"/>
              <w:textAlignment w:val="baseline"/>
              <w:rPr>
                <w:sz w:val="18"/>
              </w:rPr>
            </w:pPr>
          </w:p>
          <w:p w14:paraId="507D4BC3">
            <w:pPr>
              <w:kinsoku w:val="0"/>
              <w:autoSpaceDE w:val="0"/>
              <w:autoSpaceDN w:val="0"/>
              <w:adjustRightInd w:val="0"/>
              <w:snapToGrid w:val="0"/>
              <w:spacing w:line="400" w:lineRule="exact"/>
              <w:jc w:val="both"/>
              <w:textAlignment w:val="baseline"/>
              <w:rPr>
                <w:sz w:val="18"/>
              </w:rPr>
            </w:pPr>
            <w:r>
              <w:rPr>
                <w:rFonts w:hint="eastAsia"/>
                <w:sz w:val="18"/>
              </w:rPr>
              <w:t>edkg:resourceFormat a owl:DatatypeProperty ;</w:t>
            </w:r>
          </w:p>
          <w:p w14:paraId="71D061C9">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edkg:RIitem ;</w:t>
            </w:r>
          </w:p>
          <w:p w14:paraId="62445613">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72A7130E">
            <w:pPr>
              <w:kinsoku w:val="0"/>
              <w:autoSpaceDE w:val="0"/>
              <w:autoSpaceDN w:val="0"/>
              <w:adjustRightInd w:val="0"/>
              <w:snapToGrid w:val="0"/>
              <w:spacing w:line="400" w:lineRule="exact"/>
              <w:jc w:val="both"/>
              <w:textAlignment w:val="baseline"/>
              <w:rPr>
                <w:sz w:val="18"/>
              </w:rPr>
            </w:pPr>
          </w:p>
          <w:p w14:paraId="0E92FF78">
            <w:pPr>
              <w:kinsoku w:val="0"/>
              <w:autoSpaceDE w:val="0"/>
              <w:autoSpaceDN w:val="0"/>
              <w:adjustRightInd w:val="0"/>
              <w:snapToGrid w:val="0"/>
              <w:spacing w:line="400" w:lineRule="exact"/>
              <w:jc w:val="both"/>
              <w:textAlignment w:val="baseline"/>
              <w:rPr>
                <w:sz w:val="18"/>
              </w:rPr>
            </w:pPr>
            <w:r>
              <w:rPr>
                <w:rFonts w:hint="eastAsia"/>
                <w:sz w:val="18"/>
              </w:rPr>
              <w:t>#################################################################</w:t>
            </w:r>
          </w:p>
          <w:p w14:paraId="385F49FA">
            <w:pPr>
              <w:kinsoku w:val="0"/>
              <w:autoSpaceDE w:val="0"/>
              <w:autoSpaceDN w:val="0"/>
              <w:adjustRightInd w:val="0"/>
              <w:snapToGrid w:val="0"/>
              <w:spacing w:line="400" w:lineRule="exact"/>
              <w:jc w:val="both"/>
              <w:textAlignment w:val="baseline"/>
              <w:rPr>
                <w:sz w:val="18"/>
              </w:rPr>
            </w:pPr>
            <w:r>
              <w:rPr>
                <w:rFonts w:hint="eastAsia"/>
                <w:sz w:val="18"/>
              </w:rPr>
              <w:t># Pedagogical Rule Properties (KSTAR)</w:t>
            </w:r>
          </w:p>
          <w:p w14:paraId="3AA5DC2E">
            <w:pPr>
              <w:kinsoku w:val="0"/>
              <w:autoSpaceDE w:val="0"/>
              <w:autoSpaceDN w:val="0"/>
              <w:adjustRightInd w:val="0"/>
              <w:snapToGrid w:val="0"/>
              <w:spacing w:line="400" w:lineRule="exact"/>
              <w:jc w:val="both"/>
              <w:textAlignment w:val="baseline"/>
              <w:rPr>
                <w:sz w:val="18"/>
              </w:rPr>
            </w:pPr>
            <w:r>
              <w:rPr>
                <w:rFonts w:hint="eastAsia"/>
                <w:sz w:val="18"/>
              </w:rPr>
              <w:t>#################################################################</w:t>
            </w:r>
          </w:p>
          <w:p w14:paraId="07FC9AD2">
            <w:pPr>
              <w:kinsoku w:val="0"/>
              <w:autoSpaceDE w:val="0"/>
              <w:autoSpaceDN w:val="0"/>
              <w:adjustRightInd w:val="0"/>
              <w:snapToGrid w:val="0"/>
              <w:spacing w:line="400" w:lineRule="exact"/>
              <w:jc w:val="both"/>
              <w:textAlignment w:val="baseline"/>
              <w:rPr>
                <w:sz w:val="18"/>
              </w:rPr>
            </w:pPr>
          </w:p>
          <w:p w14:paraId="00CC100F">
            <w:pPr>
              <w:kinsoku w:val="0"/>
              <w:autoSpaceDE w:val="0"/>
              <w:autoSpaceDN w:val="0"/>
              <w:adjustRightInd w:val="0"/>
              <w:snapToGrid w:val="0"/>
              <w:spacing w:line="400" w:lineRule="exact"/>
              <w:jc w:val="both"/>
              <w:textAlignment w:val="baseline"/>
              <w:rPr>
                <w:sz w:val="18"/>
              </w:rPr>
            </w:pPr>
            <w:r>
              <w:rPr>
                <w:rFonts w:hint="eastAsia"/>
                <w:sz w:val="18"/>
              </w:rPr>
              <w:t>edkg:actorRole a owl:DatatypeProperty ;</w:t>
            </w:r>
          </w:p>
          <w:p w14:paraId="2F90B18B">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5CF7EDC6">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2E69A6D3">
            <w:pPr>
              <w:kinsoku w:val="0"/>
              <w:autoSpaceDE w:val="0"/>
              <w:autoSpaceDN w:val="0"/>
              <w:adjustRightInd w:val="0"/>
              <w:snapToGrid w:val="0"/>
              <w:spacing w:line="400" w:lineRule="exact"/>
              <w:jc w:val="both"/>
              <w:textAlignment w:val="baseline"/>
              <w:rPr>
                <w:sz w:val="18"/>
              </w:rPr>
            </w:pPr>
          </w:p>
          <w:p w14:paraId="2631BF60">
            <w:pPr>
              <w:kinsoku w:val="0"/>
              <w:autoSpaceDE w:val="0"/>
              <w:autoSpaceDN w:val="0"/>
              <w:adjustRightInd w:val="0"/>
              <w:snapToGrid w:val="0"/>
              <w:spacing w:line="400" w:lineRule="exact"/>
              <w:jc w:val="both"/>
              <w:textAlignment w:val="baseline"/>
              <w:rPr>
                <w:sz w:val="18"/>
              </w:rPr>
            </w:pPr>
            <w:r>
              <w:rPr>
                <w:rFonts w:hint="eastAsia"/>
                <w:sz w:val="18"/>
              </w:rPr>
              <w:t>edkg:situation a owl:DatatypeProperty ;</w:t>
            </w:r>
          </w:p>
          <w:p w14:paraId="5D878DBB">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34552031">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40C0C8CC">
            <w:pPr>
              <w:kinsoku w:val="0"/>
              <w:autoSpaceDE w:val="0"/>
              <w:autoSpaceDN w:val="0"/>
              <w:adjustRightInd w:val="0"/>
              <w:snapToGrid w:val="0"/>
              <w:spacing w:line="400" w:lineRule="exact"/>
              <w:jc w:val="both"/>
              <w:textAlignment w:val="baseline"/>
              <w:rPr>
                <w:sz w:val="18"/>
              </w:rPr>
            </w:pPr>
          </w:p>
          <w:p w14:paraId="3EE42183">
            <w:pPr>
              <w:kinsoku w:val="0"/>
              <w:autoSpaceDE w:val="0"/>
              <w:autoSpaceDN w:val="0"/>
              <w:adjustRightInd w:val="0"/>
              <w:snapToGrid w:val="0"/>
              <w:spacing w:line="400" w:lineRule="exact"/>
              <w:jc w:val="both"/>
              <w:textAlignment w:val="baseline"/>
              <w:rPr>
                <w:sz w:val="18"/>
              </w:rPr>
            </w:pPr>
            <w:r>
              <w:rPr>
                <w:rFonts w:hint="eastAsia"/>
                <w:sz w:val="18"/>
              </w:rPr>
              <w:t>edkg:task a owl:DatatypeProperty ;</w:t>
            </w:r>
          </w:p>
          <w:p w14:paraId="50E66B8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32B87BE1">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6A752C0B">
            <w:pPr>
              <w:kinsoku w:val="0"/>
              <w:autoSpaceDE w:val="0"/>
              <w:autoSpaceDN w:val="0"/>
              <w:adjustRightInd w:val="0"/>
              <w:snapToGrid w:val="0"/>
              <w:spacing w:line="400" w:lineRule="exact"/>
              <w:jc w:val="both"/>
              <w:textAlignment w:val="baseline"/>
              <w:rPr>
                <w:sz w:val="18"/>
              </w:rPr>
            </w:pPr>
          </w:p>
          <w:p w14:paraId="2C27A2E0">
            <w:pPr>
              <w:kinsoku w:val="0"/>
              <w:autoSpaceDE w:val="0"/>
              <w:autoSpaceDN w:val="0"/>
              <w:adjustRightInd w:val="0"/>
              <w:snapToGrid w:val="0"/>
              <w:spacing w:line="400" w:lineRule="exact"/>
              <w:jc w:val="both"/>
              <w:textAlignment w:val="baseline"/>
              <w:rPr>
                <w:sz w:val="18"/>
              </w:rPr>
            </w:pPr>
            <w:r>
              <w:rPr>
                <w:rFonts w:hint="eastAsia"/>
                <w:sz w:val="18"/>
              </w:rPr>
              <w:t>edkg:actionPlan a owl:DatatypeProperty ;</w:t>
            </w:r>
          </w:p>
          <w:p w14:paraId="07A02F0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273946EF">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5B63106B">
            <w:pPr>
              <w:kinsoku w:val="0"/>
              <w:autoSpaceDE w:val="0"/>
              <w:autoSpaceDN w:val="0"/>
              <w:adjustRightInd w:val="0"/>
              <w:snapToGrid w:val="0"/>
              <w:spacing w:line="400" w:lineRule="exact"/>
              <w:jc w:val="both"/>
              <w:textAlignment w:val="baseline"/>
              <w:rPr>
                <w:sz w:val="18"/>
              </w:rPr>
            </w:pPr>
          </w:p>
          <w:p w14:paraId="0279D1A9">
            <w:pPr>
              <w:kinsoku w:val="0"/>
              <w:autoSpaceDE w:val="0"/>
              <w:autoSpaceDN w:val="0"/>
              <w:adjustRightInd w:val="0"/>
              <w:snapToGrid w:val="0"/>
              <w:spacing w:line="400" w:lineRule="exact"/>
              <w:jc w:val="both"/>
              <w:textAlignment w:val="baseline"/>
              <w:rPr>
                <w:sz w:val="18"/>
              </w:rPr>
            </w:pPr>
            <w:r>
              <w:rPr>
                <w:rFonts w:hint="eastAsia"/>
                <w:sz w:val="18"/>
              </w:rPr>
              <w:t>edkg:expectedResult a owl:DatatypeProperty ;</w:t>
            </w:r>
          </w:p>
          <w:p w14:paraId="166CEC61">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6BB5109E">
            <w:pPr>
              <w:kinsoku w:val="0"/>
              <w:autoSpaceDE w:val="0"/>
              <w:autoSpaceDN w:val="0"/>
              <w:adjustRightInd w:val="0"/>
              <w:snapToGrid w:val="0"/>
              <w:spacing w:line="400" w:lineRule="exact"/>
              <w:jc w:val="both"/>
              <w:textAlignment w:val="baseline"/>
              <w:rPr>
                <w:sz w:val="18"/>
              </w:rPr>
            </w:pPr>
            <w:r>
              <w:rPr>
                <w:rFonts w:hint="eastAsia"/>
                <w:sz w:val="18"/>
              </w:rPr>
              <w:t xml:space="preserve">    rdfs:range xsd:string .</w:t>
            </w:r>
          </w:p>
          <w:p w14:paraId="1C4B63E7">
            <w:pPr>
              <w:kinsoku w:val="0"/>
              <w:autoSpaceDE w:val="0"/>
              <w:autoSpaceDN w:val="0"/>
              <w:adjustRightInd w:val="0"/>
              <w:snapToGrid w:val="0"/>
              <w:spacing w:line="400" w:lineRule="exact"/>
              <w:jc w:val="both"/>
              <w:textAlignment w:val="baseline"/>
              <w:rPr>
                <w:sz w:val="18"/>
              </w:rPr>
            </w:pPr>
          </w:p>
          <w:p w14:paraId="13445AFB">
            <w:pPr>
              <w:kinsoku w:val="0"/>
              <w:autoSpaceDE w:val="0"/>
              <w:autoSpaceDN w:val="0"/>
              <w:adjustRightInd w:val="0"/>
              <w:snapToGrid w:val="0"/>
              <w:spacing w:line="400" w:lineRule="exact"/>
              <w:jc w:val="both"/>
              <w:textAlignment w:val="baseline"/>
              <w:rPr>
                <w:sz w:val="18"/>
              </w:rPr>
            </w:pPr>
            <w:r>
              <w:rPr>
                <w:rFonts w:hint="eastAsia"/>
                <w:sz w:val="18"/>
              </w:rPr>
              <w:t>#################################################################</w:t>
            </w:r>
          </w:p>
          <w:p w14:paraId="4062FC4A">
            <w:pPr>
              <w:kinsoku w:val="0"/>
              <w:autoSpaceDE w:val="0"/>
              <w:autoSpaceDN w:val="0"/>
              <w:adjustRightInd w:val="0"/>
              <w:snapToGrid w:val="0"/>
              <w:spacing w:line="400" w:lineRule="exact"/>
              <w:jc w:val="both"/>
              <w:textAlignment w:val="baseline"/>
              <w:rPr>
                <w:sz w:val="18"/>
              </w:rPr>
            </w:pPr>
            <w:r>
              <w:rPr>
                <w:rFonts w:hint="eastAsia"/>
                <w:sz w:val="18"/>
              </w:rPr>
              <w:t># Cross-Entity Relationships</w:t>
            </w:r>
          </w:p>
          <w:p w14:paraId="30758A0F">
            <w:pPr>
              <w:kinsoku w:val="0"/>
              <w:autoSpaceDE w:val="0"/>
              <w:autoSpaceDN w:val="0"/>
              <w:adjustRightInd w:val="0"/>
              <w:snapToGrid w:val="0"/>
              <w:spacing w:line="400" w:lineRule="exact"/>
              <w:jc w:val="both"/>
              <w:textAlignment w:val="baseline"/>
              <w:rPr>
                <w:sz w:val="18"/>
              </w:rPr>
            </w:pPr>
            <w:r>
              <w:rPr>
                <w:rFonts w:hint="eastAsia"/>
                <w:sz w:val="18"/>
              </w:rPr>
              <w:t>#################################################################</w:t>
            </w:r>
          </w:p>
          <w:p w14:paraId="283E3FDC">
            <w:pPr>
              <w:kinsoku w:val="0"/>
              <w:autoSpaceDE w:val="0"/>
              <w:autoSpaceDN w:val="0"/>
              <w:adjustRightInd w:val="0"/>
              <w:snapToGrid w:val="0"/>
              <w:spacing w:line="400" w:lineRule="exact"/>
              <w:jc w:val="both"/>
              <w:textAlignment w:val="baseline"/>
              <w:rPr>
                <w:sz w:val="18"/>
              </w:rPr>
            </w:pPr>
          </w:p>
          <w:p w14:paraId="7724AFAA">
            <w:pPr>
              <w:kinsoku w:val="0"/>
              <w:autoSpaceDE w:val="0"/>
              <w:autoSpaceDN w:val="0"/>
              <w:adjustRightInd w:val="0"/>
              <w:snapToGrid w:val="0"/>
              <w:spacing w:line="400" w:lineRule="exact"/>
              <w:jc w:val="both"/>
              <w:textAlignment w:val="baseline"/>
              <w:rPr>
                <w:sz w:val="18"/>
              </w:rPr>
            </w:pPr>
            <w:r>
              <w:rPr>
                <w:rFonts w:hint="eastAsia"/>
                <w:sz w:val="18"/>
              </w:rPr>
              <w:t>edkg:hasLearningPoint a owl:ObjectProperty ;</w:t>
            </w:r>
          </w:p>
          <w:p w14:paraId="5573F74E">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5CE35090">
            <w:pPr>
              <w:kinsoku w:val="0"/>
              <w:autoSpaceDE w:val="0"/>
              <w:autoSpaceDN w:val="0"/>
              <w:adjustRightInd w:val="0"/>
              <w:snapToGrid w:val="0"/>
              <w:spacing w:line="400" w:lineRule="exact"/>
              <w:jc w:val="both"/>
              <w:textAlignment w:val="baseline"/>
              <w:rPr>
                <w:sz w:val="18"/>
              </w:rPr>
            </w:pPr>
            <w:r>
              <w:rPr>
                <w:rFonts w:hint="eastAsia"/>
                <w:sz w:val="18"/>
              </w:rPr>
              <w:t xml:space="preserve">        [</w:t>
            </w:r>
          </w:p>
          <w:p w14:paraId="17968D5D">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05B9F597">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4A0F5C4D">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4A54C386">
            <w:pPr>
              <w:kinsoku w:val="0"/>
              <w:autoSpaceDE w:val="0"/>
              <w:autoSpaceDN w:val="0"/>
              <w:adjustRightInd w:val="0"/>
              <w:snapToGrid w:val="0"/>
              <w:spacing w:line="400" w:lineRule="exact"/>
              <w:jc w:val="both"/>
              <w:textAlignment w:val="baseline"/>
              <w:rPr>
                <w:sz w:val="18"/>
              </w:rPr>
            </w:pPr>
          </w:p>
          <w:p w14:paraId="30DDC572">
            <w:pPr>
              <w:kinsoku w:val="0"/>
              <w:autoSpaceDE w:val="0"/>
              <w:autoSpaceDN w:val="0"/>
              <w:adjustRightInd w:val="0"/>
              <w:snapToGrid w:val="0"/>
              <w:spacing w:line="400" w:lineRule="exact"/>
              <w:jc w:val="both"/>
              <w:textAlignment w:val="baseline"/>
              <w:rPr>
                <w:sz w:val="18"/>
              </w:rPr>
            </w:pPr>
            <w:r>
              <w:rPr>
                <w:rFonts w:hint="eastAsia"/>
                <w:sz w:val="18"/>
              </w:rPr>
              <w:t>edkg:hasResource a owl:ObjectProperty ;</w:t>
            </w:r>
          </w:p>
          <w:p w14:paraId="46EC711E">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77BC6968">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(edkg:LPitem edkg:PRitem)</w:t>
            </w:r>
          </w:p>
          <w:p w14:paraId="1224AF00">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245A3BFD">
            <w:pPr>
              <w:kinsoku w:val="0"/>
              <w:autoSpaceDE w:val="0"/>
              <w:autoSpaceDN w:val="0"/>
              <w:adjustRightInd w:val="0"/>
              <w:snapToGrid w:val="0"/>
              <w:spacing w:line="400" w:lineRule="exact"/>
              <w:jc w:val="both"/>
              <w:textAlignment w:val="baseline"/>
              <w:rPr>
                <w:sz w:val="18"/>
              </w:rPr>
            </w:pPr>
            <w:r>
              <w:rPr>
                <w:rFonts w:hint="eastAsia"/>
                <w:sz w:val="18"/>
              </w:rPr>
              <w:t xml:space="preserve">    rdfs:range edkg:RIitem .</w:t>
            </w:r>
          </w:p>
          <w:p w14:paraId="34BC1A19">
            <w:pPr>
              <w:kinsoku w:val="0"/>
              <w:autoSpaceDE w:val="0"/>
              <w:autoSpaceDN w:val="0"/>
              <w:adjustRightInd w:val="0"/>
              <w:snapToGrid w:val="0"/>
              <w:spacing w:line="400" w:lineRule="exact"/>
              <w:jc w:val="both"/>
              <w:textAlignment w:val="baseline"/>
              <w:rPr>
                <w:sz w:val="18"/>
              </w:rPr>
            </w:pPr>
          </w:p>
          <w:p w14:paraId="2F420BF9">
            <w:pPr>
              <w:kinsoku w:val="0"/>
              <w:autoSpaceDE w:val="0"/>
              <w:autoSpaceDN w:val="0"/>
              <w:adjustRightInd w:val="0"/>
              <w:snapToGrid w:val="0"/>
              <w:spacing w:line="400" w:lineRule="exact"/>
              <w:jc w:val="both"/>
              <w:textAlignment w:val="baseline"/>
              <w:rPr>
                <w:sz w:val="18"/>
              </w:rPr>
            </w:pPr>
            <w:r>
              <w:rPr>
                <w:rFonts w:hint="eastAsia"/>
                <w:sz w:val="18"/>
              </w:rPr>
              <w:t>edkg:hasPedagogicalRule a owl:ObjectProperty ;</w:t>
            </w:r>
          </w:p>
          <w:p w14:paraId="13D20F99">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7CAD26A3">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(edkg:LPitem edkg:RIitem)</w:t>
            </w:r>
          </w:p>
          <w:p w14:paraId="19B0350D">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17EFF4B0">
            <w:pPr>
              <w:kinsoku w:val="0"/>
              <w:autoSpaceDE w:val="0"/>
              <w:autoSpaceDN w:val="0"/>
              <w:adjustRightInd w:val="0"/>
              <w:snapToGrid w:val="0"/>
              <w:spacing w:line="400" w:lineRule="exact"/>
              <w:jc w:val="both"/>
              <w:textAlignment w:val="baseline"/>
              <w:rPr>
                <w:sz w:val="18"/>
              </w:rPr>
            </w:pPr>
            <w:r>
              <w:rPr>
                <w:rFonts w:hint="eastAsia"/>
                <w:sz w:val="18"/>
              </w:rPr>
              <w:t xml:space="preserve">    rdfs:range edkg:PRitem .</w:t>
            </w:r>
          </w:p>
          <w:p w14:paraId="6B8AC9EB">
            <w:pPr>
              <w:kinsoku w:val="0"/>
              <w:autoSpaceDE w:val="0"/>
              <w:autoSpaceDN w:val="0"/>
              <w:adjustRightInd w:val="0"/>
              <w:snapToGrid w:val="0"/>
              <w:spacing w:line="400" w:lineRule="exact"/>
              <w:jc w:val="both"/>
              <w:textAlignment w:val="baseline"/>
              <w:rPr>
                <w:sz w:val="18"/>
              </w:rPr>
            </w:pPr>
          </w:p>
          <w:p w14:paraId="46712F3C">
            <w:pPr>
              <w:kinsoku w:val="0"/>
              <w:autoSpaceDE w:val="0"/>
              <w:autoSpaceDN w:val="0"/>
              <w:adjustRightInd w:val="0"/>
              <w:snapToGrid w:val="0"/>
              <w:spacing w:line="400" w:lineRule="exact"/>
              <w:jc w:val="both"/>
              <w:textAlignment w:val="baseline"/>
              <w:rPr>
                <w:sz w:val="18"/>
              </w:rPr>
            </w:pPr>
            <w:r>
              <w:rPr>
                <w:rFonts w:hint="eastAsia"/>
                <w:sz w:val="18"/>
              </w:rPr>
              <w:t>edkg:appliesTo a owl:ObjectProperty ;</w:t>
            </w:r>
          </w:p>
          <w:p w14:paraId="7F2DFC2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edkg:PRitem ;</w:t>
            </w:r>
          </w:p>
          <w:p w14:paraId="222FE2A0">
            <w:pPr>
              <w:kinsoku w:val="0"/>
              <w:autoSpaceDE w:val="0"/>
              <w:autoSpaceDN w:val="0"/>
              <w:adjustRightInd w:val="0"/>
              <w:snapToGrid w:val="0"/>
              <w:spacing w:line="400" w:lineRule="exact"/>
              <w:jc w:val="both"/>
              <w:textAlignment w:val="baseline"/>
              <w:rPr>
                <w:sz w:val="18"/>
              </w:rPr>
            </w:pPr>
            <w:r>
              <w:rPr>
                <w:rFonts w:hint="eastAsia"/>
                <w:sz w:val="18"/>
              </w:rPr>
              <w:t xml:space="preserve">    rdfs:range [</w:t>
            </w:r>
          </w:p>
          <w:p w14:paraId="2215E846">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(edkg:LPitem edkg:RIitem)</w:t>
            </w:r>
          </w:p>
          <w:p w14:paraId="3D7C783B">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6B1D4F1D">
            <w:pPr>
              <w:kinsoku w:val="0"/>
              <w:autoSpaceDE w:val="0"/>
              <w:autoSpaceDN w:val="0"/>
              <w:adjustRightInd w:val="0"/>
              <w:snapToGrid w:val="0"/>
              <w:spacing w:line="400" w:lineRule="exact"/>
              <w:jc w:val="both"/>
              <w:textAlignment w:val="baseline"/>
              <w:rPr>
                <w:sz w:val="18"/>
              </w:rPr>
            </w:pPr>
            <w:r>
              <w:rPr>
                <w:rFonts w:hint="eastAsia"/>
                <w:sz w:val="18"/>
              </w:rPr>
              <w:t xml:space="preserve">    owl:inverseOf edkg:hasPedagogicalRule .</w:t>
            </w:r>
          </w:p>
          <w:p w14:paraId="5E710A03">
            <w:pPr>
              <w:kinsoku w:val="0"/>
              <w:autoSpaceDE w:val="0"/>
              <w:autoSpaceDN w:val="0"/>
              <w:adjustRightInd w:val="0"/>
              <w:snapToGrid w:val="0"/>
              <w:spacing w:line="400" w:lineRule="exact"/>
              <w:jc w:val="both"/>
              <w:textAlignment w:val="baseline"/>
              <w:rPr>
                <w:sz w:val="18"/>
              </w:rPr>
            </w:pPr>
          </w:p>
          <w:p w14:paraId="319A064F">
            <w:pPr>
              <w:kinsoku w:val="0"/>
              <w:autoSpaceDE w:val="0"/>
              <w:autoSpaceDN w:val="0"/>
              <w:adjustRightInd w:val="0"/>
              <w:snapToGrid w:val="0"/>
              <w:spacing w:line="400" w:lineRule="exact"/>
              <w:jc w:val="both"/>
              <w:textAlignment w:val="baseline"/>
              <w:rPr>
                <w:sz w:val="18"/>
              </w:rPr>
            </w:pPr>
            <w:r>
              <w:rPr>
                <w:rFonts w:hint="eastAsia"/>
                <w:sz w:val="18"/>
              </w:rPr>
              <w:t>#################################################################</w:t>
            </w:r>
          </w:p>
          <w:p w14:paraId="7CF0C9C8">
            <w:pPr>
              <w:kinsoku w:val="0"/>
              <w:autoSpaceDE w:val="0"/>
              <w:autoSpaceDN w:val="0"/>
              <w:adjustRightInd w:val="0"/>
              <w:snapToGrid w:val="0"/>
              <w:spacing w:line="400" w:lineRule="exact"/>
              <w:jc w:val="both"/>
              <w:textAlignment w:val="baseline"/>
              <w:rPr>
                <w:sz w:val="18"/>
              </w:rPr>
            </w:pPr>
            <w:r>
              <w:rPr>
                <w:rFonts w:hint="eastAsia"/>
                <w:sz w:val="18"/>
              </w:rPr>
              <w:t># Disciplinary Properties for Domain-Specific Relationships</w:t>
            </w:r>
          </w:p>
          <w:p w14:paraId="3C79E9A1">
            <w:pPr>
              <w:kinsoku w:val="0"/>
              <w:autoSpaceDE w:val="0"/>
              <w:autoSpaceDN w:val="0"/>
              <w:adjustRightInd w:val="0"/>
              <w:snapToGrid w:val="0"/>
              <w:spacing w:line="400" w:lineRule="exact"/>
              <w:jc w:val="both"/>
              <w:textAlignment w:val="baseline"/>
              <w:rPr>
                <w:sz w:val="18"/>
              </w:rPr>
            </w:pPr>
            <w:r>
              <w:rPr>
                <w:rFonts w:hint="eastAsia"/>
                <w:sz w:val="18"/>
              </w:rPr>
              <w:t>#################################################################</w:t>
            </w:r>
          </w:p>
          <w:p w14:paraId="2C049597">
            <w:pPr>
              <w:kinsoku w:val="0"/>
              <w:autoSpaceDE w:val="0"/>
              <w:autoSpaceDN w:val="0"/>
              <w:adjustRightInd w:val="0"/>
              <w:snapToGrid w:val="0"/>
              <w:spacing w:line="400" w:lineRule="exact"/>
              <w:jc w:val="both"/>
              <w:textAlignment w:val="baseline"/>
              <w:rPr>
                <w:sz w:val="18"/>
              </w:rPr>
            </w:pPr>
          </w:p>
          <w:p w14:paraId="46EB7C00">
            <w:pPr>
              <w:kinsoku w:val="0"/>
              <w:autoSpaceDE w:val="0"/>
              <w:autoSpaceDN w:val="0"/>
              <w:adjustRightInd w:val="0"/>
              <w:snapToGrid w:val="0"/>
              <w:spacing w:line="400" w:lineRule="exact"/>
              <w:jc w:val="both"/>
              <w:textAlignment w:val="baseline"/>
              <w:rPr>
                <w:sz w:val="18"/>
              </w:rPr>
            </w:pPr>
            <w:r>
              <w:rPr>
                <w:rFonts w:hint="eastAsia"/>
                <w:sz w:val="18"/>
              </w:rPr>
              <w:t>edkg:DisciplinaryProperty rdfs:subClassOf owl:ObjectProperty ;</w:t>
            </w:r>
          </w:p>
          <w:p w14:paraId="5300E40A">
            <w:pPr>
              <w:kinsoku w:val="0"/>
              <w:autoSpaceDE w:val="0"/>
              <w:autoSpaceDN w:val="0"/>
              <w:adjustRightInd w:val="0"/>
              <w:snapToGrid w:val="0"/>
              <w:spacing w:line="400" w:lineRule="exact"/>
              <w:jc w:val="both"/>
              <w:textAlignment w:val="baseline"/>
              <w:rPr>
                <w:sz w:val="18"/>
              </w:rPr>
            </w:pPr>
            <w:r>
              <w:rPr>
                <w:rFonts w:hint="eastAsia"/>
                <w:sz w:val="18"/>
              </w:rPr>
              <w:t xml:space="preserve">    rdfs:domain edkg:LPitem ;</w:t>
            </w:r>
          </w:p>
          <w:p w14:paraId="64393DE1">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307D050">
            <w:pPr>
              <w:kinsoku w:val="0"/>
              <w:autoSpaceDE w:val="0"/>
              <w:autoSpaceDN w:val="0"/>
              <w:adjustRightInd w:val="0"/>
              <w:snapToGrid w:val="0"/>
              <w:spacing w:line="400" w:lineRule="exact"/>
              <w:jc w:val="both"/>
              <w:textAlignment w:val="baseline"/>
              <w:rPr>
                <w:sz w:val="18"/>
              </w:rPr>
            </w:pPr>
            <w:r>
              <w:rPr>
                <w:rFonts w:hint="eastAsia"/>
                <w:sz w:val="18"/>
              </w:rPr>
              <w:t xml:space="preserve">    rdfs:label "Disciplinary Property" ;</w:t>
            </w:r>
          </w:p>
          <w:p w14:paraId="5DCF2BEE">
            <w:pPr>
              <w:kinsoku w:val="0"/>
              <w:autoSpaceDE w:val="0"/>
              <w:autoSpaceDN w:val="0"/>
              <w:adjustRightInd w:val="0"/>
              <w:snapToGrid w:val="0"/>
              <w:spacing w:line="400" w:lineRule="exact"/>
              <w:jc w:val="both"/>
              <w:textAlignment w:val="baseline"/>
              <w:rPr>
                <w:sz w:val="18"/>
              </w:rPr>
            </w:pPr>
            <w:r>
              <w:rPr>
                <w:rFonts w:hint="eastAsia"/>
                <w:sz w:val="18"/>
              </w:rPr>
              <w:t xml:space="preserve">    rdfs:comment "Base class for domain-specific relationships between learning points" .</w:t>
            </w:r>
          </w:p>
          <w:p w14:paraId="6FD5435E">
            <w:pPr>
              <w:kinsoku w:val="0"/>
              <w:autoSpaceDE w:val="0"/>
              <w:autoSpaceDN w:val="0"/>
              <w:adjustRightInd w:val="0"/>
              <w:snapToGrid w:val="0"/>
              <w:spacing w:line="400" w:lineRule="exact"/>
              <w:jc w:val="both"/>
              <w:textAlignment w:val="baseline"/>
              <w:rPr>
                <w:sz w:val="18"/>
              </w:rPr>
            </w:pPr>
          </w:p>
          <w:p w14:paraId="6386724B">
            <w:pPr>
              <w:kinsoku w:val="0"/>
              <w:autoSpaceDE w:val="0"/>
              <w:autoSpaceDN w:val="0"/>
              <w:adjustRightInd w:val="0"/>
              <w:snapToGrid w:val="0"/>
              <w:spacing w:line="400" w:lineRule="exact"/>
              <w:jc w:val="both"/>
              <w:textAlignment w:val="baseline"/>
              <w:rPr>
                <w:sz w:val="18"/>
              </w:rPr>
            </w:pPr>
            <w:r>
              <w:rPr>
                <w:rFonts w:hint="eastAsia"/>
                <w:sz w:val="18"/>
              </w:rPr>
              <w:t>#################################################################</w:t>
            </w:r>
          </w:p>
          <w:p w14:paraId="37DB9EE8">
            <w:pPr>
              <w:kinsoku w:val="0"/>
              <w:autoSpaceDE w:val="0"/>
              <w:autoSpaceDN w:val="0"/>
              <w:adjustRightInd w:val="0"/>
              <w:snapToGrid w:val="0"/>
              <w:spacing w:line="400" w:lineRule="exact"/>
              <w:jc w:val="both"/>
              <w:textAlignment w:val="baseline"/>
              <w:rPr>
                <w:sz w:val="18"/>
              </w:rPr>
            </w:pPr>
            <w:r>
              <w:rPr>
                <w:rFonts w:hint="eastAsia"/>
                <w:sz w:val="18"/>
              </w:rPr>
              <w:t># Standard Relationship Type Properties</w:t>
            </w:r>
          </w:p>
          <w:p w14:paraId="7F6C0730">
            <w:pPr>
              <w:kinsoku w:val="0"/>
              <w:autoSpaceDE w:val="0"/>
              <w:autoSpaceDN w:val="0"/>
              <w:adjustRightInd w:val="0"/>
              <w:snapToGrid w:val="0"/>
              <w:spacing w:line="400" w:lineRule="exact"/>
              <w:jc w:val="both"/>
              <w:textAlignment w:val="baseline"/>
              <w:rPr>
                <w:sz w:val="18"/>
              </w:rPr>
            </w:pPr>
            <w:r>
              <w:rPr>
                <w:rFonts w:hint="eastAsia"/>
                <w:sz w:val="18"/>
              </w:rPr>
              <w:t>#################################################################</w:t>
            </w:r>
          </w:p>
          <w:p w14:paraId="6E5CC5A1">
            <w:pPr>
              <w:kinsoku w:val="0"/>
              <w:autoSpaceDE w:val="0"/>
              <w:autoSpaceDN w:val="0"/>
              <w:adjustRightInd w:val="0"/>
              <w:snapToGrid w:val="0"/>
              <w:spacing w:line="400" w:lineRule="exact"/>
              <w:jc w:val="both"/>
              <w:textAlignment w:val="baseline"/>
              <w:rPr>
                <w:sz w:val="18"/>
              </w:rPr>
            </w:pPr>
          </w:p>
          <w:p w14:paraId="7816A1CD">
            <w:pPr>
              <w:kinsoku w:val="0"/>
              <w:autoSpaceDE w:val="0"/>
              <w:autoSpaceDN w:val="0"/>
              <w:adjustRightInd w:val="0"/>
              <w:snapToGrid w:val="0"/>
              <w:spacing w:line="400" w:lineRule="exact"/>
              <w:jc w:val="both"/>
              <w:textAlignment w:val="baseline"/>
              <w:rPr>
                <w:sz w:val="18"/>
              </w:rPr>
            </w:pPr>
            <w:r>
              <w:rPr>
                <w:rFonts w:hint="eastAsia"/>
                <w:sz w:val="18"/>
              </w:rPr>
              <w:t># Define specific relationship type properties</w:t>
            </w:r>
          </w:p>
          <w:p w14:paraId="174A4078">
            <w:pPr>
              <w:kinsoku w:val="0"/>
              <w:autoSpaceDE w:val="0"/>
              <w:autoSpaceDN w:val="0"/>
              <w:adjustRightInd w:val="0"/>
              <w:snapToGrid w:val="0"/>
              <w:spacing w:line="400" w:lineRule="exact"/>
              <w:jc w:val="both"/>
              <w:textAlignment w:val="baseline"/>
              <w:rPr>
                <w:sz w:val="18"/>
              </w:rPr>
            </w:pPr>
            <w:r>
              <w:rPr>
                <w:rFonts w:hint="eastAsia"/>
                <w:sz w:val="18"/>
              </w:rPr>
              <w:t>edkg:contains a owl:ObjectProperty ;</w:t>
            </w:r>
          </w:p>
          <w:p w14:paraId="1697ECF9">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5D6ADAD5">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6759F711">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01683147">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15372C10">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0A22F4B">
            <w:pPr>
              <w:kinsoku w:val="0"/>
              <w:autoSpaceDE w:val="0"/>
              <w:autoSpaceDN w:val="0"/>
              <w:adjustRightInd w:val="0"/>
              <w:snapToGrid w:val="0"/>
              <w:spacing w:line="400" w:lineRule="exact"/>
              <w:jc w:val="both"/>
              <w:textAlignment w:val="baseline"/>
              <w:rPr>
                <w:sz w:val="18"/>
              </w:rPr>
            </w:pPr>
            <w:r>
              <w:rPr>
                <w:rFonts w:hint="eastAsia"/>
                <w:sz w:val="18"/>
              </w:rPr>
              <w:t xml:space="preserve">    rdfs:label "contains" ;</w:t>
            </w:r>
          </w:p>
          <w:p w14:paraId="68FD082E">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contains another as a component" .</w:t>
            </w:r>
          </w:p>
          <w:p w14:paraId="4E2FAA2F">
            <w:pPr>
              <w:kinsoku w:val="0"/>
              <w:autoSpaceDE w:val="0"/>
              <w:autoSpaceDN w:val="0"/>
              <w:adjustRightInd w:val="0"/>
              <w:snapToGrid w:val="0"/>
              <w:spacing w:line="400" w:lineRule="exact"/>
              <w:jc w:val="both"/>
              <w:textAlignment w:val="baseline"/>
              <w:rPr>
                <w:sz w:val="18"/>
              </w:rPr>
            </w:pPr>
          </w:p>
          <w:p w14:paraId="15A0B620">
            <w:pPr>
              <w:kinsoku w:val="0"/>
              <w:autoSpaceDE w:val="0"/>
              <w:autoSpaceDN w:val="0"/>
              <w:adjustRightInd w:val="0"/>
              <w:snapToGrid w:val="0"/>
              <w:spacing w:line="400" w:lineRule="exact"/>
              <w:jc w:val="both"/>
              <w:textAlignment w:val="baseline"/>
              <w:rPr>
                <w:sz w:val="18"/>
              </w:rPr>
            </w:pPr>
            <w:r>
              <w:rPr>
                <w:rFonts w:hint="eastAsia"/>
                <w:sz w:val="18"/>
              </w:rPr>
              <w:t>edkg:supports a owl:ObjectProperty ;</w:t>
            </w:r>
          </w:p>
          <w:p w14:paraId="5177B66D">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789E5467">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6D18E754">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6F6F81B7">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23D04198">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7711E4B">
            <w:pPr>
              <w:kinsoku w:val="0"/>
              <w:autoSpaceDE w:val="0"/>
              <w:autoSpaceDN w:val="0"/>
              <w:adjustRightInd w:val="0"/>
              <w:snapToGrid w:val="0"/>
              <w:spacing w:line="400" w:lineRule="exact"/>
              <w:jc w:val="both"/>
              <w:textAlignment w:val="baseline"/>
              <w:rPr>
                <w:sz w:val="18"/>
              </w:rPr>
            </w:pPr>
            <w:r>
              <w:rPr>
                <w:rFonts w:hint="eastAsia"/>
                <w:sz w:val="18"/>
              </w:rPr>
              <w:t xml:space="preserve">    rdfs:label "supports" ;</w:t>
            </w:r>
          </w:p>
          <w:p w14:paraId="19A3CDF5">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provides supporting content for another" .</w:t>
            </w:r>
          </w:p>
          <w:p w14:paraId="3C20F803">
            <w:pPr>
              <w:kinsoku w:val="0"/>
              <w:autoSpaceDE w:val="0"/>
              <w:autoSpaceDN w:val="0"/>
              <w:adjustRightInd w:val="0"/>
              <w:snapToGrid w:val="0"/>
              <w:spacing w:line="400" w:lineRule="exact"/>
              <w:jc w:val="both"/>
              <w:textAlignment w:val="baseline"/>
              <w:rPr>
                <w:sz w:val="18"/>
              </w:rPr>
            </w:pPr>
          </w:p>
          <w:p w14:paraId="57D753EB">
            <w:pPr>
              <w:kinsoku w:val="0"/>
              <w:autoSpaceDE w:val="0"/>
              <w:autoSpaceDN w:val="0"/>
              <w:adjustRightInd w:val="0"/>
              <w:snapToGrid w:val="0"/>
              <w:spacing w:line="400" w:lineRule="exact"/>
              <w:jc w:val="both"/>
              <w:textAlignment w:val="baseline"/>
              <w:rPr>
                <w:sz w:val="18"/>
              </w:rPr>
            </w:pPr>
            <w:r>
              <w:rPr>
                <w:rFonts w:hint="eastAsia"/>
                <w:sz w:val="18"/>
              </w:rPr>
              <w:t>edkg:implements a owl:ObjectProperty ;</w:t>
            </w:r>
          </w:p>
          <w:p w14:paraId="7ABB4D7D">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7E989C8F">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3FBB065F">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04F03E10">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0F898D3C">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2AFBEAB9">
            <w:pPr>
              <w:kinsoku w:val="0"/>
              <w:autoSpaceDE w:val="0"/>
              <w:autoSpaceDN w:val="0"/>
              <w:adjustRightInd w:val="0"/>
              <w:snapToGrid w:val="0"/>
              <w:spacing w:line="400" w:lineRule="exact"/>
              <w:jc w:val="both"/>
              <w:textAlignment w:val="baseline"/>
              <w:rPr>
                <w:sz w:val="18"/>
              </w:rPr>
            </w:pPr>
            <w:r>
              <w:rPr>
                <w:rFonts w:hint="eastAsia"/>
                <w:sz w:val="18"/>
              </w:rPr>
              <w:t xml:space="preserve">    rdfs:label "implements" ;</w:t>
            </w:r>
          </w:p>
          <w:p w14:paraId="1D689054">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implements the guidelines of another" .</w:t>
            </w:r>
          </w:p>
          <w:p w14:paraId="4F75A72E">
            <w:pPr>
              <w:kinsoku w:val="0"/>
              <w:autoSpaceDE w:val="0"/>
              <w:autoSpaceDN w:val="0"/>
              <w:adjustRightInd w:val="0"/>
              <w:snapToGrid w:val="0"/>
              <w:spacing w:line="400" w:lineRule="exact"/>
              <w:jc w:val="both"/>
              <w:textAlignment w:val="baseline"/>
              <w:rPr>
                <w:sz w:val="18"/>
              </w:rPr>
            </w:pPr>
          </w:p>
          <w:p w14:paraId="6F9B602E">
            <w:pPr>
              <w:kinsoku w:val="0"/>
              <w:autoSpaceDE w:val="0"/>
              <w:autoSpaceDN w:val="0"/>
              <w:adjustRightInd w:val="0"/>
              <w:snapToGrid w:val="0"/>
              <w:spacing w:line="400" w:lineRule="exact"/>
              <w:jc w:val="both"/>
              <w:textAlignment w:val="baseline"/>
              <w:rPr>
                <w:sz w:val="18"/>
              </w:rPr>
            </w:pPr>
            <w:r>
              <w:rPr>
                <w:rFonts w:hint="eastAsia"/>
                <w:sz w:val="18"/>
              </w:rPr>
              <w:t>edkg:demonstrates a owl:ObjectProperty ;</w:t>
            </w:r>
          </w:p>
          <w:p w14:paraId="36C5C810">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5C98D152">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6DA329E0">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278A7694">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05F3DD84">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7785CAF2">
            <w:pPr>
              <w:kinsoku w:val="0"/>
              <w:autoSpaceDE w:val="0"/>
              <w:autoSpaceDN w:val="0"/>
              <w:adjustRightInd w:val="0"/>
              <w:snapToGrid w:val="0"/>
              <w:spacing w:line="400" w:lineRule="exact"/>
              <w:jc w:val="both"/>
              <w:textAlignment w:val="baseline"/>
              <w:rPr>
                <w:sz w:val="18"/>
              </w:rPr>
            </w:pPr>
            <w:r>
              <w:rPr>
                <w:rFonts w:hint="eastAsia"/>
                <w:sz w:val="18"/>
              </w:rPr>
              <w:t xml:space="preserve">    rdfs:label "demonstrates" ;</w:t>
            </w:r>
          </w:p>
          <w:p w14:paraId="62C79661">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demonstrates the skills or knowledge of another" .</w:t>
            </w:r>
          </w:p>
          <w:p w14:paraId="1DE0F9CE">
            <w:pPr>
              <w:kinsoku w:val="0"/>
              <w:autoSpaceDE w:val="0"/>
              <w:autoSpaceDN w:val="0"/>
              <w:adjustRightInd w:val="0"/>
              <w:snapToGrid w:val="0"/>
              <w:spacing w:line="400" w:lineRule="exact"/>
              <w:jc w:val="both"/>
              <w:textAlignment w:val="baseline"/>
              <w:rPr>
                <w:sz w:val="18"/>
              </w:rPr>
            </w:pPr>
          </w:p>
          <w:p w14:paraId="5ADC2342">
            <w:pPr>
              <w:kinsoku w:val="0"/>
              <w:autoSpaceDE w:val="0"/>
              <w:autoSpaceDN w:val="0"/>
              <w:adjustRightInd w:val="0"/>
              <w:snapToGrid w:val="0"/>
              <w:spacing w:line="400" w:lineRule="exact"/>
              <w:jc w:val="both"/>
              <w:textAlignment w:val="baseline"/>
              <w:rPr>
                <w:sz w:val="18"/>
              </w:rPr>
            </w:pPr>
            <w:r>
              <w:rPr>
                <w:rFonts w:hint="eastAsia"/>
                <w:sz w:val="18"/>
              </w:rPr>
              <w:t>edkg:explains a owl:ObjectProperty ;</w:t>
            </w:r>
          </w:p>
          <w:p w14:paraId="4A41897F">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4F44A3E7">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1750BBCC">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0F4143A6">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55CCF62B">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330CB8AC">
            <w:pPr>
              <w:kinsoku w:val="0"/>
              <w:autoSpaceDE w:val="0"/>
              <w:autoSpaceDN w:val="0"/>
              <w:adjustRightInd w:val="0"/>
              <w:snapToGrid w:val="0"/>
              <w:spacing w:line="400" w:lineRule="exact"/>
              <w:jc w:val="both"/>
              <w:textAlignment w:val="baseline"/>
              <w:rPr>
                <w:sz w:val="18"/>
              </w:rPr>
            </w:pPr>
            <w:r>
              <w:rPr>
                <w:rFonts w:hint="eastAsia"/>
                <w:sz w:val="18"/>
              </w:rPr>
              <w:t xml:space="preserve">    rdfs:label "explains" ;</w:t>
            </w:r>
          </w:p>
          <w:p w14:paraId="0A156B4A">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explains the concepts of another" .</w:t>
            </w:r>
          </w:p>
          <w:p w14:paraId="72C1B053">
            <w:pPr>
              <w:kinsoku w:val="0"/>
              <w:autoSpaceDE w:val="0"/>
              <w:autoSpaceDN w:val="0"/>
              <w:adjustRightInd w:val="0"/>
              <w:snapToGrid w:val="0"/>
              <w:spacing w:line="400" w:lineRule="exact"/>
              <w:jc w:val="both"/>
              <w:textAlignment w:val="baseline"/>
              <w:rPr>
                <w:sz w:val="18"/>
              </w:rPr>
            </w:pPr>
          </w:p>
          <w:p w14:paraId="0B965412">
            <w:pPr>
              <w:kinsoku w:val="0"/>
              <w:autoSpaceDE w:val="0"/>
              <w:autoSpaceDN w:val="0"/>
              <w:adjustRightInd w:val="0"/>
              <w:snapToGrid w:val="0"/>
              <w:spacing w:line="400" w:lineRule="exact"/>
              <w:jc w:val="both"/>
              <w:textAlignment w:val="baseline"/>
              <w:rPr>
                <w:sz w:val="18"/>
              </w:rPr>
            </w:pPr>
            <w:r>
              <w:rPr>
                <w:rFonts w:hint="eastAsia"/>
                <w:sz w:val="18"/>
              </w:rPr>
              <w:t>edkg:practices a owl:ObjectProperty ;</w:t>
            </w:r>
          </w:p>
          <w:p w14:paraId="2123EA04">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79D56D1F">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0BC83E05">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1BFFEDC1">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4450D7D6">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6C74F499">
            <w:pPr>
              <w:kinsoku w:val="0"/>
              <w:autoSpaceDE w:val="0"/>
              <w:autoSpaceDN w:val="0"/>
              <w:adjustRightInd w:val="0"/>
              <w:snapToGrid w:val="0"/>
              <w:spacing w:line="400" w:lineRule="exact"/>
              <w:jc w:val="both"/>
              <w:textAlignment w:val="baseline"/>
              <w:rPr>
                <w:sz w:val="18"/>
              </w:rPr>
            </w:pPr>
            <w:r>
              <w:rPr>
                <w:rFonts w:hint="eastAsia"/>
                <w:sz w:val="18"/>
              </w:rPr>
              <w:t xml:space="preserve">    rdfs:label "practices" ;</w:t>
            </w:r>
          </w:p>
          <w:p w14:paraId="5DD872D6">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provides practice for another" .</w:t>
            </w:r>
          </w:p>
          <w:p w14:paraId="53BA7340">
            <w:pPr>
              <w:kinsoku w:val="0"/>
              <w:autoSpaceDE w:val="0"/>
              <w:autoSpaceDN w:val="0"/>
              <w:adjustRightInd w:val="0"/>
              <w:snapToGrid w:val="0"/>
              <w:spacing w:line="400" w:lineRule="exact"/>
              <w:jc w:val="both"/>
              <w:textAlignment w:val="baseline"/>
              <w:rPr>
                <w:sz w:val="18"/>
              </w:rPr>
            </w:pPr>
          </w:p>
          <w:p w14:paraId="32E45397">
            <w:pPr>
              <w:kinsoku w:val="0"/>
              <w:autoSpaceDE w:val="0"/>
              <w:autoSpaceDN w:val="0"/>
              <w:adjustRightInd w:val="0"/>
              <w:snapToGrid w:val="0"/>
              <w:spacing w:line="400" w:lineRule="exact"/>
              <w:jc w:val="both"/>
              <w:textAlignment w:val="baseline"/>
              <w:rPr>
                <w:sz w:val="18"/>
              </w:rPr>
            </w:pPr>
            <w:r>
              <w:rPr>
                <w:rFonts w:hint="eastAsia"/>
                <w:sz w:val="18"/>
              </w:rPr>
              <w:t>edkg:assesses a owl:ObjectProperty ;</w:t>
            </w:r>
          </w:p>
          <w:p w14:paraId="7C678C90">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2B885FCF">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29D04677">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362C1AE6">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5510B0F6">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7C61AB2D">
            <w:pPr>
              <w:kinsoku w:val="0"/>
              <w:autoSpaceDE w:val="0"/>
              <w:autoSpaceDN w:val="0"/>
              <w:adjustRightInd w:val="0"/>
              <w:snapToGrid w:val="0"/>
              <w:spacing w:line="400" w:lineRule="exact"/>
              <w:jc w:val="both"/>
              <w:textAlignment w:val="baseline"/>
              <w:rPr>
                <w:sz w:val="18"/>
              </w:rPr>
            </w:pPr>
            <w:r>
              <w:rPr>
                <w:rFonts w:hint="eastAsia"/>
                <w:sz w:val="18"/>
              </w:rPr>
              <w:t xml:space="preserve">    rdfs:label "assesses" ;</w:t>
            </w:r>
          </w:p>
          <w:p w14:paraId="49F0C712">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assesses the knowledge or skills of another" .</w:t>
            </w:r>
          </w:p>
          <w:p w14:paraId="3511E2C5">
            <w:pPr>
              <w:kinsoku w:val="0"/>
              <w:autoSpaceDE w:val="0"/>
              <w:autoSpaceDN w:val="0"/>
              <w:adjustRightInd w:val="0"/>
              <w:snapToGrid w:val="0"/>
              <w:spacing w:line="400" w:lineRule="exact"/>
              <w:jc w:val="both"/>
              <w:textAlignment w:val="baseline"/>
              <w:rPr>
                <w:sz w:val="18"/>
              </w:rPr>
            </w:pPr>
          </w:p>
          <w:p w14:paraId="0A356242">
            <w:pPr>
              <w:kinsoku w:val="0"/>
              <w:autoSpaceDE w:val="0"/>
              <w:autoSpaceDN w:val="0"/>
              <w:adjustRightInd w:val="0"/>
              <w:snapToGrid w:val="0"/>
              <w:spacing w:line="400" w:lineRule="exact"/>
              <w:jc w:val="both"/>
              <w:textAlignment w:val="baseline"/>
              <w:rPr>
                <w:sz w:val="18"/>
              </w:rPr>
            </w:pPr>
            <w:r>
              <w:rPr>
                <w:rFonts w:hint="eastAsia"/>
                <w:sz w:val="18"/>
              </w:rPr>
              <w:t>edkg:extends a owl:ObjectProperty ;</w:t>
            </w:r>
          </w:p>
          <w:p w14:paraId="3D07246A">
            <w:pPr>
              <w:kinsoku w:val="0"/>
              <w:autoSpaceDE w:val="0"/>
              <w:autoSpaceDN w:val="0"/>
              <w:adjustRightInd w:val="0"/>
              <w:snapToGrid w:val="0"/>
              <w:spacing w:line="400" w:lineRule="exact"/>
              <w:jc w:val="both"/>
              <w:textAlignment w:val="baseline"/>
              <w:rPr>
                <w:sz w:val="18"/>
              </w:rPr>
            </w:pPr>
            <w:r>
              <w:rPr>
                <w:rFonts w:hint="eastAsia"/>
                <w:sz w:val="18"/>
              </w:rPr>
              <w:t xml:space="preserve">    rdfs:subPropertyOf edkg:hasLearningPoint ;</w:t>
            </w:r>
          </w:p>
          <w:p w14:paraId="560CD750">
            <w:pPr>
              <w:kinsoku w:val="0"/>
              <w:autoSpaceDE w:val="0"/>
              <w:autoSpaceDN w:val="0"/>
              <w:adjustRightInd w:val="0"/>
              <w:snapToGrid w:val="0"/>
              <w:spacing w:line="400" w:lineRule="exact"/>
              <w:jc w:val="both"/>
              <w:textAlignment w:val="baseline"/>
              <w:rPr>
                <w:sz w:val="18"/>
              </w:rPr>
            </w:pPr>
            <w:r>
              <w:rPr>
                <w:rFonts w:hint="eastAsia"/>
                <w:sz w:val="18"/>
              </w:rPr>
              <w:t xml:space="preserve">    rdfs:domain [</w:t>
            </w:r>
          </w:p>
          <w:p w14:paraId="45AD0BFA">
            <w:pPr>
              <w:kinsoku w:val="0"/>
              <w:autoSpaceDE w:val="0"/>
              <w:autoSpaceDN w:val="0"/>
              <w:adjustRightInd w:val="0"/>
              <w:snapToGrid w:val="0"/>
              <w:spacing w:line="400" w:lineRule="exact"/>
              <w:jc w:val="both"/>
              <w:textAlignment w:val="baseline"/>
              <w:rPr>
                <w:sz w:val="18"/>
              </w:rPr>
            </w:pPr>
            <w:r>
              <w:rPr>
                <w:rFonts w:hint="eastAsia"/>
                <w:sz w:val="18"/>
              </w:rPr>
              <w:t xml:space="preserve">        owl:unionOf (edkg:LearningPointCollection edkg:RIitem edkg:PRitem)</w:t>
            </w:r>
          </w:p>
          <w:p w14:paraId="1AB14F96">
            <w:pPr>
              <w:kinsoku w:val="0"/>
              <w:autoSpaceDE w:val="0"/>
              <w:autoSpaceDN w:val="0"/>
              <w:adjustRightInd w:val="0"/>
              <w:snapToGrid w:val="0"/>
              <w:spacing w:line="400" w:lineRule="exact"/>
              <w:jc w:val="both"/>
              <w:textAlignment w:val="baseline"/>
              <w:rPr>
                <w:sz w:val="18"/>
              </w:rPr>
            </w:pPr>
            <w:r>
              <w:rPr>
                <w:rFonts w:hint="eastAsia"/>
                <w:sz w:val="18"/>
              </w:rPr>
              <w:t xml:space="preserve">    ] ;</w:t>
            </w:r>
          </w:p>
          <w:p w14:paraId="1F46F833">
            <w:pPr>
              <w:kinsoku w:val="0"/>
              <w:autoSpaceDE w:val="0"/>
              <w:autoSpaceDN w:val="0"/>
              <w:adjustRightInd w:val="0"/>
              <w:snapToGrid w:val="0"/>
              <w:spacing w:line="400" w:lineRule="exact"/>
              <w:jc w:val="both"/>
              <w:textAlignment w:val="baseline"/>
              <w:rPr>
                <w:sz w:val="18"/>
              </w:rPr>
            </w:pPr>
            <w:r>
              <w:rPr>
                <w:rFonts w:hint="eastAsia"/>
                <w:sz w:val="18"/>
              </w:rPr>
              <w:t xml:space="preserve">    rdfs:range edkg:LPitem ;</w:t>
            </w:r>
          </w:p>
          <w:p w14:paraId="00AC73AE">
            <w:pPr>
              <w:kinsoku w:val="0"/>
              <w:autoSpaceDE w:val="0"/>
              <w:autoSpaceDN w:val="0"/>
              <w:adjustRightInd w:val="0"/>
              <w:snapToGrid w:val="0"/>
              <w:spacing w:line="400" w:lineRule="exact"/>
              <w:jc w:val="both"/>
              <w:textAlignment w:val="baseline"/>
              <w:rPr>
                <w:sz w:val="18"/>
              </w:rPr>
            </w:pPr>
            <w:r>
              <w:rPr>
                <w:rFonts w:hint="eastAsia"/>
                <w:sz w:val="18"/>
              </w:rPr>
              <w:t xml:space="preserve">    rdfs:label "extends" ;</w:t>
            </w:r>
          </w:p>
          <w:p w14:paraId="72DE81B2">
            <w:pPr>
              <w:kinsoku w:val="0"/>
              <w:autoSpaceDE w:val="0"/>
              <w:autoSpaceDN w:val="0"/>
              <w:adjustRightInd w:val="0"/>
              <w:snapToGrid w:val="0"/>
              <w:spacing w:line="400" w:lineRule="exact"/>
              <w:jc w:val="both"/>
              <w:textAlignment w:val="baseline"/>
              <w:rPr>
                <w:sz w:val="18"/>
              </w:rPr>
            </w:pPr>
            <w:r>
              <w:rPr>
                <w:rFonts w:hint="eastAsia"/>
                <w:sz w:val="18"/>
              </w:rPr>
              <w:t xml:space="preserve">    rdfs:comment "Indicates that one entity extends the content of another" .</w:t>
            </w:r>
          </w:p>
          <w:p w14:paraId="5D227F4D">
            <w:pPr>
              <w:kinsoku w:val="0"/>
              <w:autoSpaceDE w:val="0"/>
              <w:autoSpaceDN w:val="0"/>
              <w:adjustRightInd w:val="0"/>
              <w:snapToGrid w:val="0"/>
              <w:spacing w:line="400" w:lineRule="exact"/>
              <w:jc w:val="both"/>
              <w:textAlignment w:val="baseline"/>
              <w:rPr>
                <w:sz w:val="18"/>
              </w:rPr>
            </w:pPr>
          </w:p>
          <w:p w14:paraId="0F7A9919">
            <w:pPr>
              <w:kinsoku w:val="0"/>
              <w:autoSpaceDE w:val="0"/>
              <w:autoSpaceDN w:val="0"/>
              <w:adjustRightInd w:val="0"/>
              <w:snapToGrid w:val="0"/>
              <w:spacing w:line="400" w:lineRule="exact"/>
              <w:jc w:val="both"/>
              <w:textAlignment w:val="baseline"/>
              <w:rPr>
                <w:sz w:val="18"/>
              </w:rPr>
            </w:pPr>
          </w:p>
          <w:p w14:paraId="6D500BAD">
            <w:pPr>
              <w:kinsoku w:val="0"/>
              <w:autoSpaceDE w:val="0"/>
              <w:autoSpaceDN w:val="0"/>
              <w:adjustRightInd w:val="0"/>
              <w:snapToGrid w:val="0"/>
              <w:spacing w:line="400" w:lineRule="exact"/>
              <w:jc w:val="both"/>
              <w:textAlignment w:val="baseline"/>
              <w:rPr>
                <w:sz w:val="18"/>
              </w:rPr>
            </w:pPr>
          </w:p>
          <w:p w14:paraId="32DCE382">
            <w:pPr>
              <w:tabs>
                <w:tab w:val="center" w:pos="4201"/>
                <w:tab w:val="right" w:leader="dot" w:pos="9298"/>
              </w:tabs>
              <w:autoSpaceDE w:val="0"/>
              <w:autoSpaceDN w:val="0"/>
              <w:jc w:val="both"/>
              <w:rPr>
                <w:sz w:val="18"/>
              </w:rPr>
            </w:pPr>
          </w:p>
        </w:tc>
      </w:tr>
    </w:tbl>
    <w:p w14:paraId="22EA346B">
      <w:pPr>
        <w:pStyle w:val="4"/>
        <w:rPr>
          <w:rFonts w:ascii="Arial" w:hAnsi="Arial" w:eastAsia="等线"/>
          <w:b/>
          <w:sz w:val="24"/>
        </w:rPr>
        <w:sectPr>
          <w:type w:val="continuous"/>
          <w:pgSz w:w="11906" w:h="16838"/>
          <w:pgMar w:top="1928" w:right="1134" w:bottom="1134" w:left="1134" w:header="1418" w:footer="1134" w:gutter="284"/>
          <w:lnNumType w:countBy="1"/>
          <w:cols w:space="720" w:num="1"/>
          <w:formProt w:val="0"/>
          <w:docGrid w:type="lines" w:linePitch="312" w:charSpace="0"/>
        </w:sectPr>
      </w:pPr>
    </w:p>
    <w:p w14:paraId="0DE9B2A2">
      <w:pPr>
        <w:pStyle w:val="5"/>
        <w:numPr>
          <w:ilvl w:val="1"/>
          <w:numId w:val="1"/>
        </w:numPr>
      </w:pPr>
      <w:bookmarkStart w:id="247" w:name="_Toc201854542"/>
      <w:bookmarkEnd w:id="247"/>
      <w:bookmarkStart w:id="248" w:name="_Toc201854543"/>
      <w:bookmarkEnd w:id="248"/>
      <w:bookmarkStart w:id="249" w:name="_Toc24333"/>
      <w:bookmarkStart w:id="250" w:name="_Toc16661"/>
      <w:bookmarkStart w:id="251" w:name="_Toc8775"/>
      <w:bookmarkStart w:id="252" w:name="_Toc5649"/>
      <w:r>
        <w:t xml:space="preserve">Computer </w:t>
      </w:r>
      <w:r>
        <w:rPr>
          <w:rFonts w:hint="eastAsia"/>
          <w:lang w:eastAsia="zh-CN"/>
        </w:rPr>
        <w:t>s</w:t>
      </w:r>
      <w:r>
        <w:t>cience</w:t>
      </w:r>
      <w:r>
        <w:rPr>
          <w:rFonts w:hint="eastAsia"/>
          <w:lang w:eastAsia="zh-CN"/>
        </w:rPr>
        <w:t xml:space="preserve"> knowledge graph</w:t>
      </w:r>
      <w:bookmarkEnd w:id="249"/>
      <w:bookmarkEnd w:id="250"/>
      <w:bookmarkEnd w:id="251"/>
      <w:bookmarkEnd w:id="252"/>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290D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5976A872">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38291513">
            <w:pPr>
              <w:kinsoku w:val="0"/>
              <w:autoSpaceDE w:val="0"/>
              <w:autoSpaceDN w:val="0"/>
              <w:adjustRightInd w:val="0"/>
              <w:snapToGrid w:val="0"/>
              <w:spacing w:line="400" w:lineRule="exact"/>
              <w:jc w:val="both"/>
              <w:textAlignment w:val="baseline"/>
              <w:rPr>
                <w:sz w:val="18"/>
              </w:rPr>
            </w:pPr>
            <w:r>
              <w:rPr>
                <w:rFonts w:hint="eastAsia"/>
                <w:sz w:val="18"/>
              </w:rPr>
              <w:t>@prefix xsd: &lt;http://www.w3.org/2001/XMLSchema#&gt; .</w:t>
            </w:r>
          </w:p>
          <w:p w14:paraId="1B1A56D1">
            <w:pPr>
              <w:kinsoku w:val="0"/>
              <w:autoSpaceDE w:val="0"/>
              <w:autoSpaceDN w:val="0"/>
              <w:adjustRightInd w:val="0"/>
              <w:snapToGrid w:val="0"/>
              <w:spacing w:line="400" w:lineRule="exact"/>
              <w:jc w:val="both"/>
              <w:textAlignment w:val="baseline"/>
              <w:rPr>
                <w:sz w:val="18"/>
              </w:rPr>
            </w:pPr>
            <w:r>
              <w:rPr>
                <w:rFonts w:hint="eastAsia"/>
                <w:sz w:val="18"/>
              </w:rPr>
              <w:t>@prefix ex:  &lt;http://example.org/instance#&gt; .</w:t>
            </w:r>
          </w:p>
          <w:p w14:paraId="5C814C64">
            <w:pPr>
              <w:kinsoku w:val="0"/>
              <w:autoSpaceDE w:val="0"/>
              <w:autoSpaceDN w:val="0"/>
              <w:adjustRightInd w:val="0"/>
              <w:snapToGrid w:val="0"/>
              <w:spacing w:line="400" w:lineRule="exact"/>
              <w:jc w:val="both"/>
              <w:textAlignment w:val="baseline"/>
              <w:rPr>
                <w:sz w:val="18"/>
              </w:rPr>
            </w:pPr>
            <w:r>
              <w:rPr>
                <w:rFonts w:hint="eastAsia"/>
                <w:sz w:val="18"/>
              </w:rPr>
              <w:t>@prefix rdf: &lt;http://www.w3.org/1999/02/22-rdf-syntax-ns#&gt; .</w:t>
            </w:r>
          </w:p>
          <w:p w14:paraId="675C8892">
            <w:pPr>
              <w:kinsoku w:val="0"/>
              <w:autoSpaceDE w:val="0"/>
              <w:autoSpaceDN w:val="0"/>
              <w:adjustRightInd w:val="0"/>
              <w:snapToGrid w:val="0"/>
              <w:spacing w:line="400" w:lineRule="exact"/>
              <w:jc w:val="both"/>
              <w:textAlignment w:val="baseline"/>
              <w:rPr>
                <w:sz w:val="18"/>
              </w:rPr>
            </w:pPr>
          </w:p>
          <w:p w14:paraId="63F0269F">
            <w:pPr>
              <w:kinsoku w:val="0"/>
              <w:autoSpaceDE w:val="0"/>
              <w:autoSpaceDN w:val="0"/>
              <w:adjustRightInd w:val="0"/>
              <w:snapToGrid w:val="0"/>
              <w:spacing w:line="400" w:lineRule="exact"/>
              <w:jc w:val="both"/>
              <w:textAlignment w:val="baseline"/>
              <w:rPr>
                <w:sz w:val="18"/>
              </w:rPr>
            </w:pPr>
            <w:r>
              <w:rPr>
                <w:rFonts w:hint="eastAsia"/>
                <w:sz w:val="18"/>
              </w:rPr>
              <w:t>########################################</w:t>
            </w:r>
          </w:p>
          <w:p w14:paraId="0F069CF2">
            <w:pPr>
              <w:kinsoku w:val="0"/>
              <w:autoSpaceDE w:val="0"/>
              <w:autoSpaceDN w:val="0"/>
              <w:adjustRightInd w:val="0"/>
              <w:snapToGrid w:val="0"/>
              <w:spacing w:line="400" w:lineRule="exact"/>
              <w:jc w:val="both"/>
              <w:textAlignment w:val="baseline"/>
              <w:rPr>
                <w:sz w:val="18"/>
              </w:rPr>
            </w:pPr>
            <w:r>
              <w:rPr>
                <w:rFonts w:hint="eastAsia"/>
                <w:sz w:val="18"/>
              </w:rPr>
              <w:t># Learning Point Collection</w:t>
            </w:r>
          </w:p>
          <w:p w14:paraId="0BBFBB12">
            <w:pPr>
              <w:kinsoku w:val="0"/>
              <w:autoSpaceDE w:val="0"/>
              <w:autoSpaceDN w:val="0"/>
              <w:adjustRightInd w:val="0"/>
              <w:snapToGrid w:val="0"/>
              <w:spacing w:line="400" w:lineRule="exact"/>
              <w:jc w:val="both"/>
              <w:textAlignment w:val="baseline"/>
              <w:rPr>
                <w:sz w:val="18"/>
              </w:rPr>
            </w:pPr>
            <w:r>
              <w:rPr>
                <w:rFonts w:hint="eastAsia"/>
                <w:sz w:val="18"/>
              </w:rPr>
              <w:t>########################################</w:t>
            </w:r>
          </w:p>
          <w:p w14:paraId="55785C22">
            <w:pPr>
              <w:kinsoku w:val="0"/>
              <w:autoSpaceDE w:val="0"/>
              <w:autoSpaceDN w:val="0"/>
              <w:adjustRightInd w:val="0"/>
              <w:snapToGrid w:val="0"/>
              <w:spacing w:line="400" w:lineRule="exact"/>
              <w:jc w:val="both"/>
              <w:textAlignment w:val="baseline"/>
              <w:rPr>
                <w:sz w:val="18"/>
              </w:rPr>
            </w:pPr>
            <w:r>
              <w:rPr>
                <w:rFonts w:hint="eastAsia"/>
                <w:sz w:val="18"/>
              </w:rPr>
              <w:t>ex:CS106A_Collection</w:t>
            </w:r>
          </w:p>
          <w:p w14:paraId="05735FD8">
            <w:pPr>
              <w:kinsoku w:val="0"/>
              <w:autoSpaceDE w:val="0"/>
              <w:autoSpaceDN w:val="0"/>
              <w:adjustRightInd w:val="0"/>
              <w:snapToGrid w:val="0"/>
              <w:spacing w:line="400" w:lineRule="exact"/>
              <w:jc w:val="both"/>
              <w:textAlignment w:val="baseline"/>
              <w:rPr>
                <w:sz w:val="18"/>
              </w:rPr>
            </w:pPr>
            <w:r>
              <w:rPr>
                <w:rFonts w:hint="eastAsia"/>
                <w:sz w:val="18"/>
              </w:rPr>
              <w:t xml:space="preserve">    a edkg:LearningPointCollection ;</w:t>
            </w:r>
          </w:p>
          <w:p w14:paraId="36308CA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"937b9561-7184-4aa0-b29e-37322d9b6f9a" ;</w:t>
            </w:r>
          </w:p>
          <w:p w14:paraId="7F8FC7F0">
            <w:pPr>
              <w:kinsoku w:val="0"/>
              <w:autoSpaceDE w:val="0"/>
              <w:autoSpaceDN w:val="0"/>
              <w:adjustRightInd w:val="0"/>
              <w:snapToGrid w:val="0"/>
              <w:spacing w:line="400" w:lineRule="exact"/>
              <w:jc w:val="both"/>
              <w:textAlignment w:val="baseline"/>
              <w:rPr>
                <w:sz w:val="18"/>
              </w:rPr>
            </w:pPr>
            <w:r>
              <w:rPr>
                <w:rFonts w:hint="eastAsia"/>
                <w:sz w:val="18"/>
              </w:rPr>
              <w:t xml:space="preserve">    edkg:title "Programming Methodology" ;</w:t>
            </w:r>
          </w:p>
          <w:p w14:paraId="49F63F05">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"CS106A_Collection" ;</w:t>
            </w:r>
          </w:p>
          <w:p w14:paraId="06DC6DF9">
            <w:pPr>
              <w:kinsoku w:val="0"/>
              <w:autoSpaceDE w:val="0"/>
              <w:autoSpaceDN w:val="0"/>
              <w:adjustRightInd w:val="0"/>
              <w:snapToGrid w:val="0"/>
              <w:spacing w:line="400" w:lineRule="exact"/>
              <w:jc w:val="both"/>
              <w:textAlignment w:val="baseline"/>
              <w:rPr>
                <w:sz w:val="18"/>
              </w:rPr>
            </w:pPr>
            <w:r>
              <w:rPr>
                <w:rFonts w:hint="eastAsia"/>
                <w:sz w:val="18"/>
              </w:rPr>
              <w:t xml:space="preserve">    edkg:collectionUri "http://example.org/cs106a/collection" ;</w:t>
            </w:r>
          </w:p>
          <w:p w14:paraId="5173A40D">
            <w:pPr>
              <w:kinsoku w:val="0"/>
              <w:autoSpaceDE w:val="0"/>
              <w:autoSpaceDN w:val="0"/>
              <w:adjustRightInd w:val="0"/>
              <w:snapToGrid w:val="0"/>
              <w:spacing w:line="400" w:lineRule="exact"/>
              <w:jc w:val="both"/>
              <w:textAlignment w:val="baseline"/>
              <w:rPr>
                <w:sz w:val="18"/>
              </w:rPr>
            </w:pPr>
            <w:r>
              <w:rPr>
                <w:rFonts w:hint="eastAsia"/>
                <w:sz w:val="18"/>
              </w:rPr>
              <w:t xml:space="preserve">    edkg:version "1.0.0" ;</w:t>
            </w:r>
          </w:p>
          <w:p w14:paraId="5C696235">
            <w:pPr>
              <w:kinsoku w:val="0"/>
              <w:autoSpaceDE w:val="0"/>
              <w:autoSpaceDN w:val="0"/>
              <w:adjustRightInd w:val="0"/>
              <w:snapToGrid w:val="0"/>
              <w:spacing w:line="400" w:lineRule="exact"/>
              <w:jc w:val="both"/>
              <w:textAlignment w:val="baseline"/>
              <w:rPr>
                <w:sz w:val="18"/>
              </w:rPr>
            </w:pPr>
            <w:r>
              <w:rPr>
                <w:rFonts w:hint="eastAsia"/>
                <w:sz w:val="18"/>
              </w:rPr>
              <w:t xml:space="preserve">    edkg:contains ex:T1, ex:T2 .  # Only top-level topics</w:t>
            </w:r>
          </w:p>
          <w:p w14:paraId="51E98323">
            <w:pPr>
              <w:kinsoku w:val="0"/>
              <w:autoSpaceDE w:val="0"/>
              <w:autoSpaceDN w:val="0"/>
              <w:adjustRightInd w:val="0"/>
              <w:snapToGrid w:val="0"/>
              <w:spacing w:line="400" w:lineRule="exact"/>
              <w:jc w:val="both"/>
              <w:textAlignment w:val="baseline"/>
              <w:rPr>
                <w:sz w:val="18"/>
              </w:rPr>
            </w:pPr>
            <w:r>
              <w:rPr>
                <w:rFonts w:hint="eastAsia"/>
                <w:sz w:val="18"/>
              </w:rPr>
              <w:t>########################################</w:t>
            </w:r>
          </w:p>
          <w:p w14:paraId="0658C789">
            <w:pPr>
              <w:kinsoku w:val="0"/>
              <w:autoSpaceDE w:val="0"/>
              <w:autoSpaceDN w:val="0"/>
              <w:adjustRightInd w:val="0"/>
              <w:snapToGrid w:val="0"/>
              <w:spacing w:line="400" w:lineRule="exact"/>
              <w:jc w:val="both"/>
              <w:textAlignment w:val="baseline"/>
              <w:rPr>
                <w:sz w:val="18"/>
              </w:rPr>
            </w:pPr>
            <w:r>
              <w:rPr>
                <w:rFonts w:hint="eastAsia"/>
                <w:sz w:val="18"/>
              </w:rPr>
              <w:t># Learning Points</w:t>
            </w:r>
          </w:p>
          <w:p w14:paraId="16EB82E0">
            <w:pPr>
              <w:kinsoku w:val="0"/>
              <w:autoSpaceDE w:val="0"/>
              <w:autoSpaceDN w:val="0"/>
              <w:adjustRightInd w:val="0"/>
              <w:snapToGrid w:val="0"/>
              <w:spacing w:line="400" w:lineRule="exact"/>
              <w:jc w:val="both"/>
              <w:textAlignment w:val="baseline"/>
              <w:rPr>
                <w:sz w:val="18"/>
              </w:rPr>
            </w:pPr>
            <w:r>
              <w:rPr>
                <w:rFonts w:hint="eastAsia"/>
                <w:sz w:val="18"/>
              </w:rPr>
              <w:t>########################################</w:t>
            </w:r>
          </w:p>
          <w:p w14:paraId="64089660">
            <w:pPr>
              <w:kinsoku w:val="0"/>
              <w:autoSpaceDE w:val="0"/>
              <w:autoSpaceDN w:val="0"/>
              <w:adjustRightInd w:val="0"/>
              <w:snapToGrid w:val="0"/>
              <w:spacing w:line="400" w:lineRule="exact"/>
              <w:jc w:val="both"/>
              <w:textAlignment w:val="baseline"/>
              <w:rPr>
                <w:sz w:val="18"/>
              </w:rPr>
            </w:pPr>
            <w:r>
              <w:rPr>
                <w:rFonts w:hint="eastAsia"/>
                <w:sz w:val="18"/>
              </w:rPr>
              <w:t>ex:T1</w:t>
            </w:r>
          </w:p>
          <w:p w14:paraId="387DDA42">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4F2AF9B5">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"f30802c6-78bf-411f-83ad-6d6b3b5d6c33" ;</w:t>
            </w:r>
          </w:p>
          <w:p w14:paraId="3EBA6587">
            <w:pPr>
              <w:kinsoku w:val="0"/>
              <w:autoSpaceDE w:val="0"/>
              <w:autoSpaceDN w:val="0"/>
              <w:adjustRightInd w:val="0"/>
              <w:snapToGrid w:val="0"/>
              <w:spacing w:line="400" w:lineRule="exact"/>
              <w:jc w:val="both"/>
              <w:textAlignment w:val="baseline"/>
              <w:rPr>
                <w:sz w:val="18"/>
              </w:rPr>
            </w:pPr>
            <w:r>
              <w:rPr>
                <w:rFonts w:hint="eastAsia"/>
                <w:sz w:val="18"/>
              </w:rPr>
              <w:t xml:space="preserve">    edkg:title "Basic programming concepts" ;</w:t>
            </w:r>
          </w:p>
          <w:p w14:paraId="0FD5BE8B">
            <w:pPr>
              <w:kinsoku w:val="0"/>
              <w:autoSpaceDE w:val="0"/>
              <w:autoSpaceDN w:val="0"/>
              <w:adjustRightInd w:val="0"/>
              <w:snapToGrid w:val="0"/>
              <w:spacing w:line="400" w:lineRule="exact"/>
              <w:jc w:val="both"/>
              <w:textAlignment w:val="baseline"/>
              <w:rPr>
                <w:sz w:val="18"/>
              </w:rPr>
            </w:pPr>
            <w:r>
              <w:rPr>
                <w:rFonts w:hint="eastAsia"/>
                <w:sz w:val="18"/>
              </w:rPr>
              <w:t xml:space="preserve">    edkg:itemType "Topic" ;</w:t>
            </w:r>
          </w:p>
          <w:p w14:paraId="15FB8D73">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6E6E3C08">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"Covers basic Python syntax, control flow, and foundational programming ideas." ;</w:t>
            </w:r>
          </w:p>
          <w:p w14:paraId="1601F525">
            <w:pPr>
              <w:kinsoku w:val="0"/>
              <w:autoSpaceDE w:val="0"/>
              <w:autoSpaceDN w:val="0"/>
              <w:adjustRightInd w:val="0"/>
              <w:snapToGrid w:val="0"/>
              <w:spacing w:line="400" w:lineRule="exact"/>
              <w:jc w:val="both"/>
              <w:textAlignment w:val="baseline"/>
              <w:rPr>
                <w:sz w:val="18"/>
              </w:rPr>
            </w:pPr>
            <w:r>
              <w:rPr>
                <w:rFonts w:hint="eastAsia"/>
                <w:sz w:val="18"/>
              </w:rPr>
              <w:t xml:space="preserve">    edkg:hasChild ex:LO1, ex:LO2 ;</w:t>
            </w:r>
          </w:p>
          <w:p w14:paraId="6426583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2E124225">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 ;</w:t>
            </w:r>
          </w:p>
          <w:p w14:paraId="0D803FF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"T1" .</w:t>
            </w:r>
          </w:p>
          <w:p w14:paraId="0C2294E4">
            <w:pPr>
              <w:kinsoku w:val="0"/>
              <w:autoSpaceDE w:val="0"/>
              <w:autoSpaceDN w:val="0"/>
              <w:adjustRightInd w:val="0"/>
              <w:snapToGrid w:val="0"/>
              <w:spacing w:line="400" w:lineRule="exact"/>
              <w:jc w:val="both"/>
              <w:textAlignment w:val="baseline"/>
              <w:rPr>
                <w:sz w:val="18"/>
              </w:rPr>
            </w:pPr>
          </w:p>
          <w:p w14:paraId="25B69E1C">
            <w:pPr>
              <w:kinsoku w:val="0"/>
              <w:autoSpaceDE w:val="0"/>
              <w:autoSpaceDN w:val="0"/>
              <w:adjustRightInd w:val="0"/>
              <w:snapToGrid w:val="0"/>
              <w:spacing w:line="400" w:lineRule="exact"/>
              <w:jc w:val="both"/>
              <w:textAlignment w:val="baseline"/>
              <w:rPr>
                <w:sz w:val="18"/>
              </w:rPr>
            </w:pPr>
            <w:r>
              <w:rPr>
                <w:rFonts w:hint="eastAsia"/>
                <w:sz w:val="18"/>
              </w:rPr>
              <w:t>ex:T2</w:t>
            </w:r>
          </w:p>
          <w:p w14:paraId="69DC633F">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46D8683D">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"ab3c5113-289f-4a21-9ac5-8c752da19238" ;</w:t>
            </w:r>
          </w:p>
          <w:p w14:paraId="7723CBC4">
            <w:pPr>
              <w:kinsoku w:val="0"/>
              <w:autoSpaceDE w:val="0"/>
              <w:autoSpaceDN w:val="0"/>
              <w:adjustRightInd w:val="0"/>
              <w:snapToGrid w:val="0"/>
              <w:spacing w:line="400" w:lineRule="exact"/>
              <w:jc w:val="both"/>
              <w:textAlignment w:val="baseline"/>
              <w:rPr>
                <w:sz w:val="18"/>
              </w:rPr>
            </w:pPr>
            <w:r>
              <w:rPr>
                <w:rFonts w:hint="eastAsia"/>
                <w:sz w:val="18"/>
              </w:rPr>
              <w:t xml:space="preserve">    edkg:title "Data types and structures" ;</w:t>
            </w:r>
          </w:p>
          <w:p w14:paraId="334D15B7">
            <w:pPr>
              <w:kinsoku w:val="0"/>
              <w:autoSpaceDE w:val="0"/>
              <w:autoSpaceDN w:val="0"/>
              <w:adjustRightInd w:val="0"/>
              <w:snapToGrid w:val="0"/>
              <w:spacing w:line="400" w:lineRule="exact"/>
              <w:jc w:val="both"/>
              <w:textAlignment w:val="baseline"/>
              <w:rPr>
                <w:sz w:val="18"/>
              </w:rPr>
            </w:pPr>
            <w:r>
              <w:rPr>
                <w:rFonts w:hint="eastAsia"/>
                <w:sz w:val="18"/>
              </w:rPr>
              <w:t xml:space="preserve">    edkg:itemType "Topic" ;</w:t>
            </w:r>
          </w:p>
          <w:p w14:paraId="2F46DC88">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4C871915">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"Covers strings, lists, dictionaries, and how data structures store/manipulate data." ;</w:t>
            </w:r>
          </w:p>
          <w:p w14:paraId="75DA2600">
            <w:pPr>
              <w:kinsoku w:val="0"/>
              <w:autoSpaceDE w:val="0"/>
              <w:autoSpaceDN w:val="0"/>
              <w:adjustRightInd w:val="0"/>
              <w:snapToGrid w:val="0"/>
              <w:spacing w:line="400" w:lineRule="exact"/>
              <w:jc w:val="both"/>
              <w:textAlignment w:val="baseline"/>
              <w:rPr>
                <w:sz w:val="18"/>
              </w:rPr>
            </w:pPr>
            <w:r>
              <w:rPr>
                <w:rFonts w:hint="eastAsia"/>
                <w:sz w:val="18"/>
              </w:rPr>
              <w:t xml:space="preserve">    edkg:hasChild ex:LO3, ex:LO4 ;</w:t>
            </w:r>
          </w:p>
          <w:p w14:paraId="4CF0B30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49100182">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 ;</w:t>
            </w:r>
          </w:p>
          <w:p w14:paraId="0616B165">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"T2" .</w:t>
            </w:r>
          </w:p>
          <w:p w14:paraId="2FA02903">
            <w:pPr>
              <w:kinsoku w:val="0"/>
              <w:autoSpaceDE w:val="0"/>
              <w:autoSpaceDN w:val="0"/>
              <w:adjustRightInd w:val="0"/>
              <w:snapToGrid w:val="0"/>
              <w:spacing w:line="400" w:lineRule="exact"/>
              <w:jc w:val="both"/>
              <w:textAlignment w:val="baseline"/>
              <w:rPr>
                <w:sz w:val="18"/>
              </w:rPr>
            </w:pPr>
          </w:p>
          <w:p w14:paraId="2E523035">
            <w:pPr>
              <w:kinsoku w:val="0"/>
              <w:autoSpaceDE w:val="0"/>
              <w:autoSpaceDN w:val="0"/>
              <w:adjustRightInd w:val="0"/>
              <w:snapToGrid w:val="0"/>
              <w:spacing w:line="400" w:lineRule="exact"/>
              <w:jc w:val="both"/>
              <w:textAlignment w:val="baseline"/>
              <w:rPr>
                <w:sz w:val="18"/>
              </w:rPr>
            </w:pPr>
            <w:r>
              <w:rPr>
                <w:rFonts w:hint="eastAsia"/>
                <w:sz w:val="18"/>
              </w:rPr>
              <w:t>ex:LO1</w:t>
            </w:r>
          </w:p>
          <w:p w14:paraId="22102C1C">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6178F34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"24bc0a5a-438e-4c7c-aec8-a8ca50a41d8a" ;</w:t>
            </w:r>
          </w:p>
          <w:p w14:paraId="7818F095">
            <w:pPr>
              <w:kinsoku w:val="0"/>
              <w:autoSpaceDE w:val="0"/>
              <w:autoSpaceDN w:val="0"/>
              <w:adjustRightInd w:val="0"/>
              <w:snapToGrid w:val="0"/>
              <w:spacing w:line="400" w:lineRule="exact"/>
              <w:jc w:val="both"/>
              <w:textAlignment w:val="baseline"/>
              <w:rPr>
                <w:sz w:val="18"/>
              </w:rPr>
            </w:pPr>
            <w:r>
              <w:rPr>
                <w:rFonts w:hint="eastAsia"/>
                <w:sz w:val="18"/>
              </w:rPr>
              <w:t xml:space="preserve">    edkg:title "Understand basic Python syntax" ;</w:t>
            </w:r>
          </w:p>
          <w:p w14:paraId="6FD27A83">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78B2F37D">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04340504">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"Able to read and interpret simple Python statements." ;</w:t>
            </w:r>
          </w:p>
          <w:p w14:paraId="5AB10EA4">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ex:T1 ;</w:t>
            </w:r>
          </w:p>
          <w:p w14:paraId="558B9F84">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6873610B">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 ;</w:t>
            </w:r>
          </w:p>
          <w:p w14:paraId="2D5ED7E3">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"LO1" .</w:t>
            </w:r>
          </w:p>
          <w:p w14:paraId="2A8CE0BB">
            <w:pPr>
              <w:kinsoku w:val="0"/>
              <w:autoSpaceDE w:val="0"/>
              <w:autoSpaceDN w:val="0"/>
              <w:adjustRightInd w:val="0"/>
              <w:snapToGrid w:val="0"/>
              <w:spacing w:line="400" w:lineRule="exact"/>
              <w:jc w:val="both"/>
              <w:textAlignment w:val="baseline"/>
              <w:rPr>
                <w:sz w:val="18"/>
              </w:rPr>
            </w:pPr>
          </w:p>
          <w:p w14:paraId="7996216C">
            <w:pPr>
              <w:kinsoku w:val="0"/>
              <w:autoSpaceDE w:val="0"/>
              <w:autoSpaceDN w:val="0"/>
              <w:adjustRightInd w:val="0"/>
              <w:snapToGrid w:val="0"/>
              <w:spacing w:line="400" w:lineRule="exact"/>
              <w:jc w:val="both"/>
              <w:textAlignment w:val="baseline"/>
              <w:rPr>
                <w:sz w:val="18"/>
              </w:rPr>
            </w:pPr>
            <w:r>
              <w:rPr>
                <w:rFonts w:hint="eastAsia"/>
                <w:sz w:val="18"/>
              </w:rPr>
              <w:t>ex:LO2</w:t>
            </w:r>
          </w:p>
          <w:p w14:paraId="0F8D34FB">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373647B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"19396c62-0517-4a8a-914a-22c376de4b7e" ;</w:t>
            </w:r>
          </w:p>
          <w:p w14:paraId="38692838">
            <w:pPr>
              <w:kinsoku w:val="0"/>
              <w:autoSpaceDE w:val="0"/>
              <w:autoSpaceDN w:val="0"/>
              <w:adjustRightInd w:val="0"/>
              <w:snapToGrid w:val="0"/>
              <w:spacing w:line="400" w:lineRule="exact"/>
              <w:jc w:val="both"/>
              <w:textAlignment w:val="baseline"/>
              <w:rPr>
                <w:sz w:val="18"/>
              </w:rPr>
            </w:pPr>
            <w:r>
              <w:rPr>
                <w:rFonts w:hint="eastAsia"/>
                <w:sz w:val="18"/>
              </w:rPr>
              <w:t xml:space="preserve">    edkg:title "Write simple programs using loops and conditionals" ;</w:t>
            </w:r>
          </w:p>
          <w:p w14:paraId="3538BACB">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5C62DE67">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57FAFB65">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"Able to use for/while loops and if-statements in Python to create small programs." ;</w:t>
            </w:r>
          </w:p>
          <w:p w14:paraId="528B33B2">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ex:T1 ;</w:t>
            </w:r>
          </w:p>
          <w:p w14:paraId="414B23FB">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7AB038BC">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 ;</w:t>
            </w:r>
          </w:p>
          <w:p w14:paraId="557D7B5B">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"LO2" .</w:t>
            </w:r>
          </w:p>
          <w:p w14:paraId="49F24406">
            <w:pPr>
              <w:kinsoku w:val="0"/>
              <w:autoSpaceDE w:val="0"/>
              <w:autoSpaceDN w:val="0"/>
              <w:adjustRightInd w:val="0"/>
              <w:snapToGrid w:val="0"/>
              <w:spacing w:line="400" w:lineRule="exact"/>
              <w:jc w:val="both"/>
              <w:textAlignment w:val="baseline"/>
              <w:rPr>
                <w:sz w:val="18"/>
              </w:rPr>
            </w:pPr>
          </w:p>
          <w:p w14:paraId="6E287E95">
            <w:pPr>
              <w:kinsoku w:val="0"/>
              <w:autoSpaceDE w:val="0"/>
              <w:autoSpaceDN w:val="0"/>
              <w:adjustRightInd w:val="0"/>
              <w:snapToGrid w:val="0"/>
              <w:spacing w:line="400" w:lineRule="exact"/>
              <w:jc w:val="both"/>
              <w:textAlignment w:val="baseline"/>
              <w:rPr>
                <w:sz w:val="18"/>
              </w:rPr>
            </w:pPr>
            <w:r>
              <w:rPr>
                <w:rFonts w:hint="eastAsia"/>
                <w:sz w:val="18"/>
              </w:rPr>
              <w:t>ex:LO3</w:t>
            </w:r>
          </w:p>
          <w:p w14:paraId="228D0341">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16C2A87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"7eae72c5-c67b-4819-bde9-c50e3ca93944" ;</w:t>
            </w:r>
          </w:p>
          <w:p w14:paraId="44C57429">
            <w:pPr>
              <w:kinsoku w:val="0"/>
              <w:autoSpaceDE w:val="0"/>
              <w:autoSpaceDN w:val="0"/>
              <w:adjustRightInd w:val="0"/>
              <w:snapToGrid w:val="0"/>
              <w:spacing w:line="400" w:lineRule="exact"/>
              <w:jc w:val="both"/>
              <w:textAlignment w:val="baseline"/>
              <w:rPr>
                <w:sz w:val="18"/>
              </w:rPr>
            </w:pPr>
            <w:r>
              <w:rPr>
                <w:rFonts w:hint="eastAsia"/>
                <w:sz w:val="18"/>
              </w:rPr>
              <w:t xml:space="preserve">    edkg:title "Use strings, lists, and dictionaries in Python" ;</w:t>
            </w:r>
          </w:p>
          <w:p w14:paraId="660612B2">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120833A6">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5FB219E1">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"Able to implement Python code that manipulates text, collections, and key-value pairs." ;</w:t>
            </w:r>
          </w:p>
          <w:p w14:paraId="4E97BDE1">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ex:T2 ;</w:t>
            </w:r>
          </w:p>
          <w:p w14:paraId="2E5C453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24D83F13">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"2.1" ;</w:t>
            </w:r>
          </w:p>
          <w:p w14:paraId="16F88B8E">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"LO3" .</w:t>
            </w:r>
          </w:p>
          <w:p w14:paraId="580E7D48">
            <w:pPr>
              <w:kinsoku w:val="0"/>
              <w:autoSpaceDE w:val="0"/>
              <w:autoSpaceDN w:val="0"/>
              <w:adjustRightInd w:val="0"/>
              <w:snapToGrid w:val="0"/>
              <w:spacing w:line="400" w:lineRule="exact"/>
              <w:jc w:val="both"/>
              <w:textAlignment w:val="baseline"/>
              <w:rPr>
                <w:sz w:val="18"/>
              </w:rPr>
            </w:pPr>
          </w:p>
          <w:p w14:paraId="3EE923EC">
            <w:pPr>
              <w:kinsoku w:val="0"/>
              <w:autoSpaceDE w:val="0"/>
              <w:autoSpaceDN w:val="0"/>
              <w:adjustRightInd w:val="0"/>
              <w:snapToGrid w:val="0"/>
              <w:spacing w:line="400" w:lineRule="exact"/>
              <w:jc w:val="both"/>
              <w:textAlignment w:val="baseline"/>
              <w:rPr>
                <w:sz w:val="18"/>
              </w:rPr>
            </w:pPr>
            <w:r>
              <w:rPr>
                <w:rFonts w:hint="eastAsia"/>
                <w:sz w:val="18"/>
              </w:rPr>
              <w:t>ex:LO4</w:t>
            </w:r>
          </w:p>
          <w:p w14:paraId="1113FCBD">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46D396A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"d5c8441b-27d3-410f-9d1d-b32b3acfdcaa" ;</w:t>
            </w:r>
          </w:p>
          <w:p w14:paraId="3E4692A1">
            <w:pPr>
              <w:kinsoku w:val="0"/>
              <w:autoSpaceDE w:val="0"/>
              <w:autoSpaceDN w:val="0"/>
              <w:adjustRightInd w:val="0"/>
              <w:snapToGrid w:val="0"/>
              <w:spacing w:line="400" w:lineRule="exact"/>
              <w:jc w:val="both"/>
              <w:textAlignment w:val="baseline"/>
              <w:rPr>
                <w:sz w:val="18"/>
              </w:rPr>
            </w:pPr>
            <w:r>
              <w:rPr>
                <w:rFonts w:hint="eastAsia"/>
                <w:sz w:val="18"/>
              </w:rPr>
              <w:t xml:space="preserve">    edkg:title "Understand how data structures store and manipulate data" ;</w:t>
            </w:r>
          </w:p>
          <w:p w14:paraId="3473F2CC">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5F363A73">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"Computer Science" ;</w:t>
            </w:r>
          </w:p>
          <w:p w14:paraId="3E6D2C6A">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"Able to describe the basic principles of data organization in Python." ;</w:t>
            </w:r>
          </w:p>
          <w:p w14:paraId="7D4DA1CA">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ex:T2 ;</w:t>
            </w:r>
          </w:p>
          <w:p w14:paraId="2644C6EF">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37907EBD">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"2.2" ;</w:t>
            </w:r>
          </w:p>
          <w:p w14:paraId="3D5AF02D">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"LO4" .</w:t>
            </w:r>
          </w:p>
          <w:p w14:paraId="64BCCE2E">
            <w:pPr>
              <w:kinsoku w:val="0"/>
              <w:autoSpaceDE w:val="0"/>
              <w:autoSpaceDN w:val="0"/>
              <w:adjustRightInd w:val="0"/>
              <w:snapToGrid w:val="0"/>
              <w:spacing w:line="400" w:lineRule="exact"/>
              <w:jc w:val="both"/>
              <w:textAlignment w:val="baseline"/>
              <w:rPr>
                <w:sz w:val="18"/>
              </w:rPr>
            </w:pPr>
          </w:p>
          <w:p w14:paraId="3A3EA0C4">
            <w:pPr>
              <w:kinsoku w:val="0"/>
              <w:autoSpaceDE w:val="0"/>
              <w:autoSpaceDN w:val="0"/>
              <w:adjustRightInd w:val="0"/>
              <w:snapToGrid w:val="0"/>
              <w:spacing w:line="400" w:lineRule="exact"/>
              <w:jc w:val="both"/>
              <w:textAlignment w:val="baseline"/>
              <w:rPr>
                <w:sz w:val="18"/>
              </w:rPr>
            </w:pPr>
            <w:r>
              <w:rPr>
                <w:rFonts w:hint="eastAsia"/>
                <w:sz w:val="18"/>
              </w:rPr>
              <w:t>########################################</w:t>
            </w:r>
          </w:p>
          <w:p w14:paraId="0FAA41D1">
            <w:pPr>
              <w:kinsoku w:val="0"/>
              <w:autoSpaceDE w:val="0"/>
              <w:autoSpaceDN w:val="0"/>
              <w:adjustRightInd w:val="0"/>
              <w:snapToGrid w:val="0"/>
              <w:spacing w:line="400" w:lineRule="exact"/>
              <w:jc w:val="both"/>
              <w:textAlignment w:val="baseline"/>
              <w:rPr>
                <w:sz w:val="18"/>
              </w:rPr>
            </w:pPr>
            <w:r>
              <w:rPr>
                <w:rFonts w:hint="eastAsia"/>
                <w:sz w:val="18"/>
              </w:rPr>
              <w:t># Resource Items</w:t>
            </w:r>
          </w:p>
          <w:p w14:paraId="11ABB4C3">
            <w:pPr>
              <w:kinsoku w:val="0"/>
              <w:autoSpaceDE w:val="0"/>
              <w:autoSpaceDN w:val="0"/>
              <w:adjustRightInd w:val="0"/>
              <w:snapToGrid w:val="0"/>
              <w:spacing w:line="400" w:lineRule="exact"/>
              <w:jc w:val="both"/>
              <w:textAlignment w:val="baseline"/>
              <w:rPr>
                <w:sz w:val="18"/>
              </w:rPr>
            </w:pPr>
            <w:r>
              <w:rPr>
                <w:rFonts w:hint="eastAsia"/>
                <w:sz w:val="18"/>
              </w:rPr>
              <w:t>########################################</w:t>
            </w:r>
          </w:p>
          <w:p w14:paraId="03425B69">
            <w:pPr>
              <w:kinsoku w:val="0"/>
              <w:autoSpaceDE w:val="0"/>
              <w:autoSpaceDN w:val="0"/>
              <w:adjustRightInd w:val="0"/>
              <w:snapToGrid w:val="0"/>
              <w:spacing w:line="400" w:lineRule="exact"/>
              <w:jc w:val="both"/>
              <w:textAlignment w:val="baseline"/>
              <w:rPr>
                <w:sz w:val="18"/>
              </w:rPr>
            </w:pPr>
            <w:r>
              <w:rPr>
                <w:rFonts w:hint="eastAsia"/>
                <w:sz w:val="18"/>
              </w:rPr>
              <w:t>ex:L1</w:t>
            </w:r>
          </w:p>
          <w:p w14:paraId="23B971F6">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1C55A14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"c72851f7-3f79-4cdf-964d-df15ff35b9fc" ;</w:t>
            </w:r>
          </w:p>
          <w:p w14:paraId="1C198A32">
            <w:pPr>
              <w:kinsoku w:val="0"/>
              <w:autoSpaceDE w:val="0"/>
              <w:autoSpaceDN w:val="0"/>
              <w:adjustRightInd w:val="0"/>
              <w:snapToGrid w:val="0"/>
              <w:spacing w:line="400" w:lineRule="exact"/>
              <w:jc w:val="both"/>
              <w:textAlignment w:val="baseline"/>
              <w:rPr>
                <w:sz w:val="18"/>
              </w:rPr>
            </w:pPr>
            <w:r>
              <w:rPr>
                <w:rFonts w:hint="eastAsia"/>
                <w:sz w:val="18"/>
              </w:rPr>
              <w:t xml:space="preserve">    edkg:title "Introduction to Python" ;</w:t>
            </w:r>
          </w:p>
          <w:p w14:paraId="1AD772BD">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56597694">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"lesson" ;</w:t>
            </w:r>
          </w:p>
          <w:p w14:paraId="4126F544">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"http://example.org/lecture/intro-python" ;</w:t>
            </w:r>
          </w:p>
          <w:p w14:paraId="0E9C01F4">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"video" ;</w:t>
            </w:r>
          </w:p>
          <w:p w14:paraId="1203B5BA">
            <w:pPr>
              <w:kinsoku w:val="0"/>
              <w:autoSpaceDE w:val="0"/>
              <w:autoSpaceDN w:val="0"/>
              <w:adjustRightInd w:val="0"/>
              <w:snapToGrid w:val="0"/>
              <w:spacing w:line="400" w:lineRule="exact"/>
              <w:jc w:val="both"/>
              <w:textAlignment w:val="baseline"/>
              <w:rPr>
                <w:sz w:val="18"/>
              </w:rPr>
            </w:pPr>
            <w:r>
              <w:rPr>
                <w:rFonts w:hint="eastAsia"/>
                <w:sz w:val="18"/>
              </w:rPr>
              <w:t xml:space="preserve">    edkg:explains ex:LO1 ;</w:t>
            </w:r>
          </w:p>
          <w:p w14:paraId="335F4A02">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ex:PR1 ;</w:t>
            </w:r>
          </w:p>
          <w:p w14:paraId="69A6F35C">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"L1" .</w:t>
            </w:r>
          </w:p>
          <w:p w14:paraId="44D2F8F2">
            <w:pPr>
              <w:kinsoku w:val="0"/>
              <w:autoSpaceDE w:val="0"/>
              <w:autoSpaceDN w:val="0"/>
              <w:adjustRightInd w:val="0"/>
              <w:snapToGrid w:val="0"/>
              <w:spacing w:line="400" w:lineRule="exact"/>
              <w:jc w:val="both"/>
              <w:textAlignment w:val="baseline"/>
              <w:rPr>
                <w:sz w:val="18"/>
              </w:rPr>
            </w:pPr>
          </w:p>
          <w:p w14:paraId="6CA544A9">
            <w:pPr>
              <w:kinsoku w:val="0"/>
              <w:autoSpaceDE w:val="0"/>
              <w:autoSpaceDN w:val="0"/>
              <w:adjustRightInd w:val="0"/>
              <w:snapToGrid w:val="0"/>
              <w:spacing w:line="400" w:lineRule="exact"/>
              <w:jc w:val="both"/>
              <w:textAlignment w:val="baseline"/>
              <w:rPr>
                <w:sz w:val="18"/>
              </w:rPr>
            </w:pPr>
            <w:r>
              <w:rPr>
                <w:rFonts w:hint="eastAsia"/>
                <w:sz w:val="18"/>
              </w:rPr>
              <w:t>ex:S1</w:t>
            </w:r>
          </w:p>
          <w:p w14:paraId="1B48050D">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34F68EB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"f956b981-0dfd-4a52-a217-927b89bbfef8" ;</w:t>
            </w:r>
          </w:p>
          <w:p w14:paraId="71CE4897">
            <w:pPr>
              <w:kinsoku w:val="0"/>
              <w:autoSpaceDE w:val="0"/>
              <w:autoSpaceDN w:val="0"/>
              <w:adjustRightInd w:val="0"/>
              <w:snapToGrid w:val="0"/>
              <w:spacing w:line="400" w:lineRule="exact"/>
              <w:jc w:val="both"/>
              <w:textAlignment w:val="baseline"/>
              <w:rPr>
                <w:sz w:val="18"/>
              </w:rPr>
            </w:pPr>
            <w:r>
              <w:rPr>
                <w:rFonts w:hint="eastAsia"/>
                <w:sz w:val="18"/>
              </w:rPr>
              <w:t xml:space="preserve">    edkg:title "Practice with Loops and Conditionals" ;</w:t>
            </w:r>
          </w:p>
          <w:p w14:paraId="11C3AC97">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1AC0C758">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"activity" ;</w:t>
            </w:r>
          </w:p>
          <w:p w14:paraId="70AC2E11">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"http://example.org/section/loops-conditionals" ;</w:t>
            </w:r>
          </w:p>
          <w:p w14:paraId="18703DBC">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24FD1D01">
            <w:pPr>
              <w:kinsoku w:val="0"/>
              <w:autoSpaceDE w:val="0"/>
              <w:autoSpaceDN w:val="0"/>
              <w:adjustRightInd w:val="0"/>
              <w:snapToGrid w:val="0"/>
              <w:spacing w:line="400" w:lineRule="exact"/>
              <w:jc w:val="both"/>
              <w:textAlignment w:val="baseline"/>
              <w:rPr>
                <w:sz w:val="18"/>
              </w:rPr>
            </w:pPr>
            <w:r>
              <w:rPr>
                <w:rFonts w:hint="eastAsia"/>
                <w:sz w:val="18"/>
              </w:rPr>
              <w:t xml:space="preserve">    edkg:practices ex:LO2 ;</w:t>
            </w:r>
          </w:p>
          <w:p w14:paraId="1D4E82B0">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ex:PR1 ;</w:t>
            </w:r>
          </w:p>
          <w:p w14:paraId="67F84CD0">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"S1" .</w:t>
            </w:r>
          </w:p>
          <w:p w14:paraId="3BA7AE37">
            <w:pPr>
              <w:kinsoku w:val="0"/>
              <w:autoSpaceDE w:val="0"/>
              <w:autoSpaceDN w:val="0"/>
              <w:adjustRightInd w:val="0"/>
              <w:snapToGrid w:val="0"/>
              <w:spacing w:line="400" w:lineRule="exact"/>
              <w:jc w:val="both"/>
              <w:textAlignment w:val="baseline"/>
              <w:rPr>
                <w:sz w:val="18"/>
              </w:rPr>
            </w:pPr>
          </w:p>
          <w:p w14:paraId="2AD347FA">
            <w:pPr>
              <w:kinsoku w:val="0"/>
              <w:autoSpaceDE w:val="0"/>
              <w:autoSpaceDN w:val="0"/>
              <w:adjustRightInd w:val="0"/>
              <w:snapToGrid w:val="0"/>
              <w:spacing w:line="400" w:lineRule="exact"/>
              <w:jc w:val="both"/>
              <w:textAlignment w:val="baseline"/>
              <w:rPr>
                <w:sz w:val="18"/>
              </w:rPr>
            </w:pPr>
            <w:r>
              <w:rPr>
                <w:rFonts w:hint="eastAsia"/>
                <w:sz w:val="18"/>
              </w:rPr>
              <w:t>ex:A1</w:t>
            </w:r>
          </w:p>
          <w:p w14:paraId="067D0D0D">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066A6D4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"a218d85f-8127-40ce-a954-63d1cc1b39ac" ;</w:t>
            </w:r>
          </w:p>
          <w:p w14:paraId="3BEF60E3">
            <w:pPr>
              <w:kinsoku w:val="0"/>
              <w:autoSpaceDE w:val="0"/>
              <w:autoSpaceDN w:val="0"/>
              <w:adjustRightInd w:val="0"/>
              <w:snapToGrid w:val="0"/>
              <w:spacing w:line="400" w:lineRule="exact"/>
              <w:jc w:val="both"/>
              <w:textAlignment w:val="baseline"/>
              <w:rPr>
                <w:sz w:val="18"/>
              </w:rPr>
            </w:pPr>
            <w:r>
              <w:rPr>
                <w:rFonts w:hint="eastAsia"/>
                <w:sz w:val="18"/>
              </w:rPr>
              <w:t xml:space="preserve">    edkg:title "Basic Syntax Assignment" ;</w:t>
            </w:r>
          </w:p>
          <w:p w14:paraId="6964B65C">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57B4D5B7">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"assessment" ;</w:t>
            </w:r>
          </w:p>
          <w:p w14:paraId="4F77B5B5">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"http://example.org/assignment/basic-syntax" ;</w:t>
            </w:r>
          </w:p>
          <w:p w14:paraId="3E82ADA1">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364BE144">
            <w:pPr>
              <w:kinsoku w:val="0"/>
              <w:autoSpaceDE w:val="0"/>
              <w:autoSpaceDN w:val="0"/>
              <w:adjustRightInd w:val="0"/>
              <w:snapToGrid w:val="0"/>
              <w:spacing w:line="400" w:lineRule="exact"/>
              <w:jc w:val="both"/>
              <w:textAlignment w:val="baseline"/>
              <w:rPr>
                <w:sz w:val="18"/>
              </w:rPr>
            </w:pPr>
            <w:r>
              <w:rPr>
                <w:rFonts w:hint="eastAsia"/>
                <w:sz w:val="18"/>
              </w:rPr>
              <w:t xml:space="preserve">    edkg:assesses ex:LO1, ex:LO2 ;</w:t>
            </w:r>
          </w:p>
          <w:p w14:paraId="180DB723">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"A1" .</w:t>
            </w:r>
          </w:p>
          <w:p w14:paraId="61376D7D">
            <w:pPr>
              <w:kinsoku w:val="0"/>
              <w:autoSpaceDE w:val="0"/>
              <w:autoSpaceDN w:val="0"/>
              <w:adjustRightInd w:val="0"/>
              <w:snapToGrid w:val="0"/>
              <w:spacing w:line="400" w:lineRule="exact"/>
              <w:jc w:val="both"/>
              <w:textAlignment w:val="baseline"/>
              <w:rPr>
                <w:sz w:val="18"/>
              </w:rPr>
            </w:pPr>
          </w:p>
          <w:p w14:paraId="267041F5">
            <w:pPr>
              <w:kinsoku w:val="0"/>
              <w:autoSpaceDE w:val="0"/>
              <w:autoSpaceDN w:val="0"/>
              <w:adjustRightInd w:val="0"/>
              <w:snapToGrid w:val="0"/>
              <w:spacing w:line="400" w:lineRule="exact"/>
              <w:jc w:val="both"/>
              <w:textAlignment w:val="baseline"/>
              <w:rPr>
                <w:sz w:val="18"/>
              </w:rPr>
            </w:pPr>
            <w:r>
              <w:rPr>
                <w:rFonts w:hint="eastAsia"/>
                <w:sz w:val="18"/>
              </w:rPr>
              <w:t>ex:Q1</w:t>
            </w:r>
          </w:p>
          <w:p w14:paraId="3B9F1CE9">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6224E65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"84937c2e-9a54-4db7-b997-77abe8d0218f" ;</w:t>
            </w:r>
          </w:p>
          <w:p w14:paraId="3CA6882E">
            <w:pPr>
              <w:kinsoku w:val="0"/>
              <w:autoSpaceDE w:val="0"/>
              <w:autoSpaceDN w:val="0"/>
              <w:adjustRightInd w:val="0"/>
              <w:snapToGrid w:val="0"/>
              <w:spacing w:line="400" w:lineRule="exact"/>
              <w:jc w:val="both"/>
              <w:textAlignment w:val="baseline"/>
              <w:rPr>
                <w:sz w:val="18"/>
              </w:rPr>
            </w:pPr>
            <w:r>
              <w:rPr>
                <w:rFonts w:hint="eastAsia"/>
                <w:sz w:val="18"/>
              </w:rPr>
              <w:t xml:space="preserve">    edkg:title "Quiz on Data Types" ;</w:t>
            </w:r>
          </w:p>
          <w:p w14:paraId="5BC312FE">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65BC82A6">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"assessment" ;</w:t>
            </w:r>
          </w:p>
          <w:p w14:paraId="0BECF51F">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"http://example.org/quiz/data-types" ;</w:t>
            </w:r>
          </w:p>
          <w:p w14:paraId="1C845F6F">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1D4DEF81">
            <w:pPr>
              <w:kinsoku w:val="0"/>
              <w:autoSpaceDE w:val="0"/>
              <w:autoSpaceDN w:val="0"/>
              <w:adjustRightInd w:val="0"/>
              <w:snapToGrid w:val="0"/>
              <w:spacing w:line="400" w:lineRule="exact"/>
              <w:jc w:val="both"/>
              <w:textAlignment w:val="baseline"/>
              <w:rPr>
                <w:sz w:val="18"/>
              </w:rPr>
            </w:pPr>
            <w:r>
              <w:rPr>
                <w:rFonts w:hint="eastAsia"/>
                <w:sz w:val="18"/>
              </w:rPr>
              <w:t xml:space="preserve">    edkg:assesses ex:LO3, ex:LO4 ;</w:t>
            </w:r>
          </w:p>
          <w:p w14:paraId="51E9FAF5">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ex:PR2, ex:PR3 ;</w:t>
            </w:r>
          </w:p>
          <w:p w14:paraId="184D73B4">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"Q1" .</w:t>
            </w:r>
          </w:p>
          <w:p w14:paraId="6E5C8D0A">
            <w:pPr>
              <w:kinsoku w:val="0"/>
              <w:autoSpaceDE w:val="0"/>
              <w:autoSpaceDN w:val="0"/>
              <w:adjustRightInd w:val="0"/>
              <w:snapToGrid w:val="0"/>
              <w:spacing w:line="400" w:lineRule="exact"/>
              <w:jc w:val="both"/>
              <w:textAlignment w:val="baseline"/>
              <w:rPr>
                <w:sz w:val="18"/>
              </w:rPr>
            </w:pPr>
          </w:p>
          <w:p w14:paraId="6F9BB1DD">
            <w:pPr>
              <w:kinsoku w:val="0"/>
              <w:autoSpaceDE w:val="0"/>
              <w:autoSpaceDN w:val="0"/>
              <w:adjustRightInd w:val="0"/>
              <w:snapToGrid w:val="0"/>
              <w:spacing w:line="400" w:lineRule="exact"/>
              <w:jc w:val="both"/>
              <w:textAlignment w:val="baseline"/>
              <w:rPr>
                <w:sz w:val="18"/>
              </w:rPr>
            </w:pPr>
            <w:r>
              <w:rPr>
                <w:rFonts w:hint="eastAsia"/>
                <w:sz w:val="18"/>
              </w:rPr>
              <w:t>ex:IT1</w:t>
            </w:r>
          </w:p>
          <w:p w14:paraId="43036797">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74A9F2E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"d1159303-97b4-4a46-a67e-365bd20a72fb" ;</w:t>
            </w:r>
          </w:p>
          <w:p w14:paraId="36D79893">
            <w:pPr>
              <w:kinsoku w:val="0"/>
              <w:autoSpaceDE w:val="0"/>
              <w:autoSpaceDN w:val="0"/>
              <w:adjustRightInd w:val="0"/>
              <w:snapToGrid w:val="0"/>
              <w:spacing w:line="400" w:lineRule="exact"/>
              <w:jc w:val="both"/>
              <w:textAlignment w:val="baseline"/>
              <w:rPr>
                <w:sz w:val="18"/>
              </w:rPr>
            </w:pPr>
            <w:r>
              <w:rPr>
                <w:rFonts w:hint="eastAsia"/>
                <w:sz w:val="18"/>
              </w:rPr>
              <w:t xml:space="preserve">    edkg:title "Debugging Practice" ;</w:t>
            </w:r>
          </w:p>
          <w:p w14:paraId="08051C8B">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4724AB81">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"activity" ;</w:t>
            </w:r>
          </w:p>
          <w:p w14:paraId="64D457BE">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"http://example.org/interactive/debug" ;</w:t>
            </w:r>
          </w:p>
          <w:p w14:paraId="4136F2BC">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740AE08C">
            <w:pPr>
              <w:kinsoku w:val="0"/>
              <w:autoSpaceDE w:val="0"/>
              <w:autoSpaceDN w:val="0"/>
              <w:adjustRightInd w:val="0"/>
              <w:snapToGrid w:val="0"/>
              <w:spacing w:line="400" w:lineRule="exact"/>
              <w:jc w:val="both"/>
              <w:textAlignment w:val="baseline"/>
              <w:rPr>
                <w:sz w:val="18"/>
              </w:rPr>
            </w:pPr>
            <w:r>
              <w:rPr>
                <w:rFonts w:hint="eastAsia"/>
                <w:sz w:val="18"/>
              </w:rPr>
              <w:t xml:space="preserve">    edkg:supports ex:LO3, ex:LO4 ;</w:t>
            </w:r>
          </w:p>
          <w:p w14:paraId="60555B49">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ex:PR3 ;</w:t>
            </w:r>
          </w:p>
          <w:p w14:paraId="459BE63F">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"IT1" .</w:t>
            </w:r>
          </w:p>
          <w:p w14:paraId="08DCD9DA">
            <w:pPr>
              <w:kinsoku w:val="0"/>
              <w:autoSpaceDE w:val="0"/>
              <w:autoSpaceDN w:val="0"/>
              <w:adjustRightInd w:val="0"/>
              <w:snapToGrid w:val="0"/>
              <w:spacing w:line="400" w:lineRule="exact"/>
              <w:jc w:val="both"/>
              <w:textAlignment w:val="baseline"/>
              <w:rPr>
                <w:sz w:val="18"/>
              </w:rPr>
            </w:pPr>
          </w:p>
          <w:p w14:paraId="1B9E474E">
            <w:pPr>
              <w:kinsoku w:val="0"/>
              <w:autoSpaceDE w:val="0"/>
              <w:autoSpaceDN w:val="0"/>
              <w:adjustRightInd w:val="0"/>
              <w:snapToGrid w:val="0"/>
              <w:spacing w:line="400" w:lineRule="exact"/>
              <w:jc w:val="both"/>
              <w:textAlignment w:val="baseline"/>
              <w:rPr>
                <w:sz w:val="18"/>
              </w:rPr>
            </w:pPr>
            <w:r>
              <w:rPr>
                <w:rFonts w:hint="eastAsia"/>
                <w:sz w:val="18"/>
              </w:rPr>
              <w:t>########################################</w:t>
            </w:r>
          </w:p>
          <w:p w14:paraId="22223D46">
            <w:pPr>
              <w:kinsoku w:val="0"/>
              <w:autoSpaceDE w:val="0"/>
              <w:autoSpaceDN w:val="0"/>
              <w:adjustRightInd w:val="0"/>
              <w:snapToGrid w:val="0"/>
              <w:spacing w:line="400" w:lineRule="exact"/>
              <w:jc w:val="both"/>
              <w:textAlignment w:val="baseline"/>
              <w:rPr>
                <w:sz w:val="18"/>
              </w:rPr>
            </w:pPr>
            <w:r>
              <w:rPr>
                <w:rFonts w:hint="eastAsia"/>
                <w:sz w:val="18"/>
              </w:rPr>
              <w:t># Pedagogical Rules</w:t>
            </w:r>
          </w:p>
          <w:p w14:paraId="16957A47">
            <w:pPr>
              <w:kinsoku w:val="0"/>
              <w:autoSpaceDE w:val="0"/>
              <w:autoSpaceDN w:val="0"/>
              <w:adjustRightInd w:val="0"/>
              <w:snapToGrid w:val="0"/>
              <w:spacing w:line="400" w:lineRule="exact"/>
              <w:jc w:val="both"/>
              <w:textAlignment w:val="baseline"/>
              <w:rPr>
                <w:sz w:val="18"/>
              </w:rPr>
            </w:pPr>
            <w:r>
              <w:rPr>
                <w:rFonts w:hint="eastAsia"/>
                <w:sz w:val="18"/>
              </w:rPr>
              <w:t>########################################</w:t>
            </w:r>
          </w:p>
          <w:p w14:paraId="7F80B315">
            <w:pPr>
              <w:kinsoku w:val="0"/>
              <w:autoSpaceDE w:val="0"/>
              <w:autoSpaceDN w:val="0"/>
              <w:adjustRightInd w:val="0"/>
              <w:snapToGrid w:val="0"/>
              <w:spacing w:line="400" w:lineRule="exact"/>
              <w:jc w:val="both"/>
              <w:textAlignment w:val="baseline"/>
              <w:rPr>
                <w:sz w:val="18"/>
              </w:rPr>
            </w:pPr>
            <w:r>
              <w:rPr>
                <w:rFonts w:hint="eastAsia"/>
                <w:sz w:val="18"/>
              </w:rPr>
              <w:t>ex:PR1</w:t>
            </w:r>
          </w:p>
          <w:p w14:paraId="07631CCD">
            <w:pPr>
              <w:kinsoku w:val="0"/>
              <w:autoSpaceDE w:val="0"/>
              <w:autoSpaceDN w:val="0"/>
              <w:adjustRightInd w:val="0"/>
              <w:snapToGrid w:val="0"/>
              <w:spacing w:line="400" w:lineRule="exact"/>
              <w:jc w:val="both"/>
              <w:textAlignment w:val="baseline"/>
              <w:rPr>
                <w:sz w:val="18"/>
              </w:rPr>
            </w:pPr>
            <w:r>
              <w:rPr>
                <w:rFonts w:hint="eastAsia"/>
                <w:sz w:val="18"/>
              </w:rPr>
              <w:t xml:space="preserve">    a edkg:PRitem ;</w:t>
            </w:r>
          </w:p>
          <w:p w14:paraId="005494C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"90f0b8ec-2b70-4adf-a999-8ff2e55bc798" ;</w:t>
            </w:r>
          </w:p>
          <w:p w14:paraId="47DD5C61">
            <w:pPr>
              <w:kinsoku w:val="0"/>
              <w:autoSpaceDE w:val="0"/>
              <w:autoSpaceDN w:val="0"/>
              <w:adjustRightInd w:val="0"/>
              <w:snapToGrid w:val="0"/>
              <w:spacing w:line="400" w:lineRule="exact"/>
              <w:jc w:val="both"/>
              <w:textAlignment w:val="baseline"/>
              <w:rPr>
                <w:sz w:val="18"/>
              </w:rPr>
            </w:pPr>
            <w:r>
              <w:rPr>
                <w:rFonts w:hint="eastAsia"/>
                <w:sz w:val="18"/>
              </w:rPr>
              <w:t xml:space="preserve">    edkg:title "List Topics" ;</w:t>
            </w:r>
          </w:p>
          <w:p w14:paraId="122DE243">
            <w:pPr>
              <w:kinsoku w:val="0"/>
              <w:autoSpaceDE w:val="0"/>
              <w:autoSpaceDN w:val="0"/>
              <w:adjustRightInd w:val="0"/>
              <w:snapToGrid w:val="0"/>
              <w:spacing w:line="400" w:lineRule="exact"/>
              <w:jc w:val="both"/>
              <w:textAlignment w:val="baseline"/>
              <w:rPr>
                <w:sz w:val="18"/>
              </w:rPr>
            </w:pPr>
            <w:r>
              <w:rPr>
                <w:rFonts w:hint="eastAsia"/>
                <w:sz w:val="18"/>
              </w:rPr>
              <w:t xml:space="preserve">    edkg:situation """</w:t>
            </w:r>
          </w:p>
          <w:p w14:paraId="054DF138">
            <w:pPr>
              <w:kinsoku w:val="0"/>
              <w:autoSpaceDE w:val="0"/>
              <w:autoSpaceDN w:val="0"/>
              <w:adjustRightInd w:val="0"/>
              <w:snapToGrid w:val="0"/>
              <w:spacing w:line="400" w:lineRule="exact"/>
              <w:jc w:val="both"/>
              <w:textAlignment w:val="baseline"/>
              <w:rPr>
                <w:sz w:val="18"/>
              </w:rPr>
            </w:pPr>
            <w:r>
              <w:rPr>
                <w:rFonts w:hint="eastAsia"/>
                <w:sz w:val="18"/>
              </w:rPr>
              <w:t>When starting the course, the system identifies and lists all available topics.</w:t>
            </w:r>
          </w:p>
          <w:p w14:paraId="1A2BB2C2">
            <w:pPr>
              <w:kinsoku w:val="0"/>
              <w:autoSpaceDE w:val="0"/>
              <w:autoSpaceDN w:val="0"/>
              <w:adjustRightInd w:val="0"/>
              <w:snapToGrid w:val="0"/>
              <w:spacing w:line="400" w:lineRule="exact"/>
              <w:jc w:val="both"/>
              <w:textAlignment w:val="baseline"/>
              <w:rPr>
                <w:sz w:val="18"/>
              </w:rPr>
            </w:pPr>
            <w:r>
              <w:rPr>
                <w:rFonts w:hint="eastAsia"/>
                <w:sz w:val="18"/>
              </w:rPr>
              <w:t>""" ;</w:t>
            </w:r>
          </w:p>
          <w:p w14:paraId="197585E9">
            <w:pPr>
              <w:kinsoku w:val="0"/>
              <w:autoSpaceDE w:val="0"/>
              <w:autoSpaceDN w:val="0"/>
              <w:adjustRightInd w:val="0"/>
              <w:snapToGrid w:val="0"/>
              <w:spacing w:line="400" w:lineRule="exact"/>
              <w:jc w:val="both"/>
              <w:textAlignment w:val="baseline"/>
              <w:rPr>
                <w:sz w:val="18"/>
              </w:rPr>
            </w:pPr>
            <w:r>
              <w:rPr>
                <w:rFonts w:hint="eastAsia"/>
                <w:sz w:val="18"/>
              </w:rPr>
              <w:t xml:space="preserve">    edkg:task """</w:t>
            </w:r>
          </w:p>
          <w:p w14:paraId="4C9EEF6B">
            <w:pPr>
              <w:kinsoku w:val="0"/>
              <w:autoSpaceDE w:val="0"/>
              <w:autoSpaceDN w:val="0"/>
              <w:adjustRightInd w:val="0"/>
              <w:snapToGrid w:val="0"/>
              <w:spacing w:line="400" w:lineRule="exact"/>
              <w:jc w:val="both"/>
              <w:textAlignment w:val="baseline"/>
              <w:rPr>
                <w:sz w:val="18"/>
              </w:rPr>
            </w:pPr>
            <w:r>
              <w:rPr>
                <w:rFonts w:hint="eastAsia"/>
                <w:sz w:val="18"/>
              </w:rPr>
              <w:t>Retrieve all topics from the Learning Points hierarchy.</w:t>
            </w:r>
          </w:p>
          <w:p w14:paraId="0853C96C">
            <w:pPr>
              <w:kinsoku w:val="0"/>
              <w:autoSpaceDE w:val="0"/>
              <w:autoSpaceDN w:val="0"/>
              <w:adjustRightInd w:val="0"/>
              <w:snapToGrid w:val="0"/>
              <w:spacing w:line="400" w:lineRule="exact"/>
              <w:jc w:val="both"/>
              <w:textAlignment w:val="baseline"/>
              <w:rPr>
                <w:sz w:val="18"/>
              </w:rPr>
            </w:pPr>
            <w:r>
              <w:rPr>
                <w:rFonts w:hint="eastAsia"/>
                <w:sz w:val="18"/>
              </w:rPr>
              <w:t>""" ;</w:t>
            </w:r>
          </w:p>
          <w:p w14:paraId="1162D6C8">
            <w:pPr>
              <w:kinsoku w:val="0"/>
              <w:autoSpaceDE w:val="0"/>
              <w:autoSpaceDN w:val="0"/>
              <w:adjustRightInd w:val="0"/>
              <w:snapToGrid w:val="0"/>
              <w:spacing w:line="400" w:lineRule="exact"/>
              <w:jc w:val="both"/>
              <w:textAlignment w:val="baseline"/>
              <w:rPr>
                <w:sz w:val="18"/>
              </w:rPr>
            </w:pPr>
            <w:r>
              <w:rPr>
                <w:rFonts w:hint="eastAsia"/>
                <w:sz w:val="18"/>
              </w:rPr>
              <w:t xml:space="preserve">    edkg:actionPlan """</w:t>
            </w:r>
          </w:p>
          <w:p w14:paraId="17D66005">
            <w:pPr>
              <w:kinsoku w:val="0"/>
              <w:autoSpaceDE w:val="0"/>
              <w:autoSpaceDN w:val="0"/>
              <w:adjustRightInd w:val="0"/>
              <w:snapToGrid w:val="0"/>
              <w:spacing w:line="400" w:lineRule="exact"/>
              <w:jc w:val="both"/>
              <w:textAlignment w:val="baseline"/>
              <w:rPr>
                <w:sz w:val="18"/>
              </w:rPr>
            </w:pPr>
            <w:r>
              <w:rPr>
                <w:rFonts w:hint="eastAsia"/>
                <w:sz w:val="18"/>
              </w:rPr>
              <w:t>Access the Learning Points collection and extract all associated topics.</w:t>
            </w:r>
          </w:p>
          <w:p w14:paraId="162E5D7C">
            <w:pPr>
              <w:kinsoku w:val="0"/>
              <w:autoSpaceDE w:val="0"/>
              <w:autoSpaceDN w:val="0"/>
              <w:adjustRightInd w:val="0"/>
              <w:snapToGrid w:val="0"/>
              <w:spacing w:line="400" w:lineRule="exact"/>
              <w:jc w:val="both"/>
              <w:textAlignment w:val="baseline"/>
              <w:rPr>
                <w:sz w:val="18"/>
              </w:rPr>
            </w:pPr>
            <w:r>
              <w:rPr>
                <w:rFonts w:hint="eastAsia"/>
                <w:sz w:val="18"/>
              </w:rPr>
              <w:t>""" ;</w:t>
            </w:r>
          </w:p>
          <w:p w14:paraId="0BC52455">
            <w:pPr>
              <w:kinsoku w:val="0"/>
              <w:autoSpaceDE w:val="0"/>
              <w:autoSpaceDN w:val="0"/>
              <w:adjustRightInd w:val="0"/>
              <w:snapToGrid w:val="0"/>
              <w:spacing w:line="400" w:lineRule="exact"/>
              <w:jc w:val="both"/>
              <w:textAlignment w:val="baseline"/>
              <w:rPr>
                <w:sz w:val="18"/>
              </w:rPr>
            </w:pPr>
            <w:r>
              <w:rPr>
                <w:rFonts w:hint="eastAsia"/>
                <w:sz w:val="18"/>
              </w:rPr>
              <w:t xml:space="preserve">    edkg:expectedResult """</w:t>
            </w:r>
          </w:p>
          <w:p w14:paraId="250F92E5">
            <w:pPr>
              <w:kinsoku w:val="0"/>
              <w:autoSpaceDE w:val="0"/>
              <w:autoSpaceDN w:val="0"/>
              <w:adjustRightInd w:val="0"/>
              <w:snapToGrid w:val="0"/>
              <w:spacing w:line="400" w:lineRule="exact"/>
              <w:jc w:val="both"/>
              <w:textAlignment w:val="baseline"/>
              <w:rPr>
                <w:sz w:val="18"/>
              </w:rPr>
            </w:pPr>
            <w:r>
              <w:rPr>
                <w:rFonts w:hint="eastAsia"/>
                <w:sz w:val="18"/>
              </w:rPr>
              <w:t>A comprehensive list of topics covered in the course.</w:t>
            </w:r>
          </w:p>
          <w:p w14:paraId="61830FA4">
            <w:pPr>
              <w:kinsoku w:val="0"/>
              <w:autoSpaceDE w:val="0"/>
              <w:autoSpaceDN w:val="0"/>
              <w:adjustRightInd w:val="0"/>
              <w:snapToGrid w:val="0"/>
              <w:spacing w:line="400" w:lineRule="exact"/>
              <w:jc w:val="both"/>
              <w:textAlignment w:val="baseline"/>
              <w:rPr>
                <w:sz w:val="18"/>
              </w:rPr>
            </w:pPr>
            <w:r>
              <w:rPr>
                <w:rFonts w:hint="eastAsia"/>
                <w:sz w:val="18"/>
              </w:rPr>
              <w:t>""" ;</w:t>
            </w:r>
          </w:p>
          <w:p w14:paraId="7BFBE61C">
            <w:pPr>
              <w:kinsoku w:val="0"/>
              <w:autoSpaceDE w:val="0"/>
              <w:autoSpaceDN w:val="0"/>
              <w:adjustRightInd w:val="0"/>
              <w:snapToGrid w:val="0"/>
              <w:spacing w:line="400" w:lineRule="exact"/>
              <w:jc w:val="both"/>
              <w:textAlignment w:val="baseline"/>
              <w:rPr>
                <w:sz w:val="18"/>
              </w:rPr>
            </w:pPr>
            <w:r>
              <w:rPr>
                <w:rFonts w:hint="eastAsia"/>
                <w:sz w:val="18"/>
              </w:rPr>
              <w:t xml:space="preserve">    edkg:actorRole "LMSAssistant" ;</w:t>
            </w:r>
          </w:p>
          <w:p w14:paraId="09B7B0B8">
            <w:pPr>
              <w:kinsoku w:val="0"/>
              <w:autoSpaceDE w:val="0"/>
              <w:autoSpaceDN w:val="0"/>
              <w:adjustRightInd w:val="0"/>
              <w:snapToGrid w:val="0"/>
              <w:spacing w:line="400" w:lineRule="exact"/>
              <w:jc w:val="both"/>
              <w:textAlignment w:val="baseline"/>
              <w:rPr>
                <w:sz w:val="18"/>
              </w:rPr>
            </w:pPr>
            <w:r>
              <w:rPr>
                <w:rFonts w:hint="eastAsia"/>
                <w:sz w:val="18"/>
              </w:rPr>
              <w:t xml:space="preserve">    edkg:appliesTo ex:L1, ex:S1 ;</w:t>
            </w:r>
          </w:p>
          <w:p w14:paraId="67032FB9">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"PR1" .</w:t>
            </w:r>
          </w:p>
          <w:p w14:paraId="004AC4D9">
            <w:pPr>
              <w:kinsoku w:val="0"/>
              <w:autoSpaceDE w:val="0"/>
              <w:autoSpaceDN w:val="0"/>
              <w:adjustRightInd w:val="0"/>
              <w:snapToGrid w:val="0"/>
              <w:spacing w:line="400" w:lineRule="exact"/>
              <w:jc w:val="both"/>
              <w:textAlignment w:val="baseline"/>
              <w:rPr>
                <w:sz w:val="18"/>
              </w:rPr>
            </w:pPr>
          </w:p>
          <w:p w14:paraId="4F6E56E1">
            <w:pPr>
              <w:kinsoku w:val="0"/>
              <w:autoSpaceDE w:val="0"/>
              <w:autoSpaceDN w:val="0"/>
              <w:adjustRightInd w:val="0"/>
              <w:snapToGrid w:val="0"/>
              <w:spacing w:line="400" w:lineRule="exact"/>
              <w:jc w:val="both"/>
              <w:textAlignment w:val="baseline"/>
              <w:rPr>
                <w:sz w:val="18"/>
              </w:rPr>
            </w:pPr>
            <w:r>
              <w:rPr>
                <w:rFonts w:hint="eastAsia"/>
                <w:sz w:val="18"/>
              </w:rPr>
              <w:t>ex:PR2</w:t>
            </w:r>
          </w:p>
          <w:p w14:paraId="5707C95C">
            <w:pPr>
              <w:kinsoku w:val="0"/>
              <w:autoSpaceDE w:val="0"/>
              <w:autoSpaceDN w:val="0"/>
              <w:adjustRightInd w:val="0"/>
              <w:snapToGrid w:val="0"/>
              <w:spacing w:line="400" w:lineRule="exact"/>
              <w:jc w:val="both"/>
              <w:textAlignment w:val="baseline"/>
              <w:rPr>
                <w:sz w:val="18"/>
              </w:rPr>
            </w:pPr>
            <w:r>
              <w:rPr>
                <w:rFonts w:hint="eastAsia"/>
                <w:sz w:val="18"/>
              </w:rPr>
              <w:t xml:space="preserve">    a edkg:PRitem ;</w:t>
            </w:r>
          </w:p>
          <w:p w14:paraId="60C4AB8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"d67a231e-4cdc-4629-aa53-8e3af44767ce" ;</w:t>
            </w:r>
          </w:p>
          <w:p w14:paraId="73F65E52">
            <w:pPr>
              <w:kinsoku w:val="0"/>
              <w:autoSpaceDE w:val="0"/>
              <w:autoSpaceDN w:val="0"/>
              <w:adjustRightInd w:val="0"/>
              <w:snapToGrid w:val="0"/>
              <w:spacing w:line="400" w:lineRule="exact"/>
              <w:jc w:val="both"/>
              <w:textAlignment w:val="baseline"/>
              <w:rPr>
                <w:sz w:val="18"/>
              </w:rPr>
            </w:pPr>
            <w:r>
              <w:rPr>
                <w:rFonts w:hint="eastAsia"/>
                <w:sz w:val="18"/>
              </w:rPr>
              <w:t xml:space="preserve">    edkg:title "List Weekly Objectives" ;</w:t>
            </w:r>
          </w:p>
          <w:p w14:paraId="4D8D53AB">
            <w:pPr>
              <w:kinsoku w:val="0"/>
              <w:autoSpaceDE w:val="0"/>
              <w:autoSpaceDN w:val="0"/>
              <w:adjustRightInd w:val="0"/>
              <w:snapToGrid w:val="0"/>
              <w:spacing w:line="400" w:lineRule="exact"/>
              <w:jc w:val="both"/>
              <w:textAlignment w:val="baseline"/>
              <w:rPr>
                <w:sz w:val="18"/>
              </w:rPr>
            </w:pPr>
            <w:r>
              <w:rPr>
                <w:rFonts w:hint="eastAsia"/>
                <w:sz w:val="18"/>
              </w:rPr>
              <w:t xml:space="preserve">    edkg:situation """</w:t>
            </w:r>
          </w:p>
          <w:p w14:paraId="41CFA5E8">
            <w:pPr>
              <w:kinsoku w:val="0"/>
              <w:autoSpaceDE w:val="0"/>
              <w:autoSpaceDN w:val="0"/>
              <w:adjustRightInd w:val="0"/>
              <w:snapToGrid w:val="0"/>
              <w:spacing w:line="400" w:lineRule="exact"/>
              <w:jc w:val="both"/>
              <w:textAlignment w:val="baseline"/>
              <w:rPr>
                <w:sz w:val="18"/>
              </w:rPr>
            </w:pPr>
            <w:r>
              <w:rPr>
                <w:rFonts w:hint="eastAsia"/>
                <w:sz w:val="18"/>
              </w:rPr>
              <w:t>When a week is selected, the system identifies the learning objectives for that week.</w:t>
            </w:r>
          </w:p>
          <w:p w14:paraId="561C8681">
            <w:pPr>
              <w:kinsoku w:val="0"/>
              <w:autoSpaceDE w:val="0"/>
              <w:autoSpaceDN w:val="0"/>
              <w:adjustRightInd w:val="0"/>
              <w:snapToGrid w:val="0"/>
              <w:spacing w:line="400" w:lineRule="exact"/>
              <w:jc w:val="both"/>
              <w:textAlignment w:val="baseline"/>
              <w:rPr>
                <w:sz w:val="18"/>
              </w:rPr>
            </w:pPr>
            <w:r>
              <w:rPr>
                <w:rFonts w:hint="eastAsia"/>
                <w:sz w:val="18"/>
              </w:rPr>
              <w:t>""" ;</w:t>
            </w:r>
          </w:p>
          <w:p w14:paraId="1F60D8CF">
            <w:pPr>
              <w:kinsoku w:val="0"/>
              <w:autoSpaceDE w:val="0"/>
              <w:autoSpaceDN w:val="0"/>
              <w:adjustRightInd w:val="0"/>
              <w:snapToGrid w:val="0"/>
              <w:spacing w:line="400" w:lineRule="exact"/>
              <w:jc w:val="both"/>
              <w:textAlignment w:val="baseline"/>
              <w:rPr>
                <w:sz w:val="18"/>
              </w:rPr>
            </w:pPr>
            <w:r>
              <w:rPr>
                <w:rFonts w:hint="eastAsia"/>
                <w:sz w:val="18"/>
              </w:rPr>
              <w:t xml:space="preserve">    edkg:task """</w:t>
            </w:r>
          </w:p>
          <w:p w14:paraId="616A3DC9">
            <w:pPr>
              <w:kinsoku w:val="0"/>
              <w:autoSpaceDE w:val="0"/>
              <w:autoSpaceDN w:val="0"/>
              <w:adjustRightInd w:val="0"/>
              <w:snapToGrid w:val="0"/>
              <w:spacing w:line="400" w:lineRule="exact"/>
              <w:jc w:val="both"/>
              <w:textAlignment w:val="baseline"/>
              <w:rPr>
                <w:sz w:val="18"/>
              </w:rPr>
            </w:pPr>
            <w:r>
              <w:rPr>
                <w:rFonts w:hint="eastAsia"/>
                <w:sz w:val="18"/>
              </w:rPr>
              <w:t>Extract objectives from the Sequence hierarchy for the given week.</w:t>
            </w:r>
          </w:p>
          <w:p w14:paraId="43D137E3">
            <w:pPr>
              <w:kinsoku w:val="0"/>
              <w:autoSpaceDE w:val="0"/>
              <w:autoSpaceDN w:val="0"/>
              <w:adjustRightInd w:val="0"/>
              <w:snapToGrid w:val="0"/>
              <w:spacing w:line="400" w:lineRule="exact"/>
              <w:jc w:val="both"/>
              <w:textAlignment w:val="baseline"/>
              <w:rPr>
                <w:sz w:val="18"/>
              </w:rPr>
            </w:pPr>
            <w:r>
              <w:rPr>
                <w:rFonts w:hint="eastAsia"/>
                <w:sz w:val="18"/>
              </w:rPr>
              <w:t>""" ;</w:t>
            </w:r>
          </w:p>
          <w:p w14:paraId="4C59E092">
            <w:pPr>
              <w:kinsoku w:val="0"/>
              <w:autoSpaceDE w:val="0"/>
              <w:autoSpaceDN w:val="0"/>
              <w:adjustRightInd w:val="0"/>
              <w:snapToGrid w:val="0"/>
              <w:spacing w:line="400" w:lineRule="exact"/>
              <w:jc w:val="both"/>
              <w:textAlignment w:val="baseline"/>
              <w:rPr>
                <w:sz w:val="18"/>
              </w:rPr>
            </w:pPr>
            <w:r>
              <w:rPr>
                <w:rFonts w:hint="eastAsia"/>
                <w:sz w:val="18"/>
              </w:rPr>
              <w:t xml:space="preserve">    edkg:actionPlan """</w:t>
            </w:r>
          </w:p>
          <w:p w14:paraId="2F092A77">
            <w:pPr>
              <w:kinsoku w:val="0"/>
              <w:autoSpaceDE w:val="0"/>
              <w:autoSpaceDN w:val="0"/>
              <w:adjustRightInd w:val="0"/>
              <w:snapToGrid w:val="0"/>
              <w:spacing w:line="400" w:lineRule="exact"/>
              <w:jc w:val="both"/>
              <w:textAlignment w:val="baseline"/>
              <w:rPr>
                <w:sz w:val="18"/>
              </w:rPr>
            </w:pPr>
            <w:r>
              <w:rPr>
                <w:rFonts w:hint="eastAsia"/>
                <w:sz w:val="18"/>
              </w:rPr>
              <w:t>Access the Sequence hierarchy and extract objectives for the given week.</w:t>
            </w:r>
          </w:p>
          <w:p w14:paraId="0DAEE084">
            <w:pPr>
              <w:kinsoku w:val="0"/>
              <w:autoSpaceDE w:val="0"/>
              <w:autoSpaceDN w:val="0"/>
              <w:adjustRightInd w:val="0"/>
              <w:snapToGrid w:val="0"/>
              <w:spacing w:line="400" w:lineRule="exact"/>
              <w:jc w:val="both"/>
              <w:textAlignment w:val="baseline"/>
              <w:rPr>
                <w:sz w:val="18"/>
              </w:rPr>
            </w:pPr>
            <w:r>
              <w:rPr>
                <w:rFonts w:hint="eastAsia"/>
                <w:sz w:val="18"/>
              </w:rPr>
              <w:t>""" ;</w:t>
            </w:r>
          </w:p>
          <w:p w14:paraId="08E7CDCC">
            <w:pPr>
              <w:kinsoku w:val="0"/>
              <w:autoSpaceDE w:val="0"/>
              <w:autoSpaceDN w:val="0"/>
              <w:adjustRightInd w:val="0"/>
              <w:snapToGrid w:val="0"/>
              <w:spacing w:line="400" w:lineRule="exact"/>
              <w:jc w:val="both"/>
              <w:textAlignment w:val="baseline"/>
              <w:rPr>
                <w:sz w:val="18"/>
              </w:rPr>
            </w:pPr>
            <w:r>
              <w:rPr>
                <w:rFonts w:hint="eastAsia"/>
                <w:sz w:val="18"/>
              </w:rPr>
              <w:t xml:space="preserve">    edkg:expectedResult """</w:t>
            </w:r>
          </w:p>
          <w:p w14:paraId="3FCEB42C">
            <w:pPr>
              <w:kinsoku w:val="0"/>
              <w:autoSpaceDE w:val="0"/>
              <w:autoSpaceDN w:val="0"/>
              <w:adjustRightInd w:val="0"/>
              <w:snapToGrid w:val="0"/>
              <w:spacing w:line="400" w:lineRule="exact"/>
              <w:jc w:val="both"/>
              <w:textAlignment w:val="baseline"/>
              <w:rPr>
                <w:sz w:val="18"/>
              </w:rPr>
            </w:pPr>
            <w:r>
              <w:rPr>
                <w:rFonts w:hint="eastAsia"/>
                <w:sz w:val="18"/>
              </w:rPr>
              <w:t>A detailed list of learning objectives for the specified week.</w:t>
            </w:r>
          </w:p>
          <w:p w14:paraId="77E2C423">
            <w:pPr>
              <w:kinsoku w:val="0"/>
              <w:autoSpaceDE w:val="0"/>
              <w:autoSpaceDN w:val="0"/>
              <w:adjustRightInd w:val="0"/>
              <w:snapToGrid w:val="0"/>
              <w:spacing w:line="400" w:lineRule="exact"/>
              <w:jc w:val="both"/>
              <w:textAlignment w:val="baseline"/>
              <w:rPr>
                <w:sz w:val="18"/>
              </w:rPr>
            </w:pPr>
            <w:r>
              <w:rPr>
                <w:rFonts w:hint="eastAsia"/>
                <w:sz w:val="18"/>
              </w:rPr>
              <w:t>""" ;</w:t>
            </w:r>
          </w:p>
          <w:p w14:paraId="518B6FD8">
            <w:pPr>
              <w:kinsoku w:val="0"/>
              <w:autoSpaceDE w:val="0"/>
              <w:autoSpaceDN w:val="0"/>
              <w:adjustRightInd w:val="0"/>
              <w:snapToGrid w:val="0"/>
              <w:spacing w:line="400" w:lineRule="exact"/>
              <w:jc w:val="both"/>
              <w:textAlignment w:val="baseline"/>
              <w:rPr>
                <w:sz w:val="18"/>
              </w:rPr>
            </w:pPr>
            <w:r>
              <w:rPr>
                <w:rFonts w:hint="eastAsia"/>
                <w:sz w:val="18"/>
              </w:rPr>
              <w:t xml:space="preserve">    edkg:actorRole "LMSAssistant" ;</w:t>
            </w:r>
          </w:p>
          <w:p w14:paraId="6D4E987E">
            <w:pPr>
              <w:kinsoku w:val="0"/>
              <w:autoSpaceDE w:val="0"/>
              <w:autoSpaceDN w:val="0"/>
              <w:adjustRightInd w:val="0"/>
              <w:snapToGrid w:val="0"/>
              <w:spacing w:line="400" w:lineRule="exact"/>
              <w:jc w:val="both"/>
              <w:textAlignment w:val="baseline"/>
              <w:rPr>
                <w:sz w:val="18"/>
              </w:rPr>
            </w:pPr>
            <w:r>
              <w:rPr>
                <w:rFonts w:hint="eastAsia"/>
                <w:sz w:val="18"/>
              </w:rPr>
              <w:t xml:space="preserve">    edkg:appliesTo ex:Q1 ;</w:t>
            </w:r>
          </w:p>
          <w:p w14:paraId="7B3D109B">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"PR2" .</w:t>
            </w:r>
          </w:p>
          <w:p w14:paraId="70B30DCE">
            <w:pPr>
              <w:kinsoku w:val="0"/>
              <w:autoSpaceDE w:val="0"/>
              <w:autoSpaceDN w:val="0"/>
              <w:adjustRightInd w:val="0"/>
              <w:snapToGrid w:val="0"/>
              <w:spacing w:line="400" w:lineRule="exact"/>
              <w:jc w:val="both"/>
              <w:textAlignment w:val="baseline"/>
              <w:rPr>
                <w:sz w:val="18"/>
              </w:rPr>
            </w:pPr>
          </w:p>
          <w:p w14:paraId="20258FA6">
            <w:pPr>
              <w:kinsoku w:val="0"/>
              <w:autoSpaceDE w:val="0"/>
              <w:autoSpaceDN w:val="0"/>
              <w:adjustRightInd w:val="0"/>
              <w:snapToGrid w:val="0"/>
              <w:spacing w:line="400" w:lineRule="exact"/>
              <w:jc w:val="both"/>
              <w:textAlignment w:val="baseline"/>
              <w:rPr>
                <w:sz w:val="18"/>
              </w:rPr>
            </w:pPr>
            <w:r>
              <w:rPr>
                <w:rFonts w:hint="eastAsia"/>
                <w:sz w:val="18"/>
              </w:rPr>
              <w:t>ex:PR3</w:t>
            </w:r>
          </w:p>
          <w:p w14:paraId="5C0497DD">
            <w:pPr>
              <w:kinsoku w:val="0"/>
              <w:autoSpaceDE w:val="0"/>
              <w:autoSpaceDN w:val="0"/>
              <w:adjustRightInd w:val="0"/>
              <w:snapToGrid w:val="0"/>
              <w:spacing w:line="400" w:lineRule="exact"/>
              <w:jc w:val="both"/>
              <w:textAlignment w:val="baseline"/>
              <w:rPr>
                <w:sz w:val="18"/>
              </w:rPr>
            </w:pPr>
            <w:r>
              <w:rPr>
                <w:rFonts w:hint="eastAsia"/>
                <w:sz w:val="18"/>
              </w:rPr>
              <w:t xml:space="preserve">    a edkg:PRitem ;</w:t>
            </w:r>
          </w:p>
          <w:p w14:paraId="3742DAD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"54b9be2d-6fd6-412d-a021-036e09e487c4" ;</w:t>
            </w:r>
          </w:p>
          <w:p w14:paraId="1AD256FB">
            <w:pPr>
              <w:kinsoku w:val="0"/>
              <w:autoSpaceDE w:val="0"/>
              <w:autoSpaceDN w:val="0"/>
              <w:adjustRightInd w:val="0"/>
              <w:snapToGrid w:val="0"/>
              <w:spacing w:line="400" w:lineRule="exact"/>
              <w:jc w:val="both"/>
              <w:textAlignment w:val="baseline"/>
              <w:rPr>
                <w:sz w:val="18"/>
              </w:rPr>
            </w:pPr>
            <w:r>
              <w:rPr>
                <w:rFonts w:hint="eastAsia"/>
                <w:sz w:val="18"/>
              </w:rPr>
              <w:t xml:space="preserve">    edkg:title "Retrieve Resources" ;</w:t>
            </w:r>
          </w:p>
          <w:p w14:paraId="125F8BBE">
            <w:pPr>
              <w:kinsoku w:val="0"/>
              <w:autoSpaceDE w:val="0"/>
              <w:autoSpaceDN w:val="0"/>
              <w:adjustRightInd w:val="0"/>
              <w:snapToGrid w:val="0"/>
              <w:spacing w:line="400" w:lineRule="exact"/>
              <w:jc w:val="both"/>
              <w:textAlignment w:val="baseline"/>
              <w:rPr>
                <w:sz w:val="18"/>
              </w:rPr>
            </w:pPr>
            <w:r>
              <w:rPr>
                <w:rFonts w:hint="eastAsia"/>
                <w:sz w:val="18"/>
              </w:rPr>
              <w:t xml:space="preserve">    edkg:situation """</w:t>
            </w:r>
          </w:p>
          <w:p w14:paraId="7680A01B">
            <w:pPr>
              <w:kinsoku w:val="0"/>
              <w:autoSpaceDE w:val="0"/>
              <w:autoSpaceDN w:val="0"/>
              <w:adjustRightInd w:val="0"/>
              <w:snapToGrid w:val="0"/>
              <w:spacing w:line="400" w:lineRule="exact"/>
              <w:jc w:val="both"/>
              <w:textAlignment w:val="baseline"/>
              <w:rPr>
                <w:sz w:val="18"/>
              </w:rPr>
            </w:pPr>
            <w:r>
              <w:rPr>
                <w:rFonts w:hint="eastAsia"/>
                <w:sz w:val="18"/>
              </w:rPr>
              <w:t>When locating resources, the system filters and retrieves items by type and week.</w:t>
            </w:r>
          </w:p>
          <w:p w14:paraId="3F8B32D4">
            <w:pPr>
              <w:kinsoku w:val="0"/>
              <w:autoSpaceDE w:val="0"/>
              <w:autoSpaceDN w:val="0"/>
              <w:adjustRightInd w:val="0"/>
              <w:snapToGrid w:val="0"/>
              <w:spacing w:line="400" w:lineRule="exact"/>
              <w:jc w:val="both"/>
              <w:textAlignment w:val="baseline"/>
              <w:rPr>
                <w:sz w:val="18"/>
              </w:rPr>
            </w:pPr>
            <w:r>
              <w:rPr>
                <w:rFonts w:hint="eastAsia"/>
                <w:sz w:val="18"/>
              </w:rPr>
              <w:t>""" ;</w:t>
            </w:r>
          </w:p>
          <w:p w14:paraId="5A29D524">
            <w:pPr>
              <w:kinsoku w:val="0"/>
              <w:autoSpaceDE w:val="0"/>
              <w:autoSpaceDN w:val="0"/>
              <w:adjustRightInd w:val="0"/>
              <w:snapToGrid w:val="0"/>
              <w:spacing w:line="400" w:lineRule="exact"/>
              <w:jc w:val="both"/>
              <w:textAlignment w:val="baseline"/>
              <w:rPr>
                <w:sz w:val="18"/>
              </w:rPr>
            </w:pPr>
            <w:r>
              <w:rPr>
                <w:rFonts w:hint="eastAsia"/>
                <w:sz w:val="18"/>
              </w:rPr>
              <w:t xml:space="preserve">    edkg:task """</w:t>
            </w:r>
          </w:p>
          <w:p w14:paraId="11E2B606">
            <w:pPr>
              <w:kinsoku w:val="0"/>
              <w:autoSpaceDE w:val="0"/>
              <w:autoSpaceDN w:val="0"/>
              <w:adjustRightInd w:val="0"/>
              <w:snapToGrid w:val="0"/>
              <w:spacing w:line="400" w:lineRule="exact"/>
              <w:jc w:val="both"/>
              <w:textAlignment w:val="baseline"/>
              <w:rPr>
                <w:sz w:val="18"/>
              </w:rPr>
            </w:pPr>
            <w:r>
              <w:rPr>
                <w:rFonts w:hint="eastAsia"/>
                <w:sz w:val="18"/>
              </w:rPr>
              <w:t>Navigate the Resource Construct hierarchy and filter by resource type and week.</w:t>
            </w:r>
          </w:p>
          <w:p w14:paraId="416DC5E4">
            <w:pPr>
              <w:kinsoku w:val="0"/>
              <w:autoSpaceDE w:val="0"/>
              <w:autoSpaceDN w:val="0"/>
              <w:adjustRightInd w:val="0"/>
              <w:snapToGrid w:val="0"/>
              <w:spacing w:line="400" w:lineRule="exact"/>
              <w:jc w:val="both"/>
              <w:textAlignment w:val="baseline"/>
              <w:rPr>
                <w:sz w:val="18"/>
              </w:rPr>
            </w:pPr>
            <w:r>
              <w:rPr>
                <w:rFonts w:hint="eastAsia"/>
                <w:sz w:val="18"/>
              </w:rPr>
              <w:t>""" ;</w:t>
            </w:r>
          </w:p>
          <w:p w14:paraId="2B4DA122">
            <w:pPr>
              <w:kinsoku w:val="0"/>
              <w:autoSpaceDE w:val="0"/>
              <w:autoSpaceDN w:val="0"/>
              <w:adjustRightInd w:val="0"/>
              <w:snapToGrid w:val="0"/>
              <w:spacing w:line="400" w:lineRule="exact"/>
              <w:jc w:val="both"/>
              <w:textAlignment w:val="baseline"/>
              <w:rPr>
                <w:sz w:val="18"/>
              </w:rPr>
            </w:pPr>
            <w:r>
              <w:rPr>
                <w:rFonts w:hint="eastAsia"/>
                <w:sz w:val="18"/>
              </w:rPr>
              <w:t xml:space="preserve">    edkg:actionPlan """</w:t>
            </w:r>
          </w:p>
          <w:p w14:paraId="5C2B5F01">
            <w:pPr>
              <w:kinsoku w:val="0"/>
              <w:autoSpaceDE w:val="0"/>
              <w:autoSpaceDN w:val="0"/>
              <w:adjustRightInd w:val="0"/>
              <w:snapToGrid w:val="0"/>
              <w:spacing w:line="400" w:lineRule="exact"/>
              <w:jc w:val="both"/>
              <w:textAlignment w:val="baseline"/>
              <w:rPr>
                <w:sz w:val="18"/>
              </w:rPr>
            </w:pPr>
            <w:r>
              <w:rPr>
                <w:rFonts w:hint="eastAsia"/>
                <w:sz w:val="18"/>
              </w:rPr>
              <w:t>Access the Resource Construct hierarchy and filter based on ResourceType and WeekNumber.</w:t>
            </w:r>
          </w:p>
          <w:p w14:paraId="06E89869">
            <w:pPr>
              <w:kinsoku w:val="0"/>
              <w:autoSpaceDE w:val="0"/>
              <w:autoSpaceDN w:val="0"/>
              <w:adjustRightInd w:val="0"/>
              <w:snapToGrid w:val="0"/>
              <w:spacing w:line="400" w:lineRule="exact"/>
              <w:jc w:val="both"/>
              <w:textAlignment w:val="baseline"/>
              <w:rPr>
                <w:sz w:val="18"/>
              </w:rPr>
            </w:pPr>
            <w:r>
              <w:rPr>
                <w:rFonts w:hint="eastAsia"/>
                <w:sz w:val="18"/>
              </w:rPr>
              <w:t>""" ;</w:t>
            </w:r>
          </w:p>
          <w:p w14:paraId="242BAEF7">
            <w:pPr>
              <w:kinsoku w:val="0"/>
              <w:autoSpaceDE w:val="0"/>
              <w:autoSpaceDN w:val="0"/>
              <w:adjustRightInd w:val="0"/>
              <w:snapToGrid w:val="0"/>
              <w:spacing w:line="400" w:lineRule="exact"/>
              <w:jc w:val="both"/>
              <w:textAlignment w:val="baseline"/>
              <w:rPr>
                <w:sz w:val="18"/>
              </w:rPr>
            </w:pPr>
            <w:r>
              <w:rPr>
                <w:rFonts w:hint="eastAsia"/>
                <w:sz w:val="18"/>
              </w:rPr>
              <w:t xml:space="preserve">    edkg:expectedResult """</w:t>
            </w:r>
          </w:p>
          <w:p w14:paraId="3AE403C3">
            <w:pPr>
              <w:kinsoku w:val="0"/>
              <w:autoSpaceDE w:val="0"/>
              <w:autoSpaceDN w:val="0"/>
              <w:adjustRightInd w:val="0"/>
              <w:snapToGrid w:val="0"/>
              <w:spacing w:line="400" w:lineRule="exact"/>
              <w:jc w:val="both"/>
              <w:textAlignment w:val="baseline"/>
              <w:rPr>
                <w:sz w:val="18"/>
              </w:rPr>
            </w:pPr>
            <w:r>
              <w:rPr>
                <w:rFonts w:hint="eastAsia"/>
                <w:sz w:val="18"/>
              </w:rPr>
              <w:t>A list of resources categorized by type and purpose.</w:t>
            </w:r>
          </w:p>
          <w:p w14:paraId="587114FF">
            <w:pPr>
              <w:kinsoku w:val="0"/>
              <w:autoSpaceDE w:val="0"/>
              <w:autoSpaceDN w:val="0"/>
              <w:adjustRightInd w:val="0"/>
              <w:snapToGrid w:val="0"/>
              <w:spacing w:line="400" w:lineRule="exact"/>
              <w:jc w:val="both"/>
              <w:textAlignment w:val="baseline"/>
              <w:rPr>
                <w:sz w:val="18"/>
              </w:rPr>
            </w:pPr>
            <w:r>
              <w:rPr>
                <w:rFonts w:hint="eastAsia"/>
                <w:sz w:val="18"/>
              </w:rPr>
              <w:t>""" ;</w:t>
            </w:r>
          </w:p>
          <w:p w14:paraId="053F6D95">
            <w:pPr>
              <w:kinsoku w:val="0"/>
              <w:autoSpaceDE w:val="0"/>
              <w:autoSpaceDN w:val="0"/>
              <w:adjustRightInd w:val="0"/>
              <w:snapToGrid w:val="0"/>
              <w:spacing w:line="400" w:lineRule="exact"/>
              <w:jc w:val="both"/>
              <w:textAlignment w:val="baseline"/>
              <w:rPr>
                <w:sz w:val="18"/>
              </w:rPr>
            </w:pPr>
            <w:r>
              <w:rPr>
                <w:rFonts w:hint="eastAsia"/>
                <w:sz w:val="18"/>
              </w:rPr>
              <w:t xml:space="preserve">    edkg:actorRole "LMSAssistant" ;</w:t>
            </w:r>
          </w:p>
          <w:p w14:paraId="6D5B92AA">
            <w:pPr>
              <w:kinsoku w:val="0"/>
              <w:autoSpaceDE w:val="0"/>
              <w:autoSpaceDN w:val="0"/>
              <w:adjustRightInd w:val="0"/>
              <w:snapToGrid w:val="0"/>
              <w:spacing w:line="400" w:lineRule="exact"/>
              <w:jc w:val="both"/>
              <w:textAlignment w:val="baseline"/>
              <w:rPr>
                <w:sz w:val="18"/>
              </w:rPr>
            </w:pPr>
            <w:r>
              <w:rPr>
                <w:rFonts w:hint="eastAsia"/>
                <w:sz w:val="18"/>
              </w:rPr>
              <w:t xml:space="preserve">    edkg:appliesTo ex:Q1, ex:IT1 ;</w:t>
            </w:r>
          </w:p>
          <w:p w14:paraId="6D168408">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"PR3" .</w:t>
            </w:r>
          </w:p>
          <w:p w14:paraId="13D425EA">
            <w:pPr>
              <w:kinsoku w:val="0"/>
              <w:autoSpaceDE w:val="0"/>
              <w:autoSpaceDN w:val="0"/>
              <w:adjustRightInd w:val="0"/>
              <w:snapToGrid w:val="0"/>
              <w:spacing w:line="400" w:lineRule="exact"/>
              <w:jc w:val="both"/>
              <w:textAlignment w:val="baseline"/>
              <w:rPr>
                <w:sz w:val="18"/>
              </w:rPr>
            </w:pPr>
          </w:p>
          <w:p w14:paraId="4CBF30FD">
            <w:pPr>
              <w:kinsoku w:val="0"/>
              <w:autoSpaceDE w:val="0"/>
              <w:autoSpaceDN w:val="0"/>
              <w:adjustRightInd w:val="0"/>
              <w:snapToGrid w:val="0"/>
              <w:spacing w:line="400" w:lineRule="exact"/>
              <w:jc w:val="both"/>
              <w:textAlignment w:val="baseline"/>
              <w:rPr>
                <w:sz w:val="18"/>
              </w:rPr>
            </w:pPr>
            <w:r>
              <w:rPr>
                <w:rFonts w:hint="eastAsia"/>
                <w:sz w:val="18"/>
              </w:rPr>
              <w:t>########################################</w:t>
            </w:r>
          </w:p>
          <w:p w14:paraId="5DC72F7A">
            <w:pPr>
              <w:kinsoku w:val="0"/>
              <w:autoSpaceDE w:val="0"/>
              <w:autoSpaceDN w:val="0"/>
              <w:adjustRightInd w:val="0"/>
              <w:snapToGrid w:val="0"/>
              <w:spacing w:line="400" w:lineRule="exact"/>
              <w:jc w:val="both"/>
              <w:textAlignment w:val="baseline"/>
              <w:rPr>
                <w:sz w:val="18"/>
              </w:rPr>
            </w:pPr>
            <w:r>
              <w:rPr>
                <w:rFonts w:hint="eastAsia"/>
                <w:sz w:val="18"/>
              </w:rPr>
              <w:t># Example of Custom Disciplinary Properties</w:t>
            </w:r>
          </w:p>
          <w:p w14:paraId="3D7545CB">
            <w:pPr>
              <w:kinsoku w:val="0"/>
              <w:autoSpaceDE w:val="0"/>
              <w:autoSpaceDN w:val="0"/>
              <w:adjustRightInd w:val="0"/>
              <w:snapToGrid w:val="0"/>
              <w:spacing w:line="400" w:lineRule="exact"/>
              <w:jc w:val="both"/>
              <w:textAlignment w:val="baseline"/>
              <w:rPr>
                <w:sz w:val="18"/>
              </w:rPr>
            </w:pPr>
            <w:r>
              <w:rPr>
                <w:rFonts w:hint="eastAsia"/>
                <w:sz w:val="18"/>
              </w:rPr>
              <w:t>########################################</w:t>
            </w:r>
          </w:p>
          <w:p w14:paraId="57035ADB">
            <w:pPr>
              <w:kinsoku w:val="0"/>
              <w:autoSpaceDE w:val="0"/>
              <w:autoSpaceDN w:val="0"/>
              <w:adjustRightInd w:val="0"/>
              <w:snapToGrid w:val="0"/>
              <w:spacing w:line="400" w:lineRule="exact"/>
              <w:jc w:val="both"/>
              <w:textAlignment w:val="baseline"/>
              <w:rPr>
                <w:sz w:val="18"/>
              </w:rPr>
            </w:pPr>
            <w:r>
              <w:rPr>
                <w:rFonts w:hint="eastAsia"/>
                <w:sz w:val="18"/>
              </w:rPr>
              <w:t># Define a computer science specific relationship</w:t>
            </w:r>
          </w:p>
          <w:p w14:paraId="36C162CB">
            <w:pPr>
              <w:kinsoku w:val="0"/>
              <w:autoSpaceDE w:val="0"/>
              <w:autoSpaceDN w:val="0"/>
              <w:adjustRightInd w:val="0"/>
              <w:snapToGrid w:val="0"/>
              <w:spacing w:line="400" w:lineRule="exact"/>
              <w:jc w:val="both"/>
              <w:textAlignment w:val="baseline"/>
              <w:rPr>
                <w:sz w:val="18"/>
              </w:rPr>
            </w:pPr>
            <w:r>
              <w:rPr>
                <w:rFonts w:hint="eastAsia"/>
                <w:sz w:val="18"/>
              </w:rPr>
              <w:t>ex:algorithmicImplementation a edkg:DisciplinaryProperty ;</w:t>
            </w:r>
          </w:p>
          <w:p w14:paraId="33F7DA6B">
            <w:pPr>
              <w:kinsoku w:val="0"/>
              <w:autoSpaceDE w:val="0"/>
              <w:autoSpaceDN w:val="0"/>
              <w:adjustRightInd w:val="0"/>
              <w:snapToGrid w:val="0"/>
              <w:spacing w:line="400" w:lineRule="exact"/>
              <w:jc w:val="both"/>
              <w:textAlignment w:val="baseline"/>
              <w:rPr>
                <w:sz w:val="18"/>
              </w:rPr>
            </w:pPr>
            <w:r>
              <w:rPr>
                <w:rFonts w:hint="eastAsia"/>
                <w:sz w:val="18"/>
              </w:rPr>
              <w:t xml:space="preserve">    rdfs:label "algorithmic implementation" ;</w:t>
            </w:r>
          </w:p>
          <w:p w14:paraId="4682F816">
            <w:pPr>
              <w:kinsoku w:val="0"/>
              <w:autoSpaceDE w:val="0"/>
              <w:autoSpaceDN w:val="0"/>
              <w:adjustRightInd w:val="0"/>
              <w:snapToGrid w:val="0"/>
              <w:spacing w:line="400" w:lineRule="exact"/>
              <w:jc w:val="both"/>
              <w:textAlignment w:val="baseline"/>
              <w:rPr>
                <w:sz w:val="18"/>
              </w:rPr>
            </w:pPr>
            <w:r>
              <w:rPr>
                <w:rFonts w:hint="eastAsia"/>
                <w:sz w:val="18"/>
              </w:rPr>
              <w:t xml:space="preserve">    rdfs:comment "Relationship describing how algorithms are implemented in programming" .</w:t>
            </w:r>
          </w:p>
          <w:p w14:paraId="29744D31">
            <w:pPr>
              <w:kinsoku w:val="0"/>
              <w:autoSpaceDE w:val="0"/>
              <w:autoSpaceDN w:val="0"/>
              <w:adjustRightInd w:val="0"/>
              <w:snapToGrid w:val="0"/>
              <w:spacing w:line="400" w:lineRule="exact"/>
              <w:jc w:val="both"/>
              <w:textAlignment w:val="baseline"/>
              <w:rPr>
                <w:sz w:val="18"/>
              </w:rPr>
            </w:pPr>
          </w:p>
          <w:p w14:paraId="6DC22B89">
            <w:pPr>
              <w:kinsoku w:val="0"/>
              <w:autoSpaceDE w:val="0"/>
              <w:autoSpaceDN w:val="0"/>
              <w:adjustRightInd w:val="0"/>
              <w:snapToGrid w:val="0"/>
              <w:spacing w:line="400" w:lineRule="exact"/>
              <w:jc w:val="both"/>
              <w:textAlignment w:val="baseline"/>
              <w:rPr>
                <w:sz w:val="18"/>
              </w:rPr>
            </w:pPr>
            <w:r>
              <w:rPr>
                <w:rFonts w:hint="eastAsia"/>
                <w:sz w:val="18"/>
              </w:rPr>
              <w:t># Use the custom relationship</w:t>
            </w:r>
          </w:p>
          <w:p w14:paraId="4D0D25B3">
            <w:pPr>
              <w:kinsoku w:val="0"/>
              <w:autoSpaceDE w:val="0"/>
              <w:autoSpaceDN w:val="0"/>
              <w:adjustRightInd w:val="0"/>
              <w:snapToGrid w:val="0"/>
              <w:spacing w:line="400" w:lineRule="exact"/>
              <w:jc w:val="both"/>
              <w:textAlignment w:val="baseline"/>
              <w:rPr>
                <w:sz w:val="18"/>
              </w:rPr>
            </w:pPr>
            <w:r>
              <w:rPr>
                <w:rFonts w:hint="eastAsia"/>
                <w:sz w:val="18"/>
              </w:rPr>
              <w:t>ex:LO2 ex:algorithmicImplementation ex:LO3 .</w:t>
            </w:r>
          </w:p>
          <w:p w14:paraId="0C6C127B">
            <w:pPr>
              <w:tabs>
                <w:tab w:val="center" w:pos="4201"/>
                <w:tab w:val="right" w:leader="dot" w:pos="9298"/>
              </w:tabs>
              <w:autoSpaceDE w:val="0"/>
              <w:autoSpaceDN w:val="0"/>
              <w:jc w:val="both"/>
              <w:rPr>
                <w:rFonts w:eastAsia="Yu Mincho"/>
                <w:sz w:val="18"/>
              </w:rPr>
            </w:pPr>
            <w:r>
              <w:rPr>
                <w:rFonts w:hint="eastAsia"/>
                <w:sz w:val="18"/>
              </w:rPr>
              <w:tab/>
            </w:r>
          </w:p>
        </w:tc>
      </w:tr>
    </w:tbl>
    <w:p w14:paraId="0D9806CD">
      <w:pPr>
        <w:pStyle w:val="5"/>
        <w:numPr>
          <w:ilvl w:val="1"/>
          <w:numId w:val="1"/>
        </w:numPr>
      </w:pPr>
      <w:bookmarkStart w:id="253" w:name="_Toc11751"/>
      <w:bookmarkStart w:id="254" w:name="_Toc27841"/>
      <w:bookmarkStart w:id="255" w:name="_Toc4138"/>
      <w:bookmarkStart w:id="256" w:name="_Toc25309"/>
      <w:r>
        <w:t>Physics</w:t>
      </w:r>
      <w:r>
        <w:rPr>
          <w:rFonts w:hint="eastAsia"/>
          <w:lang w:eastAsia="zh-CN"/>
        </w:rPr>
        <w:t xml:space="preserve"> knowledge graph</w:t>
      </w:r>
      <w:bookmarkEnd w:id="253"/>
      <w:bookmarkEnd w:id="254"/>
      <w:bookmarkEnd w:id="255"/>
      <w:bookmarkEnd w:id="256"/>
    </w:p>
    <w:p w14:paraId="1C49A21E">
      <w:pPr>
        <w:pStyle w:val="4"/>
        <w:rPr>
          <w:lang w:eastAsia="zh-CN"/>
        </w:rPr>
      </w:pPr>
      <w:r>
        <w:rPr>
          <w:rFonts w:hint="eastAsia"/>
          <w:lang w:eastAsia="zh-CN"/>
        </w:rPr>
        <w:t>The example of a physical graph is constructed from university physics textbooks, with excerpts from two sections: "Discovery of Particles" and "Classification of Particles". This graph example focuses on demonstrating how to use the attributes and relationships of the LearningPoint entity class in the ontology for knowledge expression. It covers key attributes such as the hierarchy of LearningPoint (hasChild, treeLevel, treePosition) and knowledge content (contentJson). It also illustrates how to use DisciplinaryProperty to describe domain-specific relationships between LearningPoints.</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6B70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4FDD22DA">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718EE9BF">
            <w:pPr>
              <w:kinsoku w:val="0"/>
              <w:autoSpaceDE w:val="0"/>
              <w:autoSpaceDN w:val="0"/>
              <w:adjustRightInd w:val="0"/>
              <w:snapToGrid w:val="0"/>
              <w:spacing w:line="400" w:lineRule="exact"/>
              <w:jc w:val="both"/>
              <w:textAlignment w:val="baseline"/>
              <w:rPr>
                <w:sz w:val="18"/>
              </w:rPr>
            </w:pPr>
            <w:r>
              <w:rPr>
                <w:rFonts w:hint="eastAsia"/>
                <w:sz w:val="18"/>
              </w:rPr>
              <w:t>@prefix lp: &lt;https://kgeditor.cn/physics_example/lp/&gt; .</w:t>
            </w:r>
          </w:p>
          <w:p w14:paraId="12AA3B73">
            <w:pPr>
              <w:kinsoku w:val="0"/>
              <w:autoSpaceDE w:val="0"/>
              <w:autoSpaceDN w:val="0"/>
              <w:adjustRightInd w:val="0"/>
              <w:snapToGrid w:val="0"/>
              <w:spacing w:line="400" w:lineRule="exact"/>
              <w:jc w:val="both"/>
              <w:textAlignment w:val="baseline"/>
              <w:rPr>
                <w:sz w:val="18"/>
              </w:rPr>
            </w:pPr>
            <w:r>
              <w:rPr>
                <w:rFonts w:hint="eastAsia"/>
                <w:sz w:val="18"/>
              </w:rPr>
              <w:t>@prefix r: &lt;https://kgeditor.cn/physics_example/relation/&gt; .</w:t>
            </w:r>
          </w:p>
          <w:p w14:paraId="27B77662">
            <w:pPr>
              <w:kinsoku w:val="0"/>
              <w:autoSpaceDE w:val="0"/>
              <w:autoSpaceDN w:val="0"/>
              <w:adjustRightInd w:val="0"/>
              <w:snapToGrid w:val="0"/>
              <w:spacing w:line="400" w:lineRule="exact"/>
              <w:jc w:val="both"/>
              <w:textAlignment w:val="baseline"/>
              <w:rPr>
                <w:sz w:val="18"/>
              </w:rPr>
            </w:pPr>
          </w:p>
          <w:p w14:paraId="44454BA4">
            <w:pPr>
              <w:kinsoku w:val="0"/>
              <w:autoSpaceDE w:val="0"/>
              <w:autoSpaceDN w:val="0"/>
              <w:adjustRightInd w:val="0"/>
              <w:snapToGrid w:val="0"/>
              <w:spacing w:line="400" w:lineRule="exact"/>
              <w:jc w:val="both"/>
              <w:textAlignment w:val="baseline"/>
              <w:rPr>
                <w:sz w:val="18"/>
              </w:rPr>
            </w:pPr>
            <w:r>
              <w:rPr>
                <w:rFonts w:hint="eastAsia"/>
                <w:sz w:val="18"/>
              </w:rPr>
              <w:t>########################################</w:t>
            </w:r>
          </w:p>
          <w:p w14:paraId="3173BBB4">
            <w:pPr>
              <w:kinsoku w:val="0"/>
              <w:autoSpaceDE w:val="0"/>
              <w:autoSpaceDN w:val="0"/>
              <w:adjustRightInd w:val="0"/>
              <w:snapToGrid w:val="0"/>
              <w:spacing w:line="400" w:lineRule="exact"/>
              <w:jc w:val="both"/>
              <w:textAlignment w:val="baseline"/>
              <w:rPr>
                <w:sz w:val="18"/>
              </w:rPr>
            </w:pPr>
            <w:r>
              <w:rPr>
                <w:rFonts w:hint="eastAsia"/>
                <w:sz w:val="18"/>
              </w:rPr>
              <w:t># Learning Point Collection</w:t>
            </w:r>
          </w:p>
          <w:p w14:paraId="3FF4BC29">
            <w:pPr>
              <w:kinsoku w:val="0"/>
              <w:autoSpaceDE w:val="0"/>
              <w:autoSpaceDN w:val="0"/>
              <w:adjustRightInd w:val="0"/>
              <w:snapToGrid w:val="0"/>
              <w:spacing w:line="400" w:lineRule="exact"/>
              <w:jc w:val="both"/>
              <w:textAlignment w:val="baseline"/>
              <w:rPr>
                <w:sz w:val="18"/>
              </w:rPr>
            </w:pPr>
            <w:r>
              <w:rPr>
                <w:rFonts w:hint="eastAsia"/>
                <w:sz w:val="18"/>
              </w:rPr>
              <w:t>########################################</w:t>
            </w:r>
          </w:p>
          <w:p w14:paraId="2AE34D95">
            <w:pPr>
              <w:kinsoku w:val="0"/>
              <w:autoSpaceDE w:val="0"/>
              <w:autoSpaceDN w:val="0"/>
              <w:adjustRightInd w:val="0"/>
              <w:snapToGrid w:val="0"/>
              <w:spacing w:line="400" w:lineRule="exact"/>
              <w:jc w:val="both"/>
              <w:textAlignment w:val="baseline"/>
              <w:rPr>
                <w:sz w:val="18"/>
              </w:rPr>
            </w:pPr>
          </w:p>
          <w:p w14:paraId="6D241B0D">
            <w:pPr>
              <w:kinsoku w:val="0"/>
              <w:autoSpaceDE w:val="0"/>
              <w:autoSpaceDN w:val="0"/>
              <w:adjustRightInd w:val="0"/>
              <w:snapToGrid w:val="0"/>
              <w:spacing w:line="400" w:lineRule="exact"/>
              <w:jc w:val="both"/>
              <w:textAlignment w:val="baseline"/>
              <w:rPr>
                <w:sz w:val="18"/>
              </w:rPr>
            </w:pPr>
            <w:r>
              <w:rPr>
                <w:rFonts w:hint="eastAsia"/>
                <w:sz w:val="18"/>
              </w:rPr>
              <w:t>lp:PhysicsExample_Collection a edkg:LearningPointCollection;</w:t>
            </w:r>
          </w:p>
          <w:p w14:paraId="1D2EBE55">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edkg:identifier "234d22c8-9958-4789-bb36-673f32cc38ac";</w:t>
            </w:r>
          </w:p>
          <w:p w14:paraId="2548790E">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edkg:title "Physics" ;</w:t>
            </w:r>
          </w:p>
          <w:p w14:paraId="6858CE13">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edkg:version: "1.0.0" ;</w:t>
            </w:r>
          </w:p>
          <w:p w14:paraId="31E68D63">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edkg:contains lp:1_ElementaryParticle ;</w:t>
            </w:r>
          </w:p>
          <w:p w14:paraId="74CAEAAD">
            <w:pPr>
              <w:kinsoku w:val="0"/>
              <w:autoSpaceDE w:val="0"/>
              <w:autoSpaceDN w:val="0"/>
              <w:adjustRightInd w:val="0"/>
              <w:snapToGrid w:val="0"/>
              <w:spacing w:line="400" w:lineRule="exact"/>
              <w:jc w:val="both"/>
              <w:textAlignment w:val="baseline"/>
              <w:rPr>
                <w:sz w:val="18"/>
              </w:rPr>
            </w:pPr>
          </w:p>
          <w:p w14:paraId="2799D547">
            <w:pPr>
              <w:kinsoku w:val="0"/>
              <w:autoSpaceDE w:val="0"/>
              <w:autoSpaceDN w:val="0"/>
              <w:adjustRightInd w:val="0"/>
              <w:snapToGrid w:val="0"/>
              <w:spacing w:line="400" w:lineRule="exact"/>
              <w:jc w:val="both"/>
              <w:textAlignment w:val="baseline"/>
              <w:rPr>
                <w:sz w:val="18"/>
              </w:rPr>
            </w:pPr>
            <w:r>
              <w:rPr>
                <w:rFonts w:hint="eastAsia"/>
                <w:sz w:val="18"/>
              </w:rPr>
              <w:t>########################################</w:t>
            </w:r>
          </w:p>
          <w:p w14:paraId="5397C3F5">
            <w:pPr>
              <w:kinsoku w:val="0"/>
              <w:autoSpaceDE w:val="0"/>
              <w:autoSpaceDN w:val="0"/>
              <w:adjustRightInd w:val="0"/>
              <w:snapToGrid w:val="0"/>
              <w:spacing w:line="400" w:lineRule="exact"/>
              <w:jc w:val="both"/>
              <w:textAlignment w:val="baseline"/>
              <w:rPr>
                <w:sz w:val="18"/>
              </w:rPr>
            </w:pPr>
            <w:r>
              <w:rPr>
                <w:rFonts w:hint="eastAsia"/>
                <w:sz w:val="18"/>
              </w:rPr>
              <w:t># Declaration of Customized Disciplinary Properties</w:t>
            </w:r>
          </w:p>
          <w:p w14:paraId="00456C91">
            <w:pPr>
              <w:kinsoku w:val="0"/>
              <w:autoSpaceDE w:val="0"/>
              <w:autoSpaceDN w:val="0"/>
              <w:adjustRightInd w:val="0"/>
              <w:snapToGrid w:val="0"/>
              <w:spacing w:line="400" w:lineRule="exact"/>
              <w:jc w:val="both"/>
              <w:textAlignment w:val="baseline"/>
              <w:rPr>
                <w:sz w:val="18"/>
              </w:rPr>
            </w:pPr>
            <w:r>
              <w:rPr>
                <w:rFonts w:hint="eastAsia"/>
                <w:sz w:val="18"/>
              </w:rPr>
              <w:t>########################################</w:t>
            </w:r>
          </w:p>
          <w:p w14:paraId="0262B2FF">
            <w:pPr>
              <w:kinsoku w:val="0"/>
              <w:autoSpaceDE w:val="0"/>
              <w:autoSpaceDN w:val="0"/>
              <w:adjustRightInd w:val="0"/>
              <w:snapToGrid w:val="0"/>
              <w:spacing w:line="400" w:lineRule="exact"/>
              <w:jc w:val="both"/>
              <w:textAlignment w:val="baseline"/>
              <w:rPr>
                <w:sz w:val="18"/>
              </w:rPr>
            </w:pPr>
          </w:p>
          <w:p w14:paraId="1F799C95">
            <w:pPr>
              <w:kinsoku w:val="0"/>
              <w:autoSpaceDE w:val="0"/>
              <w:autoSpaceDN w:val="0"/>
              <w:adjustRightInd w:val="0"/>
              <w:snapToGrid w:val="0"/>
              <w:spacing w:line="400" w:lineRule="exact"/>
              <w:jc w:val="both"/>
              <w:textAlignment w:val="baseline"/>
              <w:rPr>
                <w:sz w:val="18"/>
              </w:rPr>
            </w:pPr>
            <w:r>
              <w:rPr>
                <w:rFonts w:hint="eastAsia"/>
                <w:sz w:val="18"/>
              </w:rPr>
              <w:t>r:includes a edkg:DisciplinaryProperty .</w:t>
            </w:r>
          </w:p>
          <w:p w14:paraId="1778CDF8">
            <w:pPr>
              <w:kinsoku w:val="0"/>
              <w:autoSpaceDE w:val="0"/>
              <w:autoSpaceDN w:val="0"/>
              <w:adjustRightInd w:val="0"/>
              <w:snapToGrid w:val="0"/>
              <w:spacing w:line="400" w:lineRule="exact"/>
              <w:jc w:val="both"/>
              <w:textAlignment w:val="baseline"/>
              <w:rPr>
                <w:sz w:val="18"/>
              </w:rPr>
            </w:pPr>
          </w:p>
          <w:p w14:paraId="1082727C">
            <w:pPr>
              <w:kinsoku w:val="0"/>
              <w:autoSpaceDE w:val="0"/>
              <w:autoSpaceDN w:val="0"/>
              <w:adjustRightInd w:val="0"/>
              <w:snapToGrid w:val="0"/>
              <w:spacing w:line="400" w:lineRule="exact"/>
              <w:jc w:val="both"/>
              <w:textAlignment w:val="baseline"/>
              <w:rPr>
                <w:sz w:val="18"/>
              </w:rPr>
            </w:pPr>
            <w:r>
              <w:rPr>
                <w:rFonts w:hint="eastAsia"/>
                <w:sz w:val="18"/>
              </w:rPr>
              <w:t>r:decaysInto a edkg:DisciplinaryProperty .</w:t>
            </w:r>
          </w:p>
          <w:p w14:paraId="776EB089">
            <w:pPr>
              <w:kinsoku w:val="0"/>
              <w:autoSpaceDE w:val="0"/>
              <w:autoSpaceDN w:val="0"/>
              <w:adjustRightInd w:val="0"/>
              <w:snapToGrid w:val="0"/>
              <w:spacing w:line="400" w:lineRule="exact"/>
              <w:jc w:val="both"/>
              <w:textAlignment w:val="baseline"/>
              <w:rPr>
                <w:sz w:val="18"/>
              </w:rPr>
            </w:pPr>
          </w:p>
          <w:p w14:paraId="6C7763C7">
            <w:pPr>
              <w:kinsoku w:val="0"/>
              <w:autoSpaceDE w:val="0"/>
              <w:autoSpaceDN w:val="0"/>
              <w:adjustRightInd w:val="0"/>
              <w:snapToGrid w:val="0"/>
              <w:spacing w:line="400" w:lineRule="exact"/>
              <w:jc w:val="both"/>
              <w:textAlignment w:val="baseline"/>
              <w:rPr>
                <w:sz w:val="18"/>
              </w:rPr>
            </w:pPr>
            <w:r>
              <w:rPr>
                <w:rFonts w:hint="eastAsia"/>
                <w:sz w:val="18"/>
              </w:rPr>
              <w:t>r:emits a edkg:DisciplinaryProperty .</w:t>
            </w:r>
          </w:p>
          <w:p w14:paraId="3B3BB005">
            <w:pPr>
              <w:kinsoku w:val="0"/>
              <w:autoSpaceDE w:val="0"/>
              <w:autoSpaceDN w:val="0"/>
              <w:adjustRightInd w:val="0"/>
              <w:snapToGrid w:val="0"/>
              <w:spacing w:line="400" w:lineRule="exact"/>
              <w:jc w:val="both"/>
              <w:textAlignment w:val="baseline"/>
              <w:rPr>
                <w:sz w:val="18"/>
              </w:rPr>
            </w:pPr>
          </w:p>
          <w:p w14:paraId="7BDC8ADA">
            <w:pPr>
              <w:kinsoku w:val="0"/>
              <w:autoSpaceDE w:val="0"/>
              <w:autoSpaceDN w:val="0"/>
              <w:adjustRightInd w:val="0"/>
              <w:snapToGrid w:val="0"/>
              <w:spacing w:line="400" w:lineRule="exact"/>
              <w:jc w:val="both"/>
              <w:textAlignment w:val="baseline"/>
              <w:rPr>
                <w:sz w:val="18"/>
              </w:rPr>
            </w:pPr>
            <w:r>
              <w:rPr>
                <w:rFonts w:hint="eastAsia"/>
                <w:sz w:val="18"/>
              </w:rPr>
              <w:t>r:isComposedOf a edkg:DisciplinaryProperty .</w:t>
            </w:r>
          </w:p>
          <w:p w14:paraId="56C7C1A2">
            <w:pPr>
              <w:kinsoku w:val="0"/>
              <w:autoSpaceDE w:val="0"/>
              <w:autoSpaceDN w:val="0"/>
              <w:adjustRightInd w:val="0"/>
              <w:snapToGrid w:val="0"/>
              <w:spacing w:line="400" w:lineRule="exact"/>
              <w:jc w:val="both"/>
              <w:textAlignment w:val="baseline"/>
              <w:rPr>
                <w:sz w:val="18"/>
              </w:rPr>
            </w:pPr>
          </w:p>
          <w:p w14:paraId="485C482E">
            <w:pPr>
              <w:kinsoku w:val="0"/>
              <w:autoSpaceDE w:val="0"/>
              <w:autoSpaceDN w:val="0"/>
              <w:adjustRightInd w:val="0"/>
              <w:snapToGrid w:val="0"/>
              <w:spacing w:line="400" w:lineRule="exact"/>
              <w:jc w:val="both"/>
              <w:textAlignment w:val="baseline"/>
              <w:rPr>
                <w:sz w:val="18"/>
              </w:rPr>
            </w:pPr>
            <w:r>
              <w:rPr>
                <w:rFonts w:hint="eastAsia"/>
                <w:sz w:val="18"/>
              </w:rPr>
              <w:t>r:transformsInto a edkg:DisciplinaryProperty .</w:t>
            </w:r>
          </w:p>
          <w:p w14:paraId="1749EEDF">
            <w:pPr>
              <w:kinsoku w:val="0"/>
              <w:autoSpaceDE w:val="0"/>
              <w:autoSpaceDN w:val="0"/>
              <w:adjustRightInd w:val="0"/>
              <w:snapToGrid w:val="0"/>
              <w:spacing w:line="400" w:lineRule="exact"/>
              <w:jc w:val="both"/>
              <w:textAlignment w:val="baseline"/>
              <w:rPr>
                <w:sz w:val="18"/>
              </w:rPr>
            </w:pPr>
          </w:p>
          <w:p w14:paraId="0A5D928B">
            <w:pPr>
              <w:kinsoku w:val="0"/>
              <w:autoSpaceDE w:val="0"/>
              <w:autoSpaceDN w:val="0"/>
              <w:adjustRightInd w:val="0"/>
              <w:snapToGrid w:val="0"/>
              <w:spacing w:line="400" w:lineRule="exact"/>
              <w:jc w:val="both"/>
              <w:textAlignment w:val="baseline"/>
              <w:rPr>
                <w:sz w:val="18"/>
              </w:rPr>
            </w:pPr>
            <w:r>
              <w:rPr>
                <w:rFonts w:hint="eastAsia"/>
                <w:sz w:val="18"/>
              </w:rPr>
              <w:t>########################################</w:t>
            </w:r>
          </w:p>
          <w:p w14:paraId="42CB9472">
            <w:pPr>
              <w:kinsoku w:val="0"/>
              <w:autoSpaceDE w:val="0"/>
              <w:autoSpaceDN w:val="0"/>
              <w:adjustRightInd w:val="0"/>
              <w:snapToGrid w:val="0"/>
              <w:spacing w:line="400" w:lineRule="exact"/>
              <w:jc w:val="both"/>
              <w:textAlignment w:val="baseline"/>
              <w:rPr>
                <w:sz w:val="18"/>
              </w:rPr>
            </w:pPr>
            <w:r>
              <w:rPr>
                <w:rFonts w:hint="eastAsia"/>
                <w:sz w:val="18"/>
              </w:rPr>
              <w:t># Learning Points</w:t>
            </w:r>
          </w:p>
          <w:p w14:paraId="170AAADD">
            <w:pPr>
              <w:kinsoku w:val="0"/>
              <w:autoSpaceDE w:val="0"/>
              <w:autoSpaceDN w:val="0"/>
              <w:adjustRightInd w:val="0"/>
              <w:snapToGrid w:val="0"/>
              <w:spacing w:line="400" w:lineRule="exact"/>
              <w:jc w:val="both"/>
              <w:textAlignment w:val="baseline"/>
              <w:rPr>
                <w:sz w:val="18"/>
              </w:rPr>
            </w:pPr>
            <w:r>
              <w:rPr>
                <w:rFonts w:hint="eastAsia"/>
                <w:sz w:val="18"/>
              </w:rPr>
              <w:t>########################################</w:t>
            </w:r>
          </w:p>
          <w:p w14:paraId="0F49A4C6">
            <w:pPr>
              <w:kinsoku w:val="0"/>
              <w:autoSpaceDE w:val="0"/>
              <w:autoSpaceDN w:val="0"/>
              <w:adjustRightInd w:val="0"/>
              <w:snapToGrid w:val="0"/>
              <w:spacing w:line="400" w:lineRule="exact"/>
              <w:jc w:val="both"/>
              <w:textAlignment w:val="baseline"/>
              <w:rPr>
                <w:sz w:val="18"/>
              </w:rPr>
            </w:pPr>
          </w:p>
          <w:p w14:paraId="1742F428">
            <w:pPr>
              <w:kinsoku w:val="0"/>
              <w:autoSpaceDE w:val="0"/>
              <w:autoSpaceDN w:val="0"/>
              <w:adjustRightInd w:val="0"/>
              <w:snapToGrid w:val="0"/>
              <w:spacing w:line="400" w:lineRule="exact"/>
              <w:jc w:val="both"/>
              <w:textAlignment w:val="baseline"/>
              <w:rPr>
                <w:sz w:val="18"/>
              </w:rPr>
            </w:pPr>
            <w:r>
              <w:rPr>
                <w:rFonts w:hint="eastAsia"/>
                <w:sz w:val="18"/>
              </w:rPr>
              <w:t>lp:1_ElementaryParticle a edkg:LPitem ;</w:t>
            </w:r>
          </w:p>
          <w:p w14:paraId="7E9D6D28">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edkg:hasChild lp:1_1_DiscoveryOfParticles,</w:t>
            </w:r>
          </w:p>
          <w:p w14:paraId="7871946F">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ab/>
            </w:r>
            <w:r>
              <w:rPr>
                <w:rFonts w:hint="eastAsia"/>
                <w:sz w:val="18"/>
              </w:rPr>
              <w:t>lp:1_2_ClassificationOfParticles ;</w:t>
            </w:r>
          </w:p>
          <w:p w14:paraId="38585EB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"cfd495bc-acb7-46f4-81f1-41597c2a8635" ;</w:t>
            </w:r>
          </w:p>
          <w:p w14:paraId="3137283E">
            <w:pPr>
              <w:kinsoku w:val="0"/>
              <w:autoSpaceDE w:val="0"/>
              <w:autoSpaceDN w:val="0"/>
              <w:adjustRightInd w:val="0"/>
              <w:snapToGrid w:val="0"/>
              <w:spacing w:line="400" w:lineRule="exact"/>
              <w:jc w:val="both"/>
              <w:textAlignment w:val="baseline"/>
              <w:rPr>
                <w:sz w:val="18"/>
              </w:rPr>
            </w:pPr>
            <w:r>
              <w:rPr>
                <w:rFonts w:hint="eastAsia"/>
                <w:sz w:val="18"/>
              </w:rPr>
              <w:t xml:space="preserve">    edkg:itemType "KUnit" ;</w:t>
            </w:r>
          </w:p>
          <w:p w14:paraId="2C0F931D">
            <w:pPr>
              <w:kinsoku w:val="0"/>
              <w:autoSpaceDE w:val="0"/>
              <w:autoSpaceDN w:val="0"/>
              <w:adjustRightInd w:val="0"/>
              <w:snapToGrid w:val="0"/>
              <w:spacing w:line="400" w:lineRule="exact"/>
              <w:jc w:val="both"/>
              <w:textAlignment w:val="baseline"/>
              <w:rPr>
                <w:sz w:val="18"/>
              </w:rPr>
            </w:pPr>
            <w:r>
              <w:rPr>
                <w:rFonts w:hint="eastAsia"/>
                <w:sz w:val="18"/>
              </w:rPr>
              <w:t xml:space="preserve">    edkg:title "1_ElementaryParticle" ;</w:t>
            </w:r>
          </w:p>
          <w:p w14:paraId="6C8B890A">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401525BD">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 .</w:t>
            </w:r>
          </w:p>
          <w:p w14:paraId="0655AD17">
            <w:pPr>
              <w:kinsoku w:val="0"/>
              <w:autoSpaceDE w:val="0"/>
              <w:autoSpaceDN w:val="0"/>
              <w:adjustRightInd w:val="0"/>
              <w:snapToGrid w:val="0"/>
              <w:spacing w:line="400" w:lineRule="exact"/>
              <w:jc w:val="both"/>
              <w:textAlignment w:val="baseline"/>
              <w:rPr>
                <w:sz w:val="18"/>
              </w:rPr>
            </w:pPr>
          </w:p>
          <w:p w14:paraId="1FDDEE46">
            <w:pPr>
              <w:kinsoku w:val="0"/>
              <w:autoSpaceDE w:val="0"/>
              <w:autoSpaceDN w:val="0"/>
              <w:adjustRightInd w:val="0"/>
              <w:snapToGrid w:val="0"/>
              <w:spacing w:line="400" w:lineRule="exact"/>
              <w:jc w:val="both"/>
              <w:textAlignment w:val="baseline"/>
              <w:rPr>
                <w:sz w:val="18"/>
              </w:rPr>
            </w:pPr>
            <w:r>
              <w:rPr>
                <w:rFonts w:hint="eastAsia"/>
                <w:sz w:val="18"/>
              </w:rPr>
              <w:t>lp:1_1_DiscoveryOfParticles a edkg:LPitem ;</w:t>
            </w:r>
          </w:p>
          <w:p w14:paraId="200ABFA2">
            <w:pPr>
              <w:kinsoku w:val="0"/>
              <w:autoSpaceDE w:val="0"/>
              <w:autoSpaceDN w:val="0"/>
              <w:adjustRightInd w:val="0"/>
              <w:snapToGrid w:val="0"/>
              <w:spacing w:line="400" w:lineRule="exact"/>
              <w:jc w:val="both"/>
              <w:textAlignment w:val="baseline"/>
              <w:rPr>
                <w:sz w:val="18"/>
              </w:rPr>
            </w:pPr>
            <w:r>
              <w:rPr>
                <w:rFonts w:hint="eastAsia"/>
                <w:sz w:val="18"/>
              </w:rPr>
              <w:t xml:space="preserve">    edkg:hasChild lp:elementary_charge_e,</w:t>
            </w:r>
          </w:p>
          <w:p w14:paraId="57667946">
            <w:pPr>
              <w:kinsoku w:val="0"/>
              <w:autoSpaceDE w:val="0"/>
              <w:autoSpaceDN w:val="0"/>
              <w:adjustRightInd w:val="0"/>
              <w:snapToGrid w:val="0"/>
              <w:spacing w:line="400" w:lineRule="exact"/>
              <w:jc w:val="both"/>
              <w:textAlignment w:val="baseline"/>
              <w:rPr>
                <w:sz w:val="18"/>
              </w:rPr>
            </w:pPr>
            <w:r>
              <w:rPr>
                <w:rFonts w:hint="eastAsia"/>
                <w:sz w:val="18"/>
              </w:rPr>
              <w:t xml:space="preserve">        lp:atom,</w:t>
            </w:r>
          </w:p>
          <w:p w14:paraId="114760F4">
            <w:pPr>
              <w:kinsoku w:val="0"/>
              <w:autoSpaceDE w:val="0"/>
              <w:autoSpaceDN w:val="0"/>
              <w:adjustRightInd w:val="0"/>
              <w:snapToGrid w:val="0"/>
              <w:spacing w:line="400" w:lineRule="exact"/>
              <w:jc w:val="both"/>
              <w:textAlignment w:val="baseline"/>
              <w:rPr>
                <w:sz w:val="18"/>
              </w:rPr>
            </w:pPr>
            <w:r>
              <w:rPr>
                <w:rFonts w:hint="eastAsia"/>
                <w:sz w:val="18"/>
              </w:rPr>
              <w:t xml:space="preserve">        lp:elementary_particle,</w:t>
            </w:r>
          </w:p>
          <w:p w14:paraId="7A5F210B">
            <w:pPr>
              <w:kinsoku w:val="0"/>
              <w:autoSpaceDE w:val="0"/>
              <w:autoSpaceDN w:val="0"/>
              <w:adjustRightInd w:val="0"/>
              <w:snapToGrid w:val="0"/>
              <w:spacing w:line="400" w:lineRule="exact"/>
              <w:jc w:val="both"/>
              <w:textAlignment w:val="baseline"/>
              <w:rPr>
                <w:sz w:val="18"/>
              </w:rPr>
            </w:pPr>
            <w:r>
              <w:rPr>
                <w:rFonts w:hint="eastAsia"/>
                <w:sz w:val="18"/>
              </w:rPr>
              <w:t xml:space="preserve">        lp:particle,</w:t>
            </w:r>
          </w:p>
          <w:p w14:paraId="2E8389E0">
            <w:pPr>
              <w:kinsoku w:val="0"/>
              <w:autoSpaceDE w:val="0"/>
              <w:autoSpaceDN w:val="0"/>
              <w:adjustRightInd w:val="0"/>
              <w:snapToGrid w:val="0"/>
              <w:spacing w:line="400" w:lineRule="exact"/>
              <w:jc w:val="both"/>
              <w:textAlignment w:val="baseline"/>
              <w:rPr>
                <w:sz w:val="18"/>
              </w:rPr>
            </w:pPr>
            <w:r>
              <w:rPr>
                <w:rFonts w:hint="eastAsia"/>
                <w:sz w:val="18"/>
              </w:rPr>
              <w:t xml:space="preserve">        lp:spin_quantization,</w:t>
            </w:r>
          </w:p>
          <w:p w14:paraId="074D18FD">
            <w:pPr>
              <w:kinsoku w:val="0"/>
              <w:autoSpaceDE w:val="0"/>
              <w:autoSpaceDN w:val="0"/>
              <w:adjustRightInd w:val="0"/>
              <w:snapToGrid w:val="0"/>
              <w:spacing w:line="400" w:lineRule="exact"/>
              <w:jc w:val="both"/>
              <w:textAlignment w:val="baseline"/>
              <w:rPr>
                <w:sz w:val="18"/>
              </w:rPr>
            </w:pPr>
            <w:r>
              <w:rPr>
                <w:rFonts w:hint="eastAsia"/>
                <w:sz w:val="18"/>
              </w:rPr>
              <w:t xml:space="preserve">        lp:particle_lifetime,</w:t>
            </w:r>
          </w:p>
          <w:p w14:paraId="33C467BF">
            <w:pPr>
              <w:kinsoku w:val="0"/>
              <w:autoSpaceDE w:val="0"/>
              <w:autoSpaceDN w:val="0"/>
              <w:adjustRightInd w:val="0"/>
              <w:snapToGrid w:val="0"/>
              <w:spacing w:line="400" w:lineRule="exact"/>
              <w:jc w:val="both"/>
              <w:textAlignment w:val="baseline"/>
              <w:rPr>
                <w:sz w:val="18"/>
              </w:rPr>
            </w:pPr>
            <w:r>
              <w:rPr>
                <w:rFonts w:hint="eastAsia"/>
                <w:sz w:val="18"/>
              </w:rPr>
              <w:t xml:space="preserve">        lp:mass-energy_equivalence,</w:t>
            </w:r>
          </w:p>
          <w:p w14:paraId="10CCC8F4">
            <w:pPr>
              <w:kinsoku w:val="0"/>
              <w:autoSpaceDE w:val="0"/>
              <w:autoSpaceDN w:val="0"/>
              <w:adjustRightInd w:val="0"/>
              <w:snapToGrid w:val="0"/>
              <w:spacing w:line="400" w:lineRule="exact"/>
              <w:jc w:val="both"/>
              <w:textAlignment w:val="baseline"/>
              <w:rPr>
                <w:sz w:val="18"/>
              </w:rPr>
            </w:pPr>
            <w:r>
              <w:rPr>
                <w:rFonts w:hint="eastAsia"/>
                <w:sz w:val="18"/>
              </w:rPr>
              <w:t xml:space="preserve">        lp:electric_charge,</w:t>
            </w:r>
          </w:p>
          <w:p w14:paraId="1B4605D2">
            <w:pPr>
              <w:kinsoku w:val="0"/>
              <w:autoSpaceDE w:val="0"/>
              <w:autoSpaceDN w:val="0"/>
              <w:adjustRightInd w:val="0"/>
              <w:snapToGrid w:val="0"/>
              <w:spacing w:line="400" w:lineRule="exact"/>
              <w:jc w:val="both"/>
              <w:textAlignment w:val="baseline"/>
              <w:rPr>
                <w:sz w:val="18"/>
              </w:rPr>
            </w:pPr>
            <w:r>
              <w:rPr>
                <w:rFonts w:hint="eastAsia"/>
                <w:sz w:val="18"/>
              </w:rPr>
              <w:t xml:space="preserve">        lp:positron ;</w:t>
            </w:r>
          </w:p>
          <w:p w14:paraId="685A003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"80937968-23b7-472e-b6b4-acf316b24ee0" ;</w:t>
            </w:r>
          </w:p>
          <w:p w14:paraId="5FC6F6ED">
            <w:pPr>
              <w:kinsoku w:val="0"/>
              <w:autoSpaceDE w:val="0"/>
              <w:autoSpaceDN w:val="0"/>
              <w:adjustRightInd w:val="0"/>
              <w:snapToGrid w:val="0"/>
              <w:spacing w:line="400" w:lineRule="exact"/>
              <w:jc w:val="both"/>
              <w:textAlignment w:val="baseline"/>
              <w:rPr>
                <w:sz w:val="18"/>
              </w:rPr>
            </w:pPr>
            <w:r>
              <w:rPr>
                <w:rFonts w:hint="eastAsia"/>
                <w:sz w:val="18"/>
              </w:rPr>
              <w:t xml:space="preserve">    edkg:itemType "KUnit" ;</w:t>
            </w:r>
          </w:p>
          <w:p w14:paraId="6EFBBDBB">
            <w:pPr>
              <w:kinsoku w:val="0"/>
              <w:autoSpaceDE w:val="0"/>
              <w:autoSpaceDN w:val="0"/>
              <w:adjustRightInd w:val="0"/>
              <w:snapToGrid w:val="0"/>
              <w:spacing w:line="400" w:lineRule="exact"/>
              <w:jc w:val="both"/>
              <w:textAlignment w:val="baseline"/>
              <w:rPr>
                <w:sz w:val="18"/>
              </w:rPr>
            </w:pPr>
            <w:r>
              <w:rPr>
                <w:rFonts w:hint="eastAsia"/>
                <w:sz w:val="18"/>
              </w:rPr>
              <w:t xml:space="preserve">    edkg:title "1_1_DiscoveryOfParticles" ;</w:t>
            </w:r>
          </w:p>
          <w:p w14:paraId="4AAAB4C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11E539D7">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 .</w:t>
            </w:r>
          </w:p>
          <w:p w14:paraId="21E8ABE6">
            <w:pPr>
              <w:kinsoku w:val="0"/>
              <w:autoSpaceDE w:val="0"/>
              <w:autoSpaceDN w:val="0"/>
              <w:adjustRightInd w:val="0"/>
              <w:snapToGrid w:val="0"/>
              <w:spacing w:line="400" w:lineRule="exact"/>
              <w:jc w:val="both"/>
              <w:textAlignment w:val="baseline"/>
              <w:rPr>
                <w:sz w:val="18"/>
              </w:rPr>
            </w:pPr>
          </w:p>
          <w:p w14:paraId="76175245">
            <w:pPr>
              <w:kinsoku w:val="0"/>
              <w:autoSpaceDE w:val="0"/>
              <w:autoSpaceDN w:val="0"/>
              <w:adjustRightInd w:val="0"/>
              <w:snapToGrid w:val="0"/>
              <w:spacing w:line="400" w:lineRule="exact"/>
              <w:jc w:val="both"/>
              <w:textAlignment w:val="baseline"/>
              <w:rPr>
                <w:sz w:val="18"/>
              </w:rPr>
            </w:pPr>
            <w:r>
              <w:rPr>
                <w:rFonts w:hint="eastAsia"/>
                <w:sz w:val="18"/>
              </w:rPr>
              <w:t>lp:1_2_ClassificationOfParticles a edkg:LPitem ;</w:t>
            </w:r>
          </w:p>
          <w:p w14:paraId="77BC1859">
            <w:pPr>
              <w:kinsoku w:val="0"/>
              <w:autoSpaceDE w:val="0"/>
              <w:autoSpaceDN w:val="0"/>
              <w:adjustRightInd w:val="0"/>
              <w:snapToGrid w:val="0"/>
              <w:spacing w:line="400" w:lineRule="exact"/>
              <w:jc w:val="both"/>
              <w:textAlignment w:val="baseline"/>
              <w:rPr>
                <w:sz w:val="18"/>
              </w:rPr>
            </w:pPr>
            <w:r>
              <w:rPr>
                <w:rFonts w:hint="eastAsia"/>
                <w:sz w:val="18"/>
              </w:rPr>
              <w:t xml:space="preserve">    edkg:hasChild lp:fundamental_interactions,</w:t>
            </w:r>
          </w:p>
          <w:p w14:paraId="05FF1522">
            <w:pPr>
              <w:kinsoku w:val="0"/>
              <w:autoSpaceDE w:val="0"/>
              <w:autoSpaceDN w:val="0"/>
              <w:adjustRightInd w:val="0"/>
              <w:snapToGrid w:val="0"/>
              <w:spacing w:line="400" w:lineRule="exact"/>
              <w:jc w:val="both"/>
              <w:textAlignment w:val="baseline"/>
              <w:rPr>
                <w:sz w:val="18"/>
              </w:rPr>
            </w:pPr>
            <w:r>
              <w:rPr>
                <w:rFonts w:hint="eastAsia"/>
                <w:sz w:val="18"/>
              </w:rPr>
              <w:t xml:space="preserve">        lp:hadron,</w:t>
            </w:r>
          </w:p>
          <w:p w14:paraId="25DA6423">
            <w:pPr>
              <w:kinsoku w:val="0"/>
              <w:autoSpaceDE w:val="0"/>
              <w:autoSpaceDN w:val="0"/>
              <w:adjustRightInd w:val="0"/>
              <w:snapToGrid w:val="0"/>
              <w:spacing w:line="400" w:lineRule="exact"/>
              <w:jc w:val="both"/>
              <w:textAlignment w:val="baseline"/>
              <w:rPr>
                <w:sz w:val="18"/>
              </w:rPr>
            </w:pPr>
            <w:r>
              <w:rPr>
                <w:rFonts w:hint="eastAsia"/>
                <w:sz w:val="18"/>
              </w:rPr>
              <w:t xml:space="preserve">        lp:proton,</w:t>
            </w:r>
          </w:p>
          <w:p w14:paraId="464061B0">
            <w:pPr>
              <w:kinsoku w:val="0"/>
              <w:autoSpaceDE w:val="0"/>
              <w:autoSpaceDN w:val="0"/>
              <w:adjustRightInd w:val="0"/>
              <w:snapToGrid w:val="0"/>
              <w:spacing w:line="400" w:lineRule="exact"/>
              <w:jc w:val="both"/>
              <w:textAlignment w:val="baseline"/>
              <w:rPr>
                <w:sz w:val="18"/>
              </w:rPr>
            </w:pPr>
            <w:r>
              <w:rPr>
                <w:rFonts w:hint="eastAsia"/>
                <w:sz w:val="18"/>
              </w:rPr>
              <w:t xml:space="preserve">        lp:u-quark,</w:t>
            </w:r>
          </w:p>
          <w:p w14:paraId="2EF08803">
            <w:pPr>
              <w:kinsoku w:val="0"/>
              <w:autoSpaceDE w:val="0"/>
              <w:autoSpaceDN w:val="0"/>
              <w:adjustRightInd w:val="0"/>
              <w:snapToGrid w:val="0"/>
              <w:spacing w:line="400" w:lineRule="exact"/>
              <w:jc w:val="both"/>
              <w:textAlignment w:val="baseline"/>
              <w:rPr>
                <w:sz w:val="18"/>
              </w:rPr>
            </w:pPr>
            <w:r>
              <w:rPr>
                <w:rFonts w:hint="eastAsia"/>
                <w:sz w:val="18"/>
              </w:rPr>
              <w:t xml:space="preserve">        lp:d-quark,</w:t>
            </w:r>
          </w:p>
          <w:p w14:paraId="5C9EA438">
            <w:pPr>
              <w:kinsoku w:val="0"/>
              <w:autoSpaceDE w:val="0"/>
              <w:autoSpaceDN w:val="0"/>
              <w:adjustRightInd w:val="0"/>
              <w:snapToGrid w:val="0"/>
              <w:spacing w:line="400" w:lineRule="exact"/>
              <w:jc w:val="both"/>
              <w:textAlignment w:val="baseline"/>
              <w:rPr>
                <w:sz w:val="18"/>
              </w:rPr>
            </w:pPr>
            <w:r>
              <w:rPr>
                <w:rFonts w:hint="eastAsia"/>
                <w:sz w:val="18"/>
              </w:rPr>
              <w:t xml:space="preserve">        lp:neutron,</w:t>
            </w:r>
          </w:p>
          <w:p w14:paraId="4D0EDCF9">
            <w:pPr>
              <w:kinsoku w:val="0"/>
              <w:autoSpaceDE w:val="0"/>
              <w:autoSpaceDN w:val="0"/>
              <w:adjustRightInd w:val="0"/>
              <w:snapToGrid w:val="0"/>
              <w:spacing w:line="400" w:lineRule="exact"/>
              <w:jc w:val="both"/>
              <w:textAlignment w:val="baseline"/>
              <w:rPr>
                <w:sz w:val="18"/>
              </w:rPr>
            </w:pPr>
            <w:r>
              <w:rPr>
                <w:rFonts w:hint="eastAsia"/>
                <w:sz w:val="18"/>
              </w:rPr>
              <w:t xml:space="preserve">        lp:meson,</w:t>
            </w:r>
          </w:p>
          <w:p w14:paraId="4E40141F">
            <w:pPr>
              <w:kinsoku w:val="0"/>
              <w:autoSpaceDE w:val="0"/>
              <w:autoSpaceDN w:val="0"/>
              <w:adjustRightInd w:val="0"/>
              <w:snapToGrid w:val="0"/>
              <w:spacing w:line="400" w:lineRule="exact"/>
              <w:jc w:val="both"/>
              <w:textAlignment w:val="baseline"/>
              <w:rPr>
                <w:sz w:val="18"/>
              </w:rPr>
            </w:pPr>
            <w:r>
              <w:rPr>
                <w:rFonts w:hint="eastAsia"/>
                <w:sz w:val="18"/>
              </w:rPr>
              <w:t xml:space="preserve">        lp:neutrino ;</w:t>
            </w:r>
          </w:p>
          <w:p w14:paraId="0B50D709">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"ea59c1a5-f963-4fb4-b6f7-eccaa4c4b358" ;</w:t>
            </w:r>
          </w:p>
          <w:p w14:paraId="37562BB8">
            <w:pPr>
              <w:kinsoku w:val="0"/>
              <w:autoSpaceDE w:val="0"/>
              <w:autoSpaceDN w:val="0"/>
              <w:adjustRightInd w:val="0"/>
              <w:snapToGrid w:val="0"/>
              <w:spacing w:line="400" w:lineRule="exact"/>
              <w:jc w:val="both"/>
              <w:textAlignment w:val="baseline"/>
              <w:rPr>
                <w:sz w:val="18"/>
              </w:rPr>
            </w:pPr>
            <w:r>
              <w:rPr>
                <w:rFonts w:hint="eastAsia"/>
                <w:sz w:val="18"/>
              </w:rPr>
              <w:t xml:space="preserve">    edkg:itemType "KUnit" ;</w:t>
            </w:r>
          </w:p>
          <w:p w14:paraId="7FD7F533">
            <w:pPr>
              <w:kinsoku w:val="0"/>
              <w:autoSpaceDE w:val="0"/>
              <w:autoSpaceDN w:val="0"/>
              <w:adjustRightInd w:val="0"/>
              <w:snapToGrid w:val="0"/>
              <w:spacing w:line="400" w:lineRule="exact"/>
              <w:jc w:val="both"/>
              <w:textAlignment w:val="baseline"/>
              <w:rPr>
                <w:sz w:val="18"/>
              </w:rPr>
            </w:pPr>
            <w:r>
              <w:rPr>
                <w:rFonts w:hint="eastAsia"/>
                <w:sz w:val="18"/>
              </w:rPr>
              <w:t xml:space="preserve">    edkg:title "1_2_ClassificationOfParticles" ;</w:t>
            </w:r>
          </w:p>
          <w:p w14:paraId="1AE6B10C">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1F22D53B">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 .</w:t>
            </w:r>
          </w:p>
          <w:p w14:paraId="165AF0EF">
            <w:pPr>
              <w:kinsoku w:val="0"/>
              <w:autoSpaceDE w:val="0"/>
              <w:autoSpaceDN w:val="0"/>
              <w:adjustRightInd w:val="0"/>
              <w:snapToGrid w:val="0"/>
              <w:spacing w:line="400" w:lineRule="exact"/>
              <w:jc w:val="both"/>
              <w:textAlignment w:val="baseline"/>
              <w:rPr>
                <w:sz w:val="18"/>
              </w:rPr>
            </w:pPr>
          </w:p>
          <w:p w14:paraId="39D9B2A7">
            <w:pPr>
              <w:kinsoku w:val="0"/>
              <w:autoSpaceDE w:val="0"/>
              <w:autoSpaceDN w:val="0"/>
              <w:adjustRightInd w:val="0"/>
              <w:snapToGrid w:val="0"/>
              <w:spacing w:line="400" w:lineRule="exact"/>
              <w:jc w:val="both"/>
              <w:textAlignment w:val="baseline"/>
              <w:rPr>
                <w:sz w:val="18"/>
              </w:rPr>
            </w:pPr>
            <w:r>
              <w:rPr>
                <w:rFonts w:hint="eastAsia"/>
                <w:sz w:val="18"/>
              </w:rPr>
              <w:t># Sub Learning Point of 1_1</w:t>
            </w:r>
          </w:p>
          <w:p w14:paraId="6FA7827D">
            <w:pPr>
              <w:kinsoku w:val="0"/>
              <w:autoSpaceDE w:val="0"/>
              <w:autoSpaceDN w:val="0"/>
              <w:adjustRightInd w:val="0"/>
              <w:snapToGrid w:val="0"/>
              <w:spacing w:line="400" w:lineRule="exact"/>
              <w:jc w:val="both"/>
              <w:textAlignment w:val="baseline"/>
              <w:rPr>
                <w:sz w:val="18"/>
              </w:rPr>
            </w:pPr>
          </w:p>
          <w:p w14:paraId="0845DCBD">
            <w:pPr>
              <w:kinsoku w:val="0"/>
              <w:autoSpaceDE w:val="0"/>
              <w:autoSpaceDN w:val="0"/>
              <w:adjustRightInd w:val="0"/>
              <w:snapToGrid w:val="0"/>
              <w:spacing w:line="400" w:lineRule="exact"/>
              <w:jc w:val="both"/>
              <w:textAlignment w:val="baseline"/>
              <w:rPr>
                <w:sz w:val="18"/>
              </w:rPr>
            </w:pPr>
            <w:r>
              <w:rPr>
                <w:rFonts w:hint="eastAsia"/>
                <w:sz w:val="18"/>
              </w:rPr>
              <w:t>lp:elementary_charge_e a edkg:LPitem ;</w:t>
            </w:r>
          </w:p>
          <w:p w14:paraId="7B3204B7">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"{\"value\": \"1.602 * 10^-19 C\"}" ;</w:t>
            </w:r>
          </w:p>
          <w:p w14:paraId="48EBDA5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"750efecf-46b7-4d6c-84fd-3e221e75bf03" ;</w:t>
            </w:r>
          </w:p>
          <w:p w14:paraId="1B231664">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2C1EC050">
            <w:pPr>
              <w:kinsoku w:val="0"/>
              <w:autoSpaceDE w:val="0"/>
              <w:autoSpaceDN w:val="0"/>
              <w:adjustRightInd w:val="0"/>
              <w:snapToGrid w:val="0"/>
              <w:spacing w:line="400" w:lineRule="exact"/>
              <w:jc w:val="both"/>
              <w:textAlignment w:val="baseline"/>
              <w:rPr>
                <w:sz w:val="18"/>
              </w:rPr>
            </w:pPr>
            <w:r>
              <w:rPr>
                <w:rFonts w:hint="eastAsia"/>
                <w:sz w:val="18"/>
              </w:rPr>
              <w:t xml:space="preserve">    edkg:title "elementary_charge_e" ;</w:t>
            </w:r>
          </w:p>
          <w:p w14:paraId="32C4899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38DE449C">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"1.1.1" .</w:t>
            </w:r>
          </w:p>
          <w:p w14:paraId="41FAF2B5">
            <w:pPr>
              <w:kinsoku w:val="0"/>
              <w:autoSpaceDE w:val="0"/>
              <w:autoSpaceDN w:val="0"/>
              <w:adjustRightInd w:val="0"/>
              <w:snapToGrid w:val="0"/>
              <w:spacing w:line="400" w:lineRule="exact"/>
              <w:jc w:val="both"/>
              <w:textAlignment w:val="baseline"/>
              <w:rPr>
                <w:sz w:val="18"/>
              </w:rPr>
            </w:pPr>
          </w:p>
          <w:p w14:paraId="533DE205">
            <w:pPr>
              <w:kinsoku w:val="0"/>
              <w:autoSpaceDE w:val="0"/>
              <w:autoSpaceDN w:val="0"/>
              <w:adjustRightInd w:val="0"/>
              <w:snapToGrid w:val="0"/>
              <w:spacing w:line="400" w:lineRule="exact"/>
              <w:jc w:val="both"/>
              <w:textAlignment w:val="baseline"/>
              <w:rPr>
                <w:sz w:val="18"/>
              </w:rPr>
            </w:pPr>
            <w:r>
              <w:rPr>
                <w:rFonts w:hint="eastAsia"/>
                <w:sz w:val="18"/>
              </w:rPr>
              <w:t>lp:atom a edkg:LPitem ;</w:t>
            </w:r>
          </w:p>
          <w:p w14:paraId="0814B29C">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"{\"composition\": \"electron, atomic nucleus\"}" ;</w:t>
            </w:r>
          </w:p>
          <w:p w14:paraId="1D14C784">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"e678beae-2299-47b1-8c0e-6d4fbc173da3" ;</w:t>
            </w:r>
          </w:p>
          <w:p w14:paraId="4136D950">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703B9B0A">
            <w:pPr>
              <w:kinsoku w:val="0"/>
              <w:autoSpaceDE w:val="0"/>
              <w:autoSpaceDN w:val="0"/>
              <w:adjustRightInd w:val="0"/>
              <w:snapToGrid w:val="0"/>
              <w:spacing w:line="400" w:lineRule="exact"/>
              <w:jc w:val="both"/>
              <w:textAlignment w:val="baseline"/>
              <w:rPr>
                <w:sz w:val="18"/>
              </w:rPr>
            </w:pPr>
            <w:r>
              <w:rPr>
                <w:rFonts w:hint="eastAsia"/>
                <w:sz w:val="18"/>
              </w:rPr>
              <w:t xml:space="preserve">    edkg:title "atom" ;</w:t>
            </w:r>
          </w:p>
          <w:p w14:paraId="39B7CBB0">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5B0DFEEB">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"1.1.2" .</w:t>
            </w:r>
          </w:p>
          <w:p w14:paraId="42F9715C">
            <w:pPr>
              <w:kinsoku w:val="0"/>
              <w:autoSpaceDE w:val="0"/>
              <w:autoSpaceDN w:val="0"/>
              <w:adjustRightInd w:val="0"/>
              <w:snapToGrid w:val="0"/>
              <w:spacing w:line="400" w:lineRule="exact"/>
              <w:jc w:val="both"/>
              <w:textAlignment w:val="baseline"/>
              <w:rPr>
                <w:sz w:val="18"/>
              </w:rPr>
            </w:pPr>
          </w:p>
          <w:p w14:paraId="767EB727">
            <w:pPr>
              <w:kinsoku w:val="0"/>
              <w:autoSpaceDE w:val="0"/>
              <w:autoSpaceDN w:val="0"/>
              <w:adjustRightInd w:val="0"/>
              <w:snapToGrid w:val="0"/>
              <w:spacing w:line="400" w:lineRule="exact"/>
              <w:jc w:val="both"/>
              <w:textAlignment w:val="baseline"/>
              <w:rPr>
                <w:sz w:val="18"/>
              </w:rPr>
            </w:pPr>
            <w:r>
              <w:rPr>
                <w:rFonts w:hint="eastAsia"/>
                <w:sz w:val="18"/>
              </w:rPr>
              <w:t>lp:elementary_particle a edkg:LPitem ;</w:t>
            </w:r>
          </w:p>
          <w:p w14:paraId="7645401C">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"{\"definition\": \"Particles with different masses and properties that can transform into each other\"}" ;</w:t>
            </w:r>
          </w:p>
          <w:p w14:paraId="59B9769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"c91fed72-cb50-43da-8cc9-143d1ea8d943" ;</w:t>
            </w:r>
          </w:p>
          <w:p w14:paraId="3B069761">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06EA4400">
            <w:pPr>
              <w:kinsoku w:val="0"/>
              <w:autoSpaceDE w:val="0"/>
              <w:autoSpaceDN w:val="0"/>
              <w:adjustRightInd w:val="0"/>
              <w:snapToGrid w:val="0"/>
              <w:spacing w:line="400" w:lineRule="exact"/>
              <w:jc w:val="both"/>
              <w:textAlignment w:val="baseline"/>
              <w:rPr>
                <w:sz w:val="18"/>
              </w:rPr>
            </w:pPr>
            <w:r>
              <w:rPr>
                <w:rFonts w:hint="eastAsia"/>
                <w:sz w:val="18"/>
              </w:rPr>
              <w:t xml:space="preserve">    edkg:title "elementary_particle" ;</w:t>
            </w:r>
          </w:p>
          <w:p w14:paraId="643F6CB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703ABBF0">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"1.1.3" .</w:t>
            </w:r>
          </w:p>
          <w:p w14:paraId="1848D203">
            <w:pPr>
              <w:kinsoku w:val="0"/>
              <w:autoSpaceDE w:val="0"/>
              <w:autoSpaceDN w:val="0"/>
              <w:adjustRightInd w:val="0"/>
              <w:snapToGrid w:val="0"/>
              <w:spacing w:line="400" w:lineRule="exact"/>
              <w:jc w:val="both"/>
              <w:textAlignment w:val="baseline"/>
              <w:rPr>
                <w:sz w:val="18"/>
              </w:rPr>
            </w:pPr>
          </w:p>
          <w:p w14:paraId="3CAD7F41">
            <w:pPr>
              <w:kinsoku w:val="0"/>
              <w:autoSpaceDE w:val="0"/>
              <w:autoSpaceDN w:val="0"/>
              <w:adjustRightInd w:val="0"/>
              <w:snapToGrid w:val="0"/>
              <w:spacing w:line="400" w:lineRule="exact"/>
              <w:jc w:val="both"/>
              <w:textAlignment w:val="baseline"/>
              <w:rPr>
                <w:sz w:val="18"/>
              </w:rPr>
            </w:pPr>
            <w:r>
              <w:rPr>
                <w:rFonts w:hint="eastAsia"/>
                <w:sz w:val="18"/>
              </w:rPr>
              <w:t>lp:particle a edkg:LPitem ;</w:t>
            </w:r>
          </w:p>
          <w:p w14:paraId="66F7A2FF">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"{\"electric charge\": \"positive, negative, neutral\"}" ;</w:t>
            </w:r>
          </w:p>
          <w:p w14:paraId="45350E4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"fd340149-b9ea-49c1-add5-f10e1d1d49c1" ;</w:t>
            </w:r>
          </w:p>
          <w:p w14:paraId="1F721E2D">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77FC7066">
            <w:pPr>
              <w:kinsoku w:val="0"/>
              <w:autoSpaceDE w:val="0"/>
              <w:autoSpaceDN w:val="0"/>
              <w:adjustRightInd w:val="0"/>
              <w:snapToGrid w:val="0"/>
              <w:spacing w:line="400" w:lineRule="exact"/>
              <w:jc w:val="both"/>
              <w:textAlignment w:val="baseline"/>
              <w:rPr>
                <w:sz w:val="18"/>
              </w:rPr>
            </w:pPr>
            <w:r>
              <w:rPr>
                <w:rFonts w:hint="eastAsia"/>
                <w:sz w:val="18"/>
              </w:rPr>
              <w:t xml:space="preserve">    edkg:title "particle" ;</w:t>
            </w:r>
          </w:p>
          <w:p w14:paraId="2A70E0E8">
            <w:pPr>
              <w:kinsoku w:val="0"/>
              <w:autoSpaceDE w:val="0"/>
              <w:autoSpaceDN w:val="0"/>
              <w:adjustRightInd w:val="0"/>
              <w:snapToGrid w:val="0"/>
              <w:spacing w:line="400" w:lineRule="exact"/>
              <w:jc w:val="both"/>
              <w:textAlignment w:val="baseline"/>
              <w:rPr>
                <w:sz w:val="18"/>
              </w:rPr>
            </w:pPr>
            <w:r>
              <w:rPr>
                <w:rFonts w:hint="eastAsia"/>
                <w:sz w:val="18"/>
              </w:rPr>
              <w:t xml:space="preserve">    r:includes lp:lifetime,</w:t>
            </w:r>
          </w:p>
          <w:p w14:paraId="4770F4D4">
            <w:pPr>
              <w:kinsoku w:val="0"/>
              <w:autoSpaceDE w:val="0"/>
              <w:autoSpaceDN w:val="0"/>
              <w:adjustRightInd w:val="0"/>
              <w:snapToGrid w:val="0"/>
              <w:spacing w:line="400" w:lineRule="exact"/>
              <w:jc w:val="both"/>
              <w:textAlignment w:val="baseline"/>
              <w:rPr>
                <w:sz w:val="18"/>
              </w:rPr>
            </w:pPr>
            <w:r>
              <w:rPr>
                <w:rFonts w:hint="eastAsia"/>
                <w:sz w:val="18"/>
              </w:rPr>
              <w:t xml:space="preserve">        lp:spin_motion ;</w:t>
            </w:r>
          </w:p>
          <w:p w14:paraId="536D4CF8">
            <w:pPr>
              <w:kinsoku w:val="0"/>
              <w:autoSpaceDE w:val="0"/>
              <w:autoSpaceDN w:val="0"/>
              <w:adjustRightInd w:val="0"/>
              <w:snapToGrid w:val="0"/>
              <w:spacing w:line="400" w:lineRule="exact"/>
              <w:jc w:val="both"/>
              <w:textAlignment w:val="baseline"/>
              <w:rPr>
                <w:sz w:val="18"/>
              </w:rPr>
            </w:pPr>
            <w:r>
              <w:rPr>
                <w:rFonts w:hint="eastAsia"/>
                <w:sz w:val="18"/>
              </w:rPr>
              <w:t xml:space="preserve">    r:decaysInto lp:particle ;</w:t>
            </w:r>
          </w:p>
          <w:p w14:paraId="232EABC6">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50809110">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"1.1.4" .</w:t>
            </w:r>
          </w:p>
          <w:p w14:paraId="6F49ED40">
            <w:pPr>
              <w:kinsoku w:val="0"/>
              <w:autoSpaceDE w:val="0"/>
              <w:autoSpaceDN w:val="0"/>
              <w:adjustRightInd w:val="0"/>
              <w:snapToGrid w:val="0"/>
              <w:spacing w:line="400" w:lineRule="exact"/>
              <w:jc w:val="both"/>
              <w:textAlignment w:val="baseline"/>
              <w:rPr>
                <w:sz w:val="18"/>
              </w:rPr>
            </w:pPr>
          </w:p>
          <w:p w14:paraId="021F934F">
            <w:pPr>
              <w:kinsoku w:val="0"/>
              <w:autoSpaceDE w:val="0"/>
              <w:autoSpaceDN w:val="0"/>
              <w:adjustRightInd w:val="0"/>
              <w:snapToGrid w:val="0"/>
              <w:spacing w:line="400" w:lineRule="exact"/>
              <w:jc w:val="both"/>
              <w:textAlignment w:val="baseline"/>
              <w:rPr>
                <w:sz w:val="18"/>
              </w:rPr>
            </w:pPr>
            <w:r>
              <w:rPr>
                <w:rFonts w:hint="eastAsia"/>
                <w:sz w:val="18"/>
              </w:rPr>
              <w:t>lp:spin_quantization a edkg:LPitem ;</w:t>
            </w:r>
          </w:p>
          <w:p w14:paraId="1062F646">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"{\"description\": \"The spin angular momentum (or spin) of each particle is also quantized, usually measured in multiples of Planck's constant\"}" ;</w:t>
            </w:r>
          </w:p>
          <w:p w14:paraId="3F8E943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"8845cf46-b9d9-41b1-92f4-1dcdef2017d8" ;</w:t>
            </w:r>
          </w:p>
          <w:p w14:paraId="5BD959C6">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3C55DF91">
            <w:pPr>
              <w:kinsoku w:val="0"/>
              <w:autoSpaceDE w:val="0"/>
              <w:autoSpaceDN w:val="0"/>
              <w:adjustRightInd w:val="0"/>
              <w:snapToGrid w:val="0"/>
              <w:spacing w:line="400" w:lineRule="exact"/>
              <w:jc w:val="both"/>
              <w:textAlignment w:val="baseline"/>
              <w:rPr>
                <w:sz w:val="18"/>
              </w:rPr>
            </w:pPr>
            <w:r>
              <w:rPr>
                <w:rFonts w:hint="eastAsia"/>
                <w:sz w:val="18"/>
              </w:rPr>
              <w:t xml:space="preserve">    edkg:title "spin_quantization" ;</w:t>
            </w:r>
          </w:p>
          <w:p w14:paraId="456E80F6">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3B563B8D">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"1.1.5" .</w:t>
            </w:r>
          </w:p>
          <w:p w14:paraId="7637766C">
            <w:pPr>
              <w:kinsoku w:val="0"/>
              <w:autoSpaceDE w:val="0"/>
              <w:autoSpaceDN w:val="0"/>
              <w:adjustRightInd w:val="0"/>
              <w:snapToGrid w:val="0"/>
              <w:spacing w:line="400" w:lineRule="exact"/>
              <w:jc w:val="both"/>
              <w:textAlignment w:val="baseline"/>
              <w:rPr>
                <w:sz w:val="18"/>
              </w:rPr>
            </w:pPr>
          </w:p>
          <w:p w14:paraId="48C70425">
            <w:pPr>
              <w:kinsoku w:val="0"/>
              <w:autoSpaceDE w:val="0"/>
              <w:autoSpaceDN w:val="0"/>
              <w:adjustRightInd w:val="0"/>
              <w:snapToGrid w:val="0"/>
              <w:spacing w:line="400" w:lineRule="exact"/>
              <w:jc w:val="both"/>
              <w:textAlignment w:val="baseline"/>
              <w:rPr>
                <w:sz w:val="18"/>
              </w:rPr>
            </w:pPr>
            <w:r>
              <w:rPr>
                <w:rFonts w:hint="eastAsia"/>
                <w:sz w:val="18"/>
              </w:rPr>
              <w:t>lp:particle_lifetime a edkg:LPitem ;</w:t>
            </w:r>
          </w:p>
          <w:p w14:paraId="15F6E379">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"{\"definition\": \"The average time a particle exists before decaying is called its lifetime\"}" ;</w:t>
            </w:r>
          </w:p>
          <w:p w14:paraId="3B815F3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"f605007b-eb1a-47f5-924a-e880e0bbcd0b" ;</w:t>
            </w:r>
          </w:p>
          <w:p w14:paraId="6D2F8F88">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54A25595">
            <w:pPr>
              <w:kinsoku w:val="0"/>
              <w:autoSpaceDE w:val="0"/>
              <w:autoSpaceDN w:val="0"/>
              <w:adjustRightInd w:val="0"/>
              <w:snapToGrid w:val="0"/>
              <w:spacing w:line="400" w:lineRule="exact"/>
              <w:jc w:val="both"/>
              <w:textAlignment w:val="baseline"/>
              <w:rPr>
                <w:sz w:val="18"/>
              </w:rPr>
            </w:pPr>
            <w:r>
              <w:rPr>
                <w:rFonts w:hint="eastAsia"/>
                <w:sz w:val="18"/>
              </w:rPr>
              <w:t xml:space="preserve">    edkg:title "particle_lifetime" ;</w:t>
            </w:r>
          </w:p>
          <w:p w14:paraId="72BA14A9">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67B787E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"1.1.6" .</w:t>
            </w:r>
          </w:p>
          <w:p w14:paraId="06E6D570">
            <w:pPr>
              <w:kinsoku w:val="0"/>
              <w:autoSpaceDE w:val="0"/>
              <w:autoSpaceDN w:val="0"/>
              <w:adjustRightInd w:val="0"/>
              <w:snapToGrid w:val="0"/>
              <w:spacing w:line="400" w:lineRule="exact"/>
              <w:jc w:val="both"/>
              <w:textAlignment w:val="baseline"/>
              <w:rPr>
                <w:sz w:val="18"/>
              </w:rPr>
            </w:pPr>
          </w:p>
          <w:p w14:paraId="6096D598">
            <w:pPr>
              <w:kinsoku w:val="0"/>
              <w:autoSpaceDE w:val="0"/>
              <w:autoSpaceDN w:val="0"/>
              <w:adjustRightInd w:val="0"/>
              <w:snapToGrid w:val="0"/>
              <w:spacing w:line="400" w:lineRule="exact"/>
              <w:jc w:val="both"/>
              <w:textAlignment w:val="baseline"/>
              <w:rPr>
                <w:sz w:val="18"/>
              </w:rPr>
            </w:pPr>
            <w:r>
              <w:rPr>
                <w:rFonts w:hint="eastAsia"/>
                <w:sz w:val="18"/>
              </w:rPr>
              <w:t>lp:mass-energy_equivalence a edkg:LPitem ;</w:t>
            </w:r>
          </w:p>
          <w:p w14:paraId="158D12FF">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"{\"formula\": \"E=mc^2\", \"proposed by\": \"Einstein\"}" ;</w:t>
            </w:r>
          </w:p>
          <w:p w14:paraId="601E6DE4">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"835fe351-2f4e-441a-9f15-e8f2f6e24fb5" ;</w:t>
            </w:r>
          </w:p>
          <w:p w14:paraId="0A6AB8F2">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3B45CBB8">
            <w:pPr>
              <w:kinsoku w:val="0"/>
              <w:autoSpaceDE w:val="0"/>
              <w:autoSpaceDN w:val="0"/>
              <w:adjustRightInd w:val="0"/>
              <w:snapToGrid w:val="0"/>
              <w:spacing w:line="400" w:lineRule="exact"/>
              <w:jc w:val="both"/>
              <w:textAlignment w:val="baseline"/>
              <w:rPr>
                <w:sz w:val="18"/>
              </w:rPr>
            </w:pPr>
            <w:r>
              <w:rPr>
                <w:rFonts w:hint="eastAsia"/>
                <w:sz w:val="18"/>
              </w:rPr>
              <w:t xml:space="preserve">    edkg:title "mass-energy_equivalence" ;</w:t>
            </w:r>
          </w:p>
          <w:p w14:paraId="7FA52755">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7DE2F1BE">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"1.1.7" .</w:t>
            </w:r>
          </w:p>
          <w:p w14:paraId="06610E9F">
            <w:pPr>
              <w:kinsoku w:val="0"/>
              <w:autoSpaceDE w:val="0"/>
              <w:autoSpaceDN w:val="0"/>
              <w:adjustRightInd w:val="0"/>
              <w:snapToGrid w:val="0"/>
              <w:spacing w:line="400" w:lineRule="exact"/>
              <w:jc w:val="both"/>
              <w:textAlignment w:val="baseline"/>
              <w:rPr>
                <w:sz w:val="18"/>
              </w:rPr>
            </w:pPr>
          </w:p>
          <w:p w14:paraId="547AA255">
            <w:pPr>
              <w:kinsoku w:val="0"/>
              <w:autoSpaceDE w:val="0"/>
              <w:autoSpaceDN w:val="0"/>
              <w:adjustRightInd w:val="0"/>
              <w:snapToGrid w:val="0"/>
              <w:spacing w:line="400" w:lineRule="exact"/>
              <w:jc w:val="both"/>
              <w:textAlignment w:val="baseline"/>
              <w:rPr>
                <w:sz w:val="18"/>
              </w:rPr>
            </w:pPr>
            <w:r>
              <w:rPr>
                <w:rFonts w:hint="eastAsia"/>
                <w:sz w:val="18"/>
              </w:rPr>
              <w:t>lp:electric_charge a edkg:LPitem ;</w:t>
            </w:r>
          </w:p>
          <w:p w14:paraId="7FB27609">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"1da6c439-3e9e-4f79-b1d2-a9c7ce17c7f7" ;</w:t>
            </w:r>
          </w:p>
          <w:p w14:paraId="7C672B55">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1CF643A8">
            <w:pPr>
              <w:kinsoku w:val="0"/>
              <w:autoSpaceDE w:val="0"/>
              <w:autoSpaceDN w:val="0"/>
              <w:adjustRightInd w:val="0"/>
              <w:snapToGrid w:val="0"/>
              <w:spacing w:line="400" w:lineRule="exact"/>
              <w:jc w:val="both"/>
              <w:textAlignment w:val="baseline"/>
              <w:rPr>
                <w:sz w:val="18"/>
              </w:rPr>
            </w:pPr>
            <w:r>
              <w:rPr>
                <w:rFonts w:hint="eastAsia"/>
                <w:sz w:val="18"/>
              </w:rPr>
              <w:t xml:space="preserve">    edkg:title "electric_charge" ;</w:t>
            </w:r>
          </w:p>
          <w:p w14:paraId="2E8E4D8A">
            <w:pPr>
              <w:kinsoku w:val="0"/>
              <w:autoSpaceDE w:val="0"/>
              <w:autoSpaceDN w:val="0"/>
              <w:adjustRightInd w:val="0"/>
              <w:snapToGrid w:val="0"/>
              <w:spacing w:line="400" w:lineRule="exact"/>
              <w:jc w:val="both"/>
              <w:textAlignment w:val="baseline"/>
              <w:rPr>
                <w:sz w:val="18"/>
              </w:rPr>
            </w:pPr>
            <w:r>
              <w:rPr>
                <w:rFonts w:hint="eastAsia"/>
                <w:sz w:val="18"/>
              </w:rPr>
              <w:t xml:space="preserve">    r:includes lp:elementary_charge_e ;</w:t>
            </w:r>
          </w:p>
          <w:p w14:paraId="244161E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7B54B7CC">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"1.1.8" .</w:t>
            </w:r>
          </w:p>
          <w:p w14:paraId="7C1BFCC0">
            <w:pPr>
              <w:kinsoku w:val="0"/>
              <w:autoSpaceDE w:val="0"/>
              <w:autoSpaceDN w:val="0"/>
              <w:adjustRightInd w:val="0"/>
              <w:snapToGrid w:val="0"/>
              <w:spacing w:line="400" w:lineRule="exact"/>
              <w:jc w:val="both"/>
              <w:textAlignment w:val="baseline"/>
              <w:rPr>
                <w:sz w:val="18"/>
              </w:rPr>
            </w:pPr>
          </w:p>
          <w:p w14:paraId="58BC4477">
            <w:pPr>
              <w:kinsoku w:val="0"/>
              <w:autoSpaceDE w:val="0"/>
              <w:autoSpaceDN w:val="0"/>
              <w:adjustRightInd w:val="0"/>
              <w:snapToGrid w:val="0"/>
              <w:spacing w:line="400" w:lineRule="exact"/>
              <w:jc w:val="both"/>
              <w:textAlignment w:val="baseline"/>
              <w:rPr>
                <w:sz w:val="18"/>
              </w:rPr>
            </w:pPr>
            <w:r>
              <w:rPr>
                <w:rFonts w:hint="eastAsia"/>
                <w:sz w:val="18"/>
              </w:rPr>
              <w:t>lp:positron a edkg:LPitem ;</w:t>
            </w:r>
          </w:p>
          <w:p w14:paraId="499B66A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"7b3a04ec-c405-4fb7-be44-a7b0b1eb13f8" ;</w:t>
            </w:r>
          </w:p>
          <w:p w14:paraId="69BE7500">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A9B7AC2">
            <w:pPr>
              <w:kinsoku w:val="0"/>
              <w:autoSpaceDE w:val="0"/>
              <w:autoSpaceDN w:val="0"/>
              <w:adjustRightInd w:val="0"/>
              <w:snapToGrid w:val="0"/>
              <w:spacing w:line="400" w:lineRule="exact"/>
              <w:jc w:val="both"/>
              <w:textAlignment w:val="baseline"/>
              <w:rPr>
                <w:sz w:val="18"/>
              </w:rPr>
            </w:pPr>
            <w:r>
              <w:rPr>
                <w:rFonts w:hint="eastAsia"/>
                <w:sz w:val="18"/>
              </w:rPr>
              <w:t xml:space="preserve">    edkg:title "positron" ;</w:t>
            </w:r>
          </w:p>
          <w:p w14:paraId="49C144AF">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1674D01C">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"1.1.9" .</w:t>
            </w:r>
          </w:p>
          <w:p w14:paraId="1A60702E">
            <w:pPr>
              <w:kinsoku w:val="0"/>
              <w:autoSpaceDE w:val="0"/>
              <w:autoSpaceDN w:val="0"/>
              <w:adjustRightInd w:val="0"/>
              <w:snapToGrid w:val="0"/>
              <w:spacing w:line="400" w:lineRule="exact"/>
              <w:jc w:val="both"/>
              <w:textAlignment w:val="baseline"/>
              <w:rPr>
                <w:sz w:val="18"/>
              </w:rPr>
            </w:pPr>
          </w:p>
          <w:p w14:paraId="00BC5C6C">
            <w:pPr>
              <w:kinsoku w:val="0"/>
              <w:autoSpaceDE w:val="0"/>
              <w:autoSpaceDN w:val="0"/>
              <w:adjustRightInd w:val="0"/>
              <w:snapToGrid w:val="0"/>
              <w:spacing w:line="400" w:lineRule="exact"/>
              <w:jc w:val="both"/>
              <w:textAlignment w:val="baseline"/>
              <w:rPr>
                <w:sz w:val="18"/>
              </w:rPr>
            </w:pPr>
            <w:r>
              <w:rPr>
                <w:rFonts w:hint="eastAsia"/>
                <w:sz w:val="18"/>
              </w:rPr>
              <w:t># Sub Learning Point of 1_2</w:t>
            </w:r>
          </w:p>
          <w:p w14:paraId="55324831">
            <w:pPr>
              <w:kinsoku w:val="0"/>
              <w:autoSpaceDE w:val="0"/>
              <w:autoSpaceDN w:val="0"/>
              <w:adjustRightInd w:val="0"/>
              <w:snapToGrid w:val="0"/>
              <w:spacing w:line="400" w:lineRule="exact"/>
              <w:jc w:val="both"/>
              <w:textAlignment w:val="baseline"/>
              <w:rPr>
                <w:sz w:val="18"/>
              </w:rPr>
            </w:pPr>
          </w:p>
          <w:p w14:paraId="0508590C">
            <w:pPr>
              <w:kinsoku w:val="0"/>
              <w:autoSpaceDE w:val="0"/>
              <w:autoSpaceDN w:val="0"/>
              <w:adjustRightInd w:val="0"/>
              <w:snapToGrid w:val="0"/>
              <w:spacing w:line="400" w:lineRule="exact"/>
              <w:jc w:val="both"/>
              <w:textAlignment w:val="baseline"/>
              <w:rPr>
                <w:sz w:val="18"/>
              </w:rPr>
            </w:pPr>
            <w:r>
              <w:rPr>
                <w:rFonts w:hint="eastAsia"/>
                <w:sz w:val="18"/>
              </w:rPr>
              <w:t>lp:fundamental_interactions a edkg:LPitem ;</w:t>
            </w:r>
          </w:p>
          <w:p w14:paraId="2C4CC6C0">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"{\"number\": \"4 types\", \"classification\": \"['gravity', 'electromagnetic force', 'strong interaction', 'weak interaction']\"}" ;</w:t>
            </w:r>
          </w:p>
          <w:p w14:paraId="18717FB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"64128038-565c-47bf-a1e0-357783a94264" ;</w:t>
            </w:r>
          </w:p>
          <w:p w14:paraId="553DE374">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24BADA9">
            <w:pPr>
              <w:kinsoku w:val="0"/>
              <w:autoSpaceDE w:val="0"/>
              <w:autoSpaceDN w:val="0"/>
              <w:adjustRightInd w:val="0"/>
              <w:snapToGrid w:val="0"/>
              <w:spacing w:line="400" w:lineRule="exact"/>
              <w:jc w:val="both"/>
              <w:textAlignment w:val="baseline"/>
              <w:rPr>
                <w:sz w:val="18"/>
              </w:rPr>
            </w:pPr>
            <w:r>
              <w:rPr>
                <w:rFonts w:hint="eastAsia"/>
                <w:sz w:val="18"/>
              </w:rPr>
              <w:t xml:space="preserve">    edkg:title "fundamental_interactions" ;</w:t>
            </w:r>
          </w:p>
          <w:p w14:paraId="6C520209">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212504B7">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"1.2.1" .</w:t>
            </w:r>
          </w:p>
          <w:p w14:paraId="24329442">
            <w:pPr>
              <w:kinsoku w:val="0"/>
              <w:autoSpaceDE w:val="0"/>
              <w:autoSpaceDN w:val="0"/>
              <w:adjustRightInd w:val="0"/>
              <w:snapToGrid w:val="0"/>
              <w:spacing w:line="400" w:lineRule="exact"/>
              <w:jc w:val="both"/>
              <w:textAlignment w:val="baseline"/>
              <w:rPr>
                <w:sz w:val="18"/>
              </w:rPr>
            </w:pPr>
          </w:p>
          <w:p w14:paraId="436E6F29">
            <w:pPr>
              <w:kinsoku w:val="0"/>
              <w:autoSpaceDE w:val="0"/>
              <w:autoSpaceDN w:val="0"/>
              <w:adjustRightInd w:val="0"/>
              <w:snapToGrid w:val="0"/>
              <w:spacing w:line="400" w:lineRule="exact"/>
              <w:jc w:val="both"/>
              <w:textAlignment w:val="baseline"/>
              <w:rPr>
                <w:sz w:val="18"/>
              </w:rPr>
            </w:pPr>
            <w:r>
              <w:rPr>
                <w:rFonts w:hint="eastAsia"/>
                <w:sz w:val="18"/>
              </w:rPr>
              <w:t>lp:hadron a edkg:LPitem ;</w:t>
            </w:r>
          </w:p>
          <w:p w14:paraId="7EAB40CC">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"{\"characteristic physical quantities\": \"particle type, spin, mass, electric charge\"}" ;</w:t>
            </w:r>
          </w:p>
          <w:p w14:paraId="0AE1C833">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"f995cd2e-c4fa-4689-bfe8-0332d73e17ca" ;</w:t>
            </w:r>
          </w:p>
          <w:p w14:paraId="12CA0A32">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6BF5E672">
            <w:pPr>
              <w:kinsoku w:val="0"/>
              <w:autoSpaceDE w:val="0"/>
              <w:autoSpaceDN w:val="0"/>
              <w:adjustRightInd w:val="0"/>
              <w:snapToGrid w:val="0"/>
              <w:spacing w:line="400" w:lineRule="exact"/>
              <w:jc w:val="both"/>
              <w:textAlignment w:val="baseline"/>
              <w:rPr>
                <w:sz w:val="18"/>
              </w:rPr>
            </w:pPr>
            <w:r>
              <w:rPr>
                <w:rFonts w:hint="eastAsia"/>
                <w:sz w:val="18"/>
              </w:rPr>
              <w:t xml:space="preserve">    edkg:title "hadron" ;</w:t>
            </w:r>
          </w:p>
          <w:p w14:paraId="53968BCA">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517D9F45">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"1.2.2" .</w:t>
            </w:r>
          </w:p>
          <w:p w14:paraId="5B540091">
            <w:pPr>
              <w:kinsoku w:val="0"/>
              <w:autoSpaceDE w:val="0"/>
              <w:autoSpaceDN w:val="0"/>
              <w:adjustRightInd w:val="0"/>
              <w:snapToGrid w:val="0"/>
              <w:spacing w:line="400" w:lineRule="exact"/>
              <w:jc w:val="both"/>
              <w:textAlignment w:val="baseline"/>
              <w:rPr>
                <w:sz w:val="18"/>
              </w:rPr>
            </w:pPr>
          </w:p>
          <w:p w14:paraId="40A6A719">
            <w:pPr>
              <w:kinsoku w:val="0"/>
              <w:autoSpaceDE w:val="0"/>
              <w:autoSpaceDN w:val="0"/>
              <w:adjustRightInd w:val="0"/>
              <w:snapToGrid w:val="0"/>
              <w:spacing w:line="400" w:lineRule="exact"/>
              <w:jc w:val="both"/>
              <w:textAlignment w:val="baseline"/>
              <w:rPr>
                <w:sz w:val="18"/>
              </w:rPr>
            </w:pPr>
            <w:r>
              <w:rPr>
                <w:rFonts w:hint="eastAsia"/>
                <w:sz w:val="18"/>
              </w:rPr>
              <w:t>lp:proton a edkg:LPitem ;</w:t>
            </w:r>
          </w:p>
          <w:p w14:paraId="54653D8D">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"{\"composition\": \"2 up quarks and 1 down quark\"}" ;</w:t>
            </w:r>
          </w:p>
          <w:p w14:paraId="4AF7316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"c57ef85f-4a69-498a-a5b7-0409816b2c5f" ;</w:t>
            </w:r>
          </w:p>
          <w:p w14:paraId="082EF478">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0C654DFA">
            <w:pPr>
              <w:kinsoku w:val="0"/>
              <w:autoSpaceDE w:val="0"/>
              <w:autoSpaceDN w:val="0"/>
              <w:adjustRightInd w:val="0"/>
              <w:snapToGrid w:val="0"/>
              <w:spacing w:line="400" w:lineRule="exact"/>
              <w:jc w:val="both"/>
              <w:textAlignment w:val="baseline"/>
              <w:rPr>
                <w:sz w:val="18"/>
              </w:rPr>
            </w:pPr>
            <w:r>
              <w:rPr>
                <w:rFonts w:hint="eastAsia"/>
                <w:sz w:val="18"/>
              </w:rPr>
              <w:t xml:space="preserve">    edkg:title "proton" ;</w:t>
            </w:r>
          </w:p>
          <w:p w14:paraId="256D3402">
            <w:pPr>
              <w:kinsoku w:val="0"/>
              <w:autoSpaceDE w:val="0"/>
              <w:autoSpaceDN w:val="0"/>
              <w:adjustRightInd w:val="0"/>
              <w:snapToGrid w:val="0"/>
              <w:spacing w:line="400" w:lineRule="exact"/>
              <w:jc w:val="both"/>
              <w:textAlignment w:val="baseline"/>
              <w:rPr>
                <w:sz w:val="18"/>
              </w:rPr>
            </w:pPr>
            <w:r>
              <w:rPr>
                <w:rFonts w:hint="eastAsia"/>
                <w:sz w:val="18"/>
              </w:rPr>
              <w:t xml:space="preserve">    r:emits lp:neutrino,</w:t>
            </w:r>
          </w:p>
          <w:p w14:paraId="6970EF70">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 xml:space="preserve">    lp:positron ;</w:t>
            </w:r>
          </w:p>
          <w:p w14:paraId="2C9E9D2A">
            <w:pPr>
              <w:kinsoku w:val="0"/>
              <w:autoSpaceDE w:val="0"/>
              <w:autoSpaceDN w:val="0"/>
              <w:adjustRightInd w:val="0"/>
              <w:snapToGrid w:val="0"/>
              <w:spacing w:line="400" w:lineRule="exact"/>
              <w:jc w:val="both"/>
              <w:textAlignment w:val="baseline"/>
              <w:rPr>
                <w:sz w:val="18"/>
              </w:rPr>
            </w:pPr>
            <w:r>
              <w:rPr>
                <w:rFonts w:hint="eastAsia"/>
                <w:sz w:val="18"/>
              </w:rPr>
              <w:t xml:space="preserve">    r:isComposedOf lp:u-quark,</w:t>
            </w:r>
          </w:p>
          <w:p w14:paraId="5C00294D">
            <w:pPr>
              <w:kinsoku w:val="0"/>
              <w:autoSpaceDE w:val="0"/>
              <w:autoSpaceDN w:val="0"/>
              <w:adjustRightInd w:val="0"/>
              <w:snapToGrid w:val="0"/>
              <w:spacing w:line="400" w:lineRule="exact"/>
              <w:jc w:val="both"/>
              <w:textAlignment w:val="baseline"/>
              <w:rPr>
                <w:sz w:val="18"/>
              </w:rPr>
            </w:pPr>
            <w:r>
              <w:rPr>
                <w:rFonts w:hint="eastAsia"/>
                <w:sz w:val="18"/>
              </w:rPr>
              <w:t xml:space="preserve">        lp:d-quark;</w:t>
            </w:r>
          </w:p>
          <w:p w14:paraId="0D3D4F09">
            <w:pPr>
              <w:kinsoku w:val="0"/>
              <w:autoSpaceDE w:val="0"/>
              <w:autoSpaceDN w:val="0"/>
              <w:adjustRightInd w:val="0"/>
              <w:snapToGrid w:val="0"/>
              <w:spacing w:line="400" w:lineRule="exact"/>
              <w:jc w:val="both"/>
              <w:textAlignment w:val="baseline"/>
              <w:rPr>
                <w:sz w:val="18"/>
              </w:rPr>
            </w:pPr>
            <w:r>
              <w:rPr>
                <w:rFonts w:hint="eastAsia"/>
                <w:sz w:val="18"/>
              </w:rPr>
              <w:t xml:space="preserve">    r:transformsInto lp:neutron,</w:t>
            </w:r>
          </w:p>
          <w:p w14:paraId="040DBA81">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 xml:space="preserve">    lp:meson ;</w:t>
            </w:r>
          </w:p>
          <w:p w14:paraId="1DB89D1D">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4E70287E">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"1.2.3" .</w:t>
            </w:r>
          </w:p>
          <w:p w14:paraId="3FCE4423">
            <w:pPr>
              <w:kinsoku w:val="0"/>
              <w:autoSpaceDE w:val="0"/>
              <w:autoSpaceDN w:val="0"/>
              <w:adjustRightInd w:val="0"/>
              <w:snapToGrid w:val="0"/>
              <w:spacing w:line="400" w:lineRule="exact"/>
              <w:jc w:val="both"/>
              <w:textAlignment w:val="baseline"/>
              <w:rPr>
                <w:sz w:val="18"/>
              </w:rPr>
            </w:pPr>
          </w:p>
          <w:p w14:paraId="6718CECD">
            <w:pPr>
              <w:kinsoku w:val="0"/>
              <w:autoSpaceDE w:val="0"/>
              <w:autoSpaceDN w:val="0"/>
              <w:adjustRightInd w:val="0"/>
              <w:snapToGrid w:val="0"/>
              <w:spacing w:line="400" w:lineRule="exact"/>
              <w:jc w:val="both"/>
              <w:textAlignment w:val="baseline"/>
              <w:rPr>
                <w:sz w:val="18"/>
              </w:rPr>
            </w:pPr>
            <w:r>
              <w:rPr>
                <w:rFonts w:hint="eastAsia"/>
                <w:sz w:val="18"/>
              </w:rPr>
              <w:t>lp:u-quark a edkg:LPitem ;</w:t>
            </w:r>
          </w:p>
          <w:p w14:paraId="3DC2716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"5827f33e-c620-42a5-afbc-5e8a1e939693" ;</w:t>
            </w:r>
          </w:p>
          <w:p w14:paraId="67846715">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5D739075">
            <w:pPr>
              <w:kinsoku w:val="0"/>
              <w:autoSpaceDE w:val="0"/>
              <w:autoSpaceDN w:val="0"/>
              <w:adjustRightInd w:val="0"/>
              <w:snapToGrid w:val="0"/>
              <w:spacing w:line="400" w:lineRule="exact"/>
              <w:jc w:val="both"/>
              <w:textAlignment w:val="baseline"/>
              <w:rPr>
                <w:sz w:val="18"/>
              </w:rPr>
            </w:pPr>
            <w:r>
              <w:rPr>
                <w:rFonts w:hint="eastAsia"/>
                <w:sz w:val="18"/>
              </w:rPr>
              <w:t xml:space="preserve">    edkg:title "u-quark" ;</w:t>
            </w:r>
          </w:p>
          <w:p w14:paraId="3579ADB3">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180973A9">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"1.2.4" .</w:t>
            </w:r>
          </w:p>
          <w:p w14:paraId="3DA6E6BF">
            <w:pPr>
              <w:kinsoku w:val="0"/>
              <w:autoSpaceDE w:val="0"/>
              <w:autoSpaceDN w:val="0"/>
              <w:adjustRightInd w:val="0"/>
              <w:snapToGrid w:val="0"/>
              <w:spacing w:line="400" w:lineRule="exact"/>
              <w:jc w:val="both"/>
              <w:textAlignment w:val="baseline"/>
              <w:rPr>
                <w:sz w:val="18"/>
              </w:rPr>
            </w:pPr>
          </w:p>
          <w:p w14:paraId="46EF0ABF">
            <w:pPr>
              <w:kinsoku w:val="0"/>
              <w:autoSpaceDE w:val="0"/>
              <w:autoSpaceDN w:val="0"/>
              <w:adjustRightInd w:val="0"/>
              <w:snapToGrid w:val="0"/>
              <w:spacing w:line="400" w:lineRule="exact"/>
              <w:jc w:val="both"/>
              <w:textAlignment w:val="baseline"/>
              <w:rPr>
                <w:sz w:val="18"/>
              </w:rPr>
            </w:pPr>
            <w:r>
              <w:rPr>
                <w:rFonts w:hint="eastAsia"/>
                <w:sz w:val="18"/>
              </w:rPr>
              <w:t>lp:d-quark a edkg:LPitem ;</w:t>
            </w:r>
          </w:p>
          <w:p w14:paraId="5B7C27A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"95e87536-7620-46b7-998f-89e24a90a748" ;</w:t>
            </w:r>
          </w:p>
          <w:p w14:paraId="450A7C46">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3E4E6943">
            <w:pPr>
              <w:kinsoku w:val="0"/>
              <w:autoSpaceDE w:val="0"/>
              <w:autoSpaceDN w:val="0"/>
              <w:adjustRightInd w:val="0"/>
              <w:snapToGrid w:val="0"/>
              <w:spacing w:line="400" w:lineRule="exact"/>
              <w:jc w:val="both"/>
              <w:textAlignment w:val="baseline"/>
              <w:rPr>
                <w:sz w:val="18"/>
              </w:rPr>
            </w:pPr>
            <w:r>
              <w:rPr>
                <w:rFonts w:hint="eastAsia"/>
                <w:sz w:val="18"/>
              </w:rPr>
              <w:t xml:space="preserve">    edkg:title "d-quark" ;</w:t>
            </w:r>
          </w:p>
          <w:p w14:paraId="61291564">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0026864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"1.2.5" .</w:t>
            </w:r>
          </w:p>
          <w:p w14:paraId="60FB242B">
            <w:pPr>
              <w:kinsoku w:val="0"/>
              <w:autoSpaceDE w:val="0"/>
              <w:autoSpaceDN w:val="0"/>
              <w:adjustRightInd w:val="0"/>
              <w:snapToGrid w:val="0"/>
              <w:spacing w:line="400" w:lineRule="exact"/>
              <w:jc w:val="both"/>
              <w:textAlignment w:val="baseline"/>
              <w:rPr>
                <w:sz w:val="18"/>
              </w:rPr>
            </w:pPr>
          </w:p>
          <w:p w14:paraId="1DA76A8E">
            <w:pPr>
              <w:kinsoku w:val="0"/>
              <w:autoSpaceDE w:val="0"/>
              <w:autoSpaceDN w:val="0"/>
              <w:adjustRightInd w:val="0"/>
              <w:snapToGrid w:val="0"/>
              <w:spacing w:line="400" w:lineRule="exact"/>
              <w:jc w:val="both"/>
              <w:textAlignment w:val="baseline"/>
              <w:rPr>
                <w:sz w:val="18"/>
              </w:rPr>
            </w:pPr>
            <w:r>
              <w:rPr>
                <w:rFonts w:hint="eastAsia"/>
                <w:sz w:val="18"/>
              </w:rPr>
              <w:t>lp:neutron a edkg:LPitem ;</w:t>
            </w:r>
          </w:p>
          <w:p w14:paraId="3AAF7EC9">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"{\"composition\": \"2 down quarks and 1 up quark\"}" ;</w:t>
            </w:r>
          </w:p>
          <w:p w14:paraId="799FBD8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"820ce5f1-2cd1-45d0-9a45-706ee4521c2d" ;</w:t>
            </w:r>
          </w:p>
          <w:p w14:paraId="003611ED">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355A6194">
            <w:pPr>
              <w:kinsoku w:val="0"/>
              <w:autoSpaceDE w:val="0"/>
              <w:autoSpaceDN w:val="0"/>
              <w:adjustRightInd w:val="0"/>
              <w:snapToGrid w:val="0"/>
              <w:spacing w:line="400" w:lineRule="exact"/>
              <w:jc w:val="both"/>
              <w:textAlignment w:val="baseline"/>
              <w:rPr>
                <w:sz w:val="18"/>
              </w:rPr>
            </w:pPr>
            <w:r>
              <w:rPr>
                <w:rFonts w:hint="eastAsia"/>
                <w:sz w:val="18"/>
              </w:rPr>
              <w:t xml:space="preserve">    edkg:title "neutron" ;</w:t>
            </w:r>
          </w:p>
          <w:p w14:paraId="675E323F">
            <w:pPr>
              <w:kinsoku w:val="0"/>
              <w:autoSpaceDE w:val="0"/>
              <w:autoSpaceDN w:val="0"/>
              <w:adjustRightInd w:val="0"/>
              <w:snapToGrid w:val="0"/>
              <w:spacing w:line="400" w:lineRule="exact"/>
              <w:jc w:val="both"/>
              <w:textAlignment w:val="baseline"/>
              <w:rPr>
                <w:sz w:val="18"/>
              </w:rPr>
            </w:pPr>
            <w:r>
              <w:rPr>
                <w:rFonts w:hint="eastAsia"/>
                <w:sz w:val="18"/>
              </w:rPr>
              <w:t xml:space="preserve">    r:isComposedOf lp:u-quark,</w:t>
            </w:r>
          </w:p>
          <w:p w14:paraId="23BA8E0E">
            <w:pPr>
              <w:kinsoku w:val="0"/>
              <w:autoSpaceDE w:val="0"/>
              <w:autoSpaceDN w:val="0"/>
              <w:adjustRightInd w:val="0"/>
              <w:snapToGrid w:val="0"/>
              <w:spacing w:line="400" w:lineRule="exact"/>
              <w:jc w:val="both"/>
              <w:textAlignment w:val="baseline"/>
              <w:rPr>
                <w:sz w:val="18"/>
              </w:rPr>
            </w:pPr>
            <w:r>
              <w:rPr>
                <w:rFonts w:hint="eastAsia"/>
                <w:sz w:val="18"/>
              </w:rPr>
              <w:t xml:space="preserve">        lp:d-quark ;</w:t>
            </w:r>
          </w:p>
          <w:p w14:paraId="46E8698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5D2553F5">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"1.2.6" .</w:t>
            </w:r>
          </w:p>
          <w:p w14:paraId="7C12B7C4">
            <w:pPr>
              <w:kinsoku w:val="0"/>
              <w:autoSpaceDE w:val="0"/>
              <w:autoSpaceDN w:val="0"/>
              <w:adjustRightInd w:val="0"/>
              <w:snapToGrid w:val="0"/>
              <w:spacing w:line="400" w:lineRule="exact"/>
              <w:jc w:val="both"/>
              <w:textAlignment w:val="baseline"/>
              <w:rPr>
                <w:sz w:val="18"/>
              </w:rPr>
            </w:pPr>
          </w:p>
          <w:p w14:paraId="7520CB44">
            <w:pPr>
              <w:kinsoku w:val="0"/>
              <w:autoSpaceDE w:val="0"/>
              <w:autoSpaceDN w:val="0"/>
              <w:adjustRightInd w:val="0"/>
              <w:snapToGrid w:val="0"/>
              <w:spacing w:line="400" w:lineRule="exact"/>
              <w:jc w:val="both"/>
              <w:textAlignment w:val="baseline"/>
              <w:rPr>
                <w:sz w:val="18"/>
              </w:rPr>
            </w:pPr>
            <w:r>
              <w:rPr>
                <w:rFonts w:hint="eastAsia"/>
                <w:sz w:val="18"/>
              </w:rPr>
              <w:t>lp:meson a edkg:LPitem ;</w:t>
            </w:r>
          </w:p>
          <w:p w14:paraId="0622F3A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"c259434c-4a20-449d-b323-9ac303fa8342" ;</w:t>
            </w:r>
          </w:p>
          <w:p w14:paraId="05EA2291">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023CC070">
            <w:pPr>
              <w:kinsoku w:val="0"/>
              <w:autoSpaceDE w:val="0"/>
              <w:autoSpaceDN w:val="0"/>
              <w:adjustRightInd w:val="0"/>
              <w:snapToGrid w:val="0"/>
              <w:spacing w:line="400" w:lineRule="exact"/>
              <w:jc w:val="both"/>
              <w:textAlignment w:val="baseline"/>
              <w:rPr>
                <w:sz w:val="18"/>
              </w:rPr>
            </w:pPr>
            <w:r>
              <w:rPr>
                <w:rFonts w:hint="eastAsia"/>
                <w:sz w:val="18"/>
              </w:rPr>
              <w:t xml:space="preserve">    edkg:title "meson" ;</w:t>
            </w:r>
          </w:p>
          <w:p w14:paraId="6FAF3F2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3116E3C3">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"1.2.7" .</w:t>
            </w:r>
          </w:p>
          <w:p w14:paraId="562C6E8E">
            <w:pPr>
              <w:kinsoku w:val="0"/>
              <w:autoSpaceDE w:val="0"/>
              <w:autoSpaceDN w:val="0"/>
              <w:adjustRightInd w:val="0"/>
              <w:snapToGrid w:val="0"/>
              <w:spacing w:line="400" w:lineRule="exact"/>
              <w:jc w:val="both"/>
              <w:textAlignment w:val="baseline"/>
              <w:rPr>
                <w:sz w:val="18"/>
              </w:rPr>
            </w:pPr>
          </w:p>
          <w:p w14:paraId="019A18B4">
            <w:pPr>
              <w:kinsoku w:val="0"/>
              <w:autoSpaceDE w:val="0"/>
              <w:autoSpaceDN w:val="0"/>
              <w:adjustRightInd w:val="0"/>
              <w:snapToGrid w:val="0"/>
              <w:spacing w:line="400" w:lineRule="exact"/>
              <w:jc w:val="both"/>
              <w:textAlignment w:val="baseline"/>
              <w:rPr>
                <w:sz w:val="18"/>
              </w:rPr>
            </w:pPr>
            <w:r>
              <w:rPr>
                <w:rFonts w:hint="eastAsia"/>
                <w:sz w:val="18"/>
              </w:rPr>
              <w:t>lp:neutrino a edkg:LPitem ;</w:t>
            </w:r>
          </w:p>
          <w:p w14:paraId="0FB26013">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"9d048519-0290-43f6-ac06-2265ec9dda86" ;</w:t>
            </w:r>
          </w:p>
          <w:p w14:paraId="491C7299">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636537AD">
            <w:pPr>
              <w:kinsoku w:val="0"/>
              <w:autoSpaceDE w:val="0"/>
              <w:autoSpaceDN w:val="0"/>
              <w:adjustRightInd w:val="0"/>
              <w:snapToGrid w:val="0"/>
              <w:spacing w:line="400" w:lineRule="exact"/>
              <w:jc w:val="both"/>
              <w:textAlignment w:val="baseline"/>
              <w:rPr>
                <w:sz w:val="18"/>
              </w:rPr>
            </w:pPr>
            <w:r>
              <w:rPr>
                <w:rFonts w:hint="eastAsia"/>
                <w:sz w:val="18"/>
              </w:rPr>
              <w:t xml:space="preserve">    edkg:title "neutrino" ;</w:t>
            </w:r>
          </w:p>
          <w:p w14:paraId="3D15D325">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0952107B">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"1.2.8" .</w:t>
            </w:r>
          </w:p>
          <w:p w14:paraId="2C4EF096">
            <w:pPr>
              <w:tabs>
                <w:tab w:val="center" w:pos="4201"/>
                <w:tab w:val="right" w:leader="dot" w:pos="9298"/>
              </w:tabs>
              <w:autoSpaceDE w:val="0"/>
              <w:autoSpaceDN w:val="0"/>
              <w:jc w:val="both"/>
              <w:rPr>
                <w:rFonts w:eastAsia="Yu Mincho"/>
                <w:sz w:val="18"/>
              </w:rPr>
            </w:pPr>
          </w:p>
        </w:tc>
      </w:tr>
    </w:tbl>
    <w:p w14:paraId="5669445C">
      <w:pPr>
        <w:pStyle w:val="5"/>
        <w:numPr>
          <w:ilvl w:val="1"/>
          <w:numId w:val="1"/>
        </w:numPr>
      </w:pPr>
      <w:bookmarkStart w:id="257" w:name="_Toc14479"/>
      <w:bookmarkStart w:id="258" w:name="_Toc29465"/>
      <w:bookmarkStart w:id="259" w:name="_Toc23788"/>
      <w:bookmarkStart w:id="260" w:name="_Toc15574"/>
      <w:r>
        <w:rPr>
          <w:rFonts w:hint="eastAsia"/>
          <w:lang w:eastAsia="zh-CN"/>
        </w:rPr>
        <w:t>Biology knowledge graph</w:t>
      </w:r>
      <w:bookmarkEnd w:id="257"/>
      <w:bookmarkEnd w:id="258"/>
      <w:bookmarkEnd w:id="259"/>
      <w:bookmarkEnd w:id="260"/>
    </w:p>
    <w:p w14:paraId="1F706A25">
      <w:pPr>
        <w:pStyle w:val="4"/>
        <w:rPr>
          <w:lang w:eastAsia="zh-CN"/>
        </w:rPr>
      </w:pPr>
      <w:r>
        <w:rPr>
          <w:rFonts w:hint="eastAsia"/>
          <w:lang w:eastAsia="zh-CN"/>
        </w:rPr>
        <w:t xml:space="preserve">This case describes a biology learning point collection (Bio701_Collection) based on the Educational Knowledge Graph (EDKG). This collection is used to organize and manage knowledge points related to </w:t>
      </w:r>
      <w:r>
        <w:rPr>
          <w:lang w:eastAsia="zh-CN"/>
        </w:rPr>
        <w:t>“</w:t>
      </w:r>
      <w:r>
        <w:rPr>
          <w:rFonts w:hint="eastAsia"/>
          <w:lang w:eastAsia="zh-CN"/>
        </w:rPr>
        <w:t>Biology</w:t>
      </w:r>
      <w:r>
        <w:rPr>
          <w:lang w:eastAsia="zh-CN"/>
        </w:rPr>
        <w:t>”</w:t>
      </w:r>
      <w:r>
        <w:rPr>
          <w:rFonts w:hint="eastAsia"/>
          <w:lang w:eastAsia="zh-CN"/>
        </w:rPr>
        <w:t xml:space="preserve"> in primary and secondary education, using the Turtle (TTL) format for structured representation.</w:t>
      </w:r>
    </w:p>
    <w:p w14:paraId="36A4D66C">
      <w:pPr>
        <w:pStyle w:val="4"/>
        <w:rPr>
          <w:lang w:eastAsia="zh-CN"/>
        </w:rPr>
      </w:pPr>
      <w:r>
        <w:rPr>
          <w:rFonts w:hint="eastAsia"/>
          <w:lang w:eastAsia="zh-CN"/>
        </w:rPr>
        <w:t>Bio701_Collection is constructed by an educational knowledge graph system from teaching resources of different sources and formats to build a high-precision, standardized biology knowledge graph. This graph example focuses on demonstrating how to use the attributes and relationships of the LearningPoint entity class in the ontology for knowledge representation. It covers key attributes such as the hierarchical structure of LearningPoint (hasChild, treeLevel) and knowledge content (fullStatement). Additionally, it illustrates how to use topic classification (itemType) to describe the category of learning points and their interrelations.</w:t>
      </w:r>
    </w:p>
    <w:p w14:paraId="6CC2C3ED">
      <w:pPr>
        <w:pStyle w:val="4"/>
        <w:rPr>
          <w:lang w:eastAsia="zh-CN"/>
        </w:rPr>
      </w:pPr>
      <w:r>
        <w:rPr>
          <w:rFonts w:hint="eastAsia"/>
          <w:lang w:eastAsia="zh-CN"/>
        </w:rPr>
        <w:t xml:space="preserve">The graph includes multiple specific learning points, each with a unique identifier, title, hierarchical structure, and detailed description. For example, one of the learning points (T1) is titled </w:t>
      </w:r>
      <w:r>
        <w:rPr>
          <w:lang w:eastAsia="zh-CN"/>
        </w:rPr>
        <w:t>“</w:t>
      </w:r>
      <w:r>
        <w:rPr>
          <w:rFonts w:hint="eastAsia"/>
          <w:lang w:eastAsia="zh-CN"/>
        </w:rPr>
        <w:t>Biology and Cells,</w:t>
      </w:r>
      <w:r>
        <w:rPr>
          <w:lang w:eastAsia="zh-CN"/>
        </w:rPr>
        <w:t>”</w:t>
      </w:r>
      <w:r>
        <w:rPr>
          <w:rFonts w:hint="eastAsia"/>
          <w:lang w:eastAsia="zh-CN"/>
        </w:rPr>
        <w:t xml:space="preserve"> categorized as a </w:t>
      </w:r>
      <w:r>
        <w:rPr>
          <w:lang w:eastAsia="zh-CN"/>
        </w:rPr>
        <w:t>“</w:t>
      </w:r>
      <w:r>
        <w:rPr>
          <w:rFonts w:hint="eastAsia"/>
          <w:lang w:eastAsia="zh-CN"/>
        </w:rPr>
        <w:t>Topic.</w:t>
      </w:r>
      <w:r>
        <w:rPr>
          <w:lang w:eastAsia="zh-CN"/>
        </w:rPr>
        <w:t>”</w:t>
      </w:r>
      <w:r>
        <w:rPr>
          <w:rFonts w:hint="eastAsia"/>
          <w:lang w:eastAsia="zh-CN"/>
        </w:rPr>
        <w:t xml:space="preserve"> It covers content such as "observing living organisms in the surrounding environment" and "characteristics of living organisms.</w:t>
      </w:r>
      <w:r>
        <w:rPr>
          <w:lang w:eastAsia="zh-CN"/>
        </w:rPr>
        <w:t>”</w:t>
      </w:r>
      <w:r>
        <w:rPr>
          <w:rFonts w:hint="eastAsia"/>
          <w:lang w:eastAsia="zh-CN"/>
        </w:rPr>
        <w:t xml:space="preserve"> This topic also contains multiple sub-learning points (LO1, LO2) to further refine the knowledge.</w:t>
      </w:r>
    </w:p>
    <w:p w14:paraId="06E33B02">
      <w:pPr>
        <w:pStyle w:val="4"/>
        <w:rPr>
          <w:lang w:eastAsia="zh-CN"/>
        </w:rPr>
      </w:pPr>
      <w:r>
        <w:rPr>
          <w:rFonts w:hint="eastAsia"/>
          <w:lang w:eastAsia="zh-CN"/>
        </w:rPr>
        <w:t>This case demonstrates how educational knowledge graphs can systematically organize subject knowledge and achieve structured organization through hierarchical structures and relationships. This approach can be applied to intelligent education systems to support personalized learning, knowledge recommendation, and automated assessment.</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81D8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565B8262">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0FA5CE75">
            <w:pPr>
              <w:kinsoku w:val="0"/>
              <w:autoSpaceDE w:val="0"/>
              <w:autoSpaceDN w:val="0"/>
              <w:adjustRightInd w:val="0"/>
              <w:snapToGrid w:val="0"/>
              <w:spacing w:line="400" w:lineRule="exact"/>
              <w:jc w:val="both"/>
              <w:textAlignment w:val="baseline"/>
              <w:rPr>
                <w:sz w:val="18"/>
              </w:rPr>
            </w:pPr>
            <w:r>
              <w:rPr>
                <w:rFonts w:hint="eastAsia"/>
                <w:sz w:val="18"/>
              </w:rPr>
              <w:t>@prefix xsd: &lt;http://www.w3.org/2001/XMLSchema#&gt; .</w:t>
            </w:r>
          </w:p>
          <w:p w14:paraId="66EE24B6">
            <w:pPr>
              <w:kinsoku w:val="0"/>
              <w:autoSpaceDE w:val="0"/>
              <w:autoSpaceDN w:val="0"/>
              <w:adjustRightInd w:val="0"/>
              <w:snapToGrid w:val="0"/>
              <w:spacing w:line="400" w:lineRule="exact"/>
              <w:jc w:val="both"/>
              <w:textAlignment w:val="baseline"/>
              <w:rPr>
                <w:sz w:val="18"/>
              </w:rPr>
            </w:pPr>
            <w:r>
              <w:rPr>
                <w:rFonts w:hint="eastAsia"/>
                <w:sz w:val="18"/>
              </w:rPr>
              <w:t>@prefix ex:  &lt;http://example.org/instance#&gt; .</w:t>
            </w:r>
          </w:p>
          <w:p w14:paraId="59033B86">
            <w:pPr>
              <w:kinsoku w:val="0"/>
              <w:autoSpaceDE w:val="0"/>
              <w:autoSpaceDN w:val="0"/>
              <w:adjustRightInd w:val="0"/>
              <w:snapToGrid w:val="0"/>
              <w:spacing w:line="400" w:lineRule="exact"/>
              <w:jc w:val="both"/>
              <w:textAlignment w:val="baseline"/>
              <w:rPr>
                <w:sz w:val="18"/>
              </w:rPr>
            </w:pPr>
            <w:r>
              <w:rPr>
                <w:rFonts w:hint="eastAsia"/>
                <w:sz w:val="18"/>
              </w:rPr>
              <w:t>@prefix rdf: &lt;http://www.w3.org/1999/02/22-rdf-syntax-ns#&gt; .</w:t>
            </w:r>
          </w:p>
          <w:p w14:paraId="6C0F629D">
            <w:pPr>
              <w:kinsoku w:val="0"/>
              <w:autoSpaceDE w:val="0"/>
              <w:autoSpaceDN w:val="0"/>
              <w:adjustRightInd w:val="0"/>
              <w:snapToGrid w:val="0"/>
              <w:spacing w:line="400" w:lineRule="exact"/>
              <w:jc w:val="both"/>
              <w:textAlignment w:val="baseline"/>
              <w:rPr>
                <w:sz w:val="18"/>
              </w:rPr>
            </w:pPr>
          </w:p>
          <w:p w14:paraId="25470032">
            <w:pPr>
              <w:kinsoku w:val="0"/>
              <w:autoSpaceDE w:val="0"/>
              <w:autoSpaceDN w:val="0"/>
              <w:adjustRightInd w:val="0"/>
              <w:snapToGrid w:val="0"/>
              <w:spacing w:line="400" w:lineRule="exact"/>
              <w:jc w:val="both"/>
              <w:textAlignment w:val="baseline"/>
              <w:rPr>
                <w:sz w:val="18"/>
              </w:rPr>
            </w:pPr>
            <w:r>
              <w:rPr>
                <w:rFonts w:hint="eastAsia"/>
                <w:sz w:val="18"/>
              </w:rPr>
              <w:t>########################################</w:t>
            </w:r>
          </w:p>
          <w:p w14:paraId="2FDF4C04">
            <w:pPr>
              <w:kinsoku w:val="0"/>
              <w:autoSpaceDE w:val="0"/>
              <w:autoSpaceDN w:val="0"/>
              <w:adjustRightInd w:val="0"/>
              <w:snapToGrid w:val="0"/>
              <w:spacing w:line="400" w:lineRule="exact"/>
              <w:jc w:val="both"/>
              <w:textAlignment w:val="baseline"/>
              <w:rPr>
                <w:sz w:val="18"/>
              </w:rPr>
            </w:pPr>
            <w:r>
              <w:rPr>
                <w:rFonts w:hint="eastAsia"/>
                <w:sz w:val="18"/>
              </w:rPr>
              <w:t># Learning Point Collection</w:t>
            </w:r>
          </w:p>
          <w:p w14:paraId="247404BB">
            <w:pPr>
              <w:kinsoku w:val="0"/>
              <w:autoSpaceDE w:val="0"/>
              <w:autoSpaceDN w:val="0"/>
              <w:adjustRightInd w:val="0"/>
              <w:snapToGrid w:val="0"/>
              <w:spacing w:line="400" w:lineRule="exact"/>
              <w:jc w:val="both"/>
              <w:textAlignment w:val="baseline"/>
              <w:rPr>
                <w:sz w:val="18"/>
              </w:rPr>
            </w:pPr>
            <w:r>
              <w:rPr>
                <w:rFonts w:hint="eastAsia"/>
                <w:sz w:val="18"/>
              </w:rPr>
              <w:t>########################################</w:t>
            </w:r>
          </w:p>
          <w:p w14:paraId="11E63428">
            <w:pPr>
              <w:kinsoku w:val="0"/>
              <w:autoSpaceDE w:val="0"/>
              <w:autoSpaceDN w:val="0"/>
              <w:adjustRightInd w:val="0"/>
              <w:snapToGrid w:val="0"/>
              <w:spacing w:line="400" w:lineRule="exact"/>
              <w:jc w:val="both"/>
              <w:textAlignment w:val="baseline"/>
              <w:rPr>
                <w:sz w:val="18"/>
              </w:rPr>
            </w:pPr>
            <w:r>
              <w:rPr>
                <w:rFonts w:hint="eastAsia"/>
                <w:sz w:val="18"/>
              </w:rPr>
              <w:t>ex:Bio701_Collection</w:t>
            </w:r>
          </w:p>
          <w:p w14:paraId="476B9B2D">
            <w:pPr>
              <w:kinsoku w:val="0"/>
              <w:autoSpaceDE w:val="0"/>
              <w:autoSpaceDN w:val="0"/>
              <w:adjustRightInd w:val="0"/>
              <w:snapToGrid w:val="0"/>
              <w:spacing w:line="400" w:lineRule="exact"/>
              <w:jc w:val="both"/>
              <w:textAlignment w:val="baseline"/>
              <w:rPr>
                <w:sz w:val="18"/>
              </w:rPr>
            </w:pPr>
            <w:r>
              <w:rPr>
                <w:rFonts w:hint="eastAsia"/>
                <w:sz w:val="18"/>
              </w:rPr>
              <w:t xml:space="preserve">    a edkg:LearningPointCollection ;</w:t>
            </w:r>
          </w:p>
          <w:p w14:paraId="062CF37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"937b9561-7184-4aa0-b29e-37322d9b6f9a" ;</w:t>
            </w:r>
          </w:p>
          <w:p w14:paraId="058558E7">
            <w:pPr>
              <w:kinsoku w:val="0"/>
              <w:autoSpaceDE w:val="0"/>
              <w:autoSpaceDN w:val="0"/>
              <w:adjustRightInd w:val="0"/>
              <w:snapToGrid w:val="0"/>
              <w:spacing w:line="400" w:lineRule="exact"/>
              <w:jc w:val="both"/>
              <w:textAlignment w:val="baseline"/>
              <w:rPr>
                <w:sz w:val="18"/>
              </w:rPr>
            </w:pPr>
            <w:r>
              <w:rPr>
                <w:rFonts w:hint="eastAsia"/>
                <w:sz w:val="18"/>
              </w:rPr>
              <w:t xml:space="preserve">    edkg:title "Biology" ;</w:t>
            </w:r>
          </w:p>
          <w:p w14:paraId="67B057A1">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"Bio701_Collection" ;</w:t>
            </w:r>
          </w:p>
          <w:p w14:paraId="731EA0CA">
            <w:pPr>
              <w:kinsoku w:val="0"/>
              <w:autoSpaceDE w:val="0"/>
              <w:autoSpaceDN w:val="0"/>
              <w:adjustRightInd w:val="0"/>
              <w:snapToGrid w:val="0"/>
              <w:spacing w:line="400" w:lineRule="exact"/>
              <w:jc w:val="both"/>
              <w:textAlignment w:val="baseline"/>
              <w:rPr>
                <w:sz w:val="18"/>
              </w:rPr>
            </w:pPr>
            <w:r>
              <w:rPr>
                <w:rFonts w:hint="eastAsia"/>
                <w:sz w:val="18"/>
              </w:rPr>
              <w:t xml:space="preserve">    edkg:collectionUri "https://basic.smartedu.cn" ;</w:t>
            </w:r>
          </w:p>
          <w:p w14:paraId="790B5566">
            <w:pPr>
              <w:kinsoku w:val="0"/>
              <w:autoSpaceDE w:val="0"/>
              <w:autoSpaceDN w:val="0"/>
              <w:adjustRightInd w:val="0"/>
              <w:snapToGrid w:val="0"/>
              <w:spacing w:line="400" w:lineRule="exact"/>
              <w:jc w:val="both"/>
              <w:textAlignment w:val="baseline"/>
              <w:rPr>
                <w:sz w:val="18"/>
              </w:rPr>
            </w:pPr>
            <w:r>
              <w:rPr>
                <w:rFonts w:hint="eastAsia"/>
                <w:sz w:val="18"/>
              </w:rPr>
              <w:t xml:space="preserve">    edkg:version "1.0.0" ;</w:t>
            </w:r>
          </w:p>
          <w:p w14:paraId="42D8192C">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ex:T1, ex:T2, ex:LO1, ex:LO2, ex:LO3, ex:LO4 .</w:t>
            </w:r>
          </w:p>
          <w:p w14:paraId="774A9535">
            <w:pPr>
              <w:kinsoku w:val="0"/>
              <w:autoSpaceDE w:val="0"/>
              <w:autoSpaceDN w:val="0"/>
              <w:adjustRightInd w:val="0"/>
              <w:snapToGrid w:val="0"/>
              <w:spacing w:line="400" w:lineRule="exact"/>
              <w:jc w:val="both"/>
              <w:textAlignment w:val="baseline"/>
              <w:rPr>
                <w:sz w:val="18"/>
              </w:rPr>
            </w:pPr>
          </w:p>
          <w:p w14:paraId="034B057F">
            <w:pPr>
              <w:kinsoku w:val="0"/>
              <w:autoSpaceDE w:val="0"/>
              <w:autoSpaceDN w:val="0"/>
              <w:adjustRightInd w:val="0"/>
              <w:snapToGrid w:val="0"/>
              <w:spacing w:line="400" w:lineRule="exact"/>
              <w:jc w:val="both"/>
              <w:textAlignment w:val="baseline"/>
              <w:rPr>
                <w:sz w:val="18"/>
              </w:rPr>
            </w:pPr>
            <w:r>
              <w:rPr>
                <w:rFonts w:hint="eastAsia"/>
                <w:sz w:val="18"/>
              </w:rPr>
              <w:t>########################################</w:t>
            </w:r>
          </w:p>
          <w:p w14:paraId="701E9AB2">
            <w:pPr>
              <w:kinsoku w:val="0"/>
              <w:autoSpaceDE w:val="0"/>
              <w:autoSpaceDN w:val="0"/>
              <w:adjustRightInd w:val="0"/>
              <w:snapToGrid w:val="0"/>
              <w:spacing w:line="400" w:lineRule="exact"/>
              <w:jc w:val="both"/>
              <w:textAlignment w:val="baseline"/>
              <w:rPr>
                <w:sz w:val="18"/>
              </w:rPr>
            </w:pPr>
            <w:r>
              <w:rPr>
                <w:rFonts w:hint="eastAsia"/>
                <w:sz w:val="18"/>
              </w:rPr>
              <w:t># Learning Points</w:t>
            </w:r>
          </w:p>
          <w:p w14:paraId="61219C65">
            <w:pPr>
              <w:kinsoku w:val="0"/>
              <w:autoSpaceDE w:val="0"/>
              <w:autoSpaceDN w:val="0"/>
              <w:adjustRightInd w:val="0"/>
              <w:snapToGrid w:val="0"/>
              <w:spacing w:line="400" w:lineRule="exact"/>
              <w:jc w:val="both"/>
              <w:textAlignment w:val="baseline"/>
              <w:rPr>
                <w:sz w:val="18"/>
              </w:rPr>
            </w:pPr>
            <w:r>
              <w:rPr>
                <w:rFonts w:hint="eastAsia"/>
                <w:sz w:val="18"/>
              </w:rPr>
              <w:t>########################################</w:t>
            </w:r>
          </w:p>
          <w:p w14:paraId="6179B7AA">
            <w:pPr>
              <w:kinsoku w:val="0"/>
              <w:autoSpaceDE w:val="0"/>
              <w:autoSpaceDN w:val="0"/>
              <w:adjustRightInd w:val="0"/>
              <w:snapToGrid w:val="0"/>
              <w:spacing w:line="400" w:lineRule="exact"/>
              <w:jc w:val="both"/>
              <w:textAlignment w:val="baseline"/>
              <w:rPr>
                <w:sz w:val="18"/>
              </w:rPr>
            </w:pPr>
            <w:r>
              <w:rPr>
                <w:rFonts w:hint="eastAsia"/>
                <w:sz w:val="18"/>
              </w:rPr>
              <w:t>ex:T1</w:t>
            </w:r>
          </w:p>
          <w:p w14:paraId="1587E0F5">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18CDD59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"f30802c6-78bf-411f-83ad-6d6b3b5d6c33" ;</w:t>
            </w:r>
          </w:p>
          <w:p w14:paraId="2B870F37">
            <w:pPr>
              <w:kinsoku w:val="0"/>
              <w:autoSpaceDE w:val="0"/>
              <w:autoSpaceDN w:val="0"/>
              <w:adjustRightInd w:val="0"/>
              <w:snapToGrid w:val="0"/>
              <w:spacing w:line="400" w:lineRule="exact"/>
              <w:jc w:val="both"/>
              <w:textAlignment w:val="baseline"/>
              <w:rPr>
                <w:sz w:val="18"/>
              </w:rPr>
            </w:pPr>
            <w:r>
              <w:rPr>
                <w:rFonts w:hint="eastAsia"/>
                <w:sz w:val="18"/>
              </w:rPr>
              <w:t xml:space="preserve">    edkg:title "Biology and Cells" ;</w:t>
            </w:r>
          </w:p>
          <w:p w14:paraId="775F8E43">
            <w:pPr>
              <w:kinsoku w:val="0"/>
              <w:autoSpaceDE w:val="0"/>
              <w:autoSpaceDN w:val="0"/>
              <w:adjustRightInd w:val="0"/>
              <w:snapToGrid w:val="0"/>
              <w:spacing w:line="400" w:lineRule="exact"/>
              <w:jc w:val="both"/>
              <w:textAlignment w:val="baseline"/>
              <w:rPr>
                <w:sz w:val="18"/>
              </w:rPr>
            </w:pPr>
            <w:r>
              <w:rPr>
                <w:rFonts w:hint="eastAsia"/>
                <w:sz w:val="18"/>
              </w:rPr>
              <w:t xml:space="preserve">    edkg:itemType "Topic" ;</w:t>
            </w:r>
          </w:p>
          <w:p w14:paraId="27E1A604">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"Covers Observe living organisms in the surrounding environment and Characteristics of living organisms." ;</w:t>
            </w:r>
          </w:p>
          <w:p w14:paraId="16AA9CBB">
            <w:pPr>
              <w:kinsoku w:val="0"/>
              <w:autoSpaceDE w:val="0"/>
              <w:autoSpaceDN w:val="0"/>
              <w:adjustRightInd w:val="0"/>
              <w:snapToGrid w:val="0"/>
              <w:spacing w:line="400" w:lineRule="exact"/>
              <w:jc w:val="both"/>
              <w:textAlignment w:val="baseline"/>
              <w:rPr>
                <w:sz w:val="18"/>
              </w:rPr>
            </w:pPr>
            <w:r>
              <w:rPr>
                <w:rFonts w:hint="eastAsia"/>
                <w:sz w:val="18"/>
              </w:rPr>
              <w:t xml:space="preserve">    edkg:hasChild ex:LO1, ex:LO2 ;</w:t>
            </w:r>
          </w:p>
          <w:p w14:paraId="2A4B6B0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2A55D51E">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 ;</w:t>
            </w:r>
          </w:p>
          <w:p w14:paraId="39DDB71E">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"T1" .</w:t>
            </w:r>
          </w:p>
          <w:p w14:paraId="09C6BDDD">
            <w:pPr>
              <w:kinsoku w:val="0"/>
              <w:autoSpaceDE w:val="0"/>
              <w:autoSpaceDN w:val="0"/>
              <w:adjustRightInd w:val="0"/>
              <w:snapToGrid w:val="0"/>
              <w:spacing w:line="400" w:lineRule="exact"/>
              <w:jc w:val="both"/>
              <w:textAlignment w:val="baseline"/>
              <w:rPr>
                <w:sz w:val="18"/>
              </w:rPr>
            </w:pPr>
          </w:p>
          <w:p w14:paraId="286E7119">
            <w:pPr>
              <w:kinsoku w:val="0"/>
              <w:autoSpaceDE w:val="0"/>
              <w:autoSpaceDN w:val="0"/>
              <w:adjustRightInd w:val="0"/>
              <w:snapToGrid w:val="0"/>
              <w:spacing w:line="400" w:lineRule="exact"/>
              <w:jc w:val="both"/>
              <w:textAlignment w:val="baseline"/>
              <w:rPr>
                <w:sz w:val="18"/>
              </w:rPr>
            </w:pPr>
            <w:r>
              <w:rPr>
                <w:rFonts w:hint="eastAsia"/>
                <w:sz w:val="18"/>
              </w:rPr>
              <w:t>ex:T2</w:t>
            </w:r>
          </w:p>
          <w:p w14:paraId="2FF58D32">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7A368B15">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"ab3c5113-289f-4a21-9ac5-8c752da19238" ;</w:t>
            </w:r>
          </w:p>
          <w:p w14:paraId="19828F41">
            <w:pPr>
              <w:kinsoku w:val="0"/>
              <w:autoSpaceDE w:val="0"/>
              <w:autoSpaceDN w:val="0"/>
              <w:adjustRightInd w:val="0"/>
              <w:snapToGrid w:val="0"/>
              <w:spacing w:line="400" w:lineRule="exact"/>
              <w:jc w:val="both"/>
              <w:textAlignment w:val="baseline"/>
              <w:rPr>
                <w:sz w:val="18"/>
              </w:rPr>
            </w:pPr>
            <w:r>
              <w:rPr>
                <w:rFonts w:hint="eastAsia"/>
                <w:sz w:val="18"/>
              </w:rPr>
              <w:t xml:space="preserve">    edkg:title "Diversity of Living Organisms" ;</w:t>
            </w:r>
          </w:p>
          <w:p w14:paraId="40BE765F">
            <w:pPr>
              <w:kinsoku w:val="0"/>
              <w:autoSpaceDE w:val="0"/>
              <w:autoSpaceDN w:val="0"/>
              <w:adjustRightInd w:val="0"/>
              <w:snapToGrid w:val="0"/>
              <w:spacing w:line="400" w:lineRule="exact"/>
              <w:jc w:val="both"/>
              <w:textAlignment w:val="baseline"/>
              <w:rPr>
                <w:sz w:val="18"/>
              </w:rPr>
            </w:pPr>
            <w:r>
              <w:rPr>
                <w:rFonts w:hint="eastAsia"/>
                <w:sz w:val="18"/>
              </w:rPr>
              <w:t xml:space="preserve">    edkg:itemType "Topic" ;</w:t>
            </w:r>
          </w:p>
          <w:p w14:paraId="65CFF878">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"Covers Algae, mosses, ferns and Seed plants." ;</w:t>
            </w:r>
          </w:p>
          <w:p w14:paraId="767C0B40">
            <w:pPr>
              <w:kinsoku w:val="0"/>
              <w:autoSpaceDE w:val="0"/>
              <w:autoSpaceDN w:val="0"/>
              <w:adjustRightInd w:val="0"/>
              <w:snapToGrid w:val="0"/>
              <w:spacing w:line="400" w:lineRule="exact"/>
              <w:jc w:val="both"/>
              <w:textAlignment w:val="baseline"/>
              <w:rPr>
                <w:sz w:val="18"/>
              </w:rPr>
            </w:pPr>
            <w:r>
              <w:rPr>
                <w:rFonts w:hint="eastAsia"/>
                <w:sz w:val="18"/>
              </w:rPr>
              <w:t xml:space="preserve">    edkg:hasChild ex:LO3, ex:LO4 ;</w:t>
            </w:r>
          </w:p>
          <w:p w14:paraId="0FC89987">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1DB68C83">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 ;</w:t>
            </w:r>
          </w:p>
          <w:p w14:paraId="7F39477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"T2" .</w:t>
            </w:r>
          </w:p>
          <w:p w14:paraId="5377A42E">
            <w:pPr>
              <w:kinsoku w:val="0"/>
              <w:autoSpaceDE w:val="0"/>
              <w:autoSpaceDN w:val="0"/>
              <w:adjustRightInd w:val="0"/>
              <w:snapToGrid w:val="0"/>
              <w:spacing w:line="400" w:lineRule="exact"/>
              <w:jc w:val="both"/>
              <w:textAlignment w:val="baseline"/>
              <w:rPr>
                <w:sz w:val="18"/>
              </w:rPr>
            </w:pPr>
          </w:p>
          <w:p w14:paraId="2FE24D9B">
            <w:pPr>
              <w:kinsoku w:val="0"/>
              <w:autoSpaceDE w:val="0"/>
              <w:autoSpaceDN w:val="0"/>
              <w:adjustRightInd w:val="0"/>
              <w:snapToGrid w:val="0"/>
              <w:spacing w:line="400" w:lineRule="exact"/>
              <w:jc w:val="both"/>
              <w:textAlignment w:val="baseline"/>
              <w:rPr>
                <w:sz w:val="18"/>
              </w:rPr>
            </w:pPr>
            <w:r>
              <w:rPr>
                <w:rFonts w:hint="eastAsia"/>
                <w:sz w:val="18"/>
              </w:rPr>
              <w:t>ex:LO1</w:t>
            </w:r>
          </w:p>
          <w:p w14:paraId="17C8056F">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6F8529C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"24bc0a5a-438e-4c7c-aec8-a8ca50a41d8a" ;</w:t>
            </w:r>
          </w:p>
          <w:p w14:paraId="62A152F8">
            <w:pPr>
              <w:kinsoku w:val="0"/>
              <w:autoSpaceDE w:val="0"/>
              <w:autoSpaceDN w:val="0"/>
              <w:adjustRightInd w:val="0"/>
              <w:snapToGrid w:val="0"/>
              <w:spacing w:line="400" w:lineRule="exact"/>
              <w:jc w:val="both"/>
              <w:textAlignment w:val="baseline"/>
              <w:rPr>
                <w:sz w:val="18"/>
              </w:rPr>
            </w:pPr>
            <w:r>
              <w:rPr>
                <w:rFonts w:hint="eastAsia"/>
                <w:sz w:val="18"/>
              </w:rPr>
              <w:t xml:space="preserve">    edkg:title "Observe living organisms in the surrounding environment" ;</w:t>
            </w:r>
          </w:p>
          <w:p w14:paraId="61F8E89B">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25006D75">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"Master basic observation methods and record the characteristics of nearby living organisms." ;</w:t>
            </w:r>
          </w:p>
          <w:p w14:paraId="1C73F19B">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ex:T1 ;</w:t>
            </w:r>
          </w:p>
          <w:p w14:paraId="27088174">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0C5B172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 ;</w:t>
            </w:r>
          </w:p>
          <w:p w14:paraId="1D9529F6">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"LO1" .</w:t>
            </w:r>
          </w:p>
          <w:p w14:paraId="7E778B92">
            <w:pPr>
              <w:kinsoku w:val="0"/>
              <w:autoSpaceDE w:val="0"/>
              <w:autoSpaceDN w:val="0"/>
              <w:adjustRightInd w:val="0"/>
              <w:snapToGrid w:val="0"/>
              <w:spacing w:line="400" w:lineRule="exact"/>
              <w:jc w:val="both"/>
              <w:textAlignment w:val="baseline"/>
              <w:rPr>
                <w:sz w:val="18"/>
              </w:rPr>
            </w:pPr>
          </w:p>
          <w:p w14:paraId="4B324BA3">
            <w:pPr>
              <w:kinsoku w:val="0"/>
              <w:autoSpaceDE w:val="0"/>
              <w:autoSpaceDN w:val="0"/>
              <w:adjustRightInd w:val="0"/>
              <w:snapToGrid w:val="0"/>
              <w:spacing w:line="400" w:lineRule="exact"/>
              <w:jc w:val="both"/>
              <w:textAlignment w:val="baseline"/>
              <w:rPr>
                <w:sz w:val="18"/>
              </w:rPr>
            </w:pPr>
            <w:r>
              <w:rPr>
                <w:rFonts w:hint="eastAsia"/>
                <w:sz w:val="18"/>
              </w:rPr>
              <w:t>ex:LO2</w:t>
            </w:r>
          </w:p>
          <w:p w14:paraId="638C7FC2">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200E23A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"19396c62-0517-4a8a-914a-22c376de4b7e" ;</w:t>
            </w:r>
          </w:p>
          <w:p w14:paraId="5979650D">
            <w:pPr>
              <w:kinsoku w:val="0"/>
              <w:autoSpaceDE w:val="0"/>
              <w:autoSpaceDN w:val="0"/>
              <w:adjustRightInd w:val="0"/>
              <w:snapToGrid w:val="0"/>
              <w:spacing w:line="400" w:lineRule="exact"/>
              <w:jc w:val="both"/>
              <w:textAlignment w:val="baseline"/>
              <w:rPr>
                <w:sz w:val="18"/>
              </w:rPr>
            </w:pPr>
            <w:r>
              <w:rPr>
                <w:rFonts w:hint="eastAsia"/>
                <w:sz w:val="18"/>
              </w:rPr>
              <w:t xml:space="preserve">    edkg:title "Characteristics of living organisms" ;</w:t>
            </w:r>
          </w:p>
          <w:p w14:paraId="212678D8">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5BF6B721">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"Compare and analyze textual and visual materials of animals and plants, distinguish between living and non-living things, and master the common characteristics of living organisms." ;</w:t>
            </w:r>
          </w:p>
          <w:p w14:paraId="22DC63D4">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ex:T1 ;</w:t>
            </w:r>
          </w:p>
          <w:p w14:paraId="7BEE72A3">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05B0C104">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 ;</w:t>
            </w:r>
          </w:p>
          <w:p w14:paraId="68E97C36">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"LO2" .</w:t>
            </w:r>
          </w:p>
          <w:p w14:paraId="604F0193">
            <w:pPr>
              <w:kinsoku w:val="0"/>
              <w:autoSpaceDE w:val="0"/>
              <w:autoSpaceDN w:val="0"/>
              <w:adjustRightInd w:val="0"/>
              <w:snapToGrid w:val="0"/>
              <w:spacing w:line="400" w:lineRule="exact"/>
              <w:jc w:val="both"/>
              <w:textAlignment w:val="baseline"/>
              <w:rPr>
                <w:sz w:val="18"/>
              </w:rPr>
            </w:pPr>
          </w:p>
          <w:p w14:paraId="51FC5C10">
            <w:pPr>
              <w:kinsoku w:val="0"/>
              <w:autoSpaceDE w:val="0"/>
              <w:autoSpaceDN w:val="0"/>
              <w:adjustRightInd w:val="0"/>
              <w:snapToGrid w:val="0"/>
              <w:spacing w:line="400" w:lineRule="exact"/>
              <w:jc w:val="both"/>
              <w:textAlignment w:val="baseline"/>
              <w:rPr>
                <w:sz w:val="18"/>
              </w:rPr>
            </w:pPr>
            <w:r>
              <w:rPr>
                <w:rFonts w:hint="eastAsia"/>
                <w:sz w:val="18"/>
              </w:rPr>
              <w:t>ex:LO3</w:t>
            </w:r>
          </w:p>
          <w:p w14:paraId="5964AEB9">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068FD20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"7eae72c5-c67b-4819-bde9-c50e3ca93944" ;</w:t>
            </w:r>
          </w:p>
          <w:p w14:paraId="56799383">
            <w:pPr>
              <w:kinsoku w:val="0"/>
              <w:autoSpaceDE w:val="0"/>
              <w:autoSpaceDN w:val="0"/>
              <w:adjustRightInd w:val="0"/>
              <w:snapToGrid w:val="0"/>
              <w:spacing w:line="400" w:lineRule="exact"/>
              <w:jc w:val="both"/>
              <w:textAlignment w:val="baseline"/>
              <w:rPr>
                <w:sz w:val="18"/>
              </w:rPr>
            </w:pPr>
            <w:r>
              <w:rPr>
                <w:rFonts w:hint="eastAsia"/>
                <w:sz w:val="18"/>
              </w:rPr>
              <w:t xml:space="preserve">    edkg:title "Algae, mosses, and ferns" ;</w:t>
            </w:r>
          </w:p>
          <w:p w14:paraId="111CE62E">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1CB7212B">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"Be able to analyze the characteristics of algae and mosses that help them adapt to their living environments and understand that the characteristics of living organisms are adapted to their environments." ;</w:t>
            </w:r>
          </w:p>
          <w:p w14:paraId="388039C6">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ex:T2 ;</w:t>
            </w:r>
          </w:p>
          <w:p w14:paraId="2A3541E3">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582D7CF3">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"2.1" ;</w:t>
            </w:r>
          </w:p>
          <w:p w14:paraId="641F6E29">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"LO3" .</w:t>
            </w:r>
          </w:p>
          <w:p w14:paraId="24D20CB6">
            <w:pPr>
              <w:kinsoku w:val="0"/>
              <w:autoSpaceDE w:val="0"/>
              <w:autoSpaceDN w:val="0"/>
              <w:adjustRightInd w:val="0"/>
              <w:snapToGrid w:val="0"/>
              <w:spacing w:line="400" w:lineRule="exact"/>
              <w:jc w:val="both"/>
              <w:textAlignment w:val="baseline"/>
              <w:rPr>
                <w:sz w:val="18"/>
              </w:rPr>
            </w:pPr>
          </w:p>
          <w:p w14:paraId="293E7896">
            <w:pPr>
              <w:kinsoku w:val="0"/>
              <w:autoSpaceDE w:val="0"/>
              <w:autoSpaceDN w:val="0"/>
              <w:adjustRightInd w:val="0"/>
              <w:snapToGrid w:val="0"/>
              <w:spacing w:line="400" w:lineRule="exact"/>
              <w:jc w:val="both"/>
              <w:textAlignment w:val="baseline"/>
              <w:rPr>
                <w:sz w:val="18"/>
              </w:rPr>
            </w:pPr>
            <w:r>
              <w:rPr>
                <w:rFonts w:hint="eastAsia"/>
                <w:sz w:val="18"/>
              </w:rPr>
              <w:t>ex:LO4</w:t>
            </w:r>
          </w:p>
          <w:p w14:paraId="5CA4DD7E">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3BD2242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"d5c8441b-27d3-410f-9d1d-b32b3acfdcaa" ;</w:t>
            </w:r>
          </w:p>
          <w:p w14:paraId="07C1F644">
            <w:pPr>
              <w:kinsoku w:val="0"/>
              <w:autoSpaceDE w:val="0"/>
              <w:autoSpaceDN w:val="0"/>
              <w:adjustRightInd w:val="0"/>
              <w:snapToGrid w:val="0"/>
              <w:spacing w:line="400" w:lineRule="exact"/>
              <w:jc w:val="both"/>
              <w:textAlignment w:val="baseline"/>
              <w:rPr>
                <w:sz w:val="18"/>
              </w:rPr>
            </w:pPr>
            <w:r>
              <w:rPr>
                <w:rFonts w:hint="eastAsia"/>
                <w:sz w:val="18"/>
              </w:rPr>
              <w:t xml:space="preserve">    edkg:title "Seed plants" ;</w:t>
            </w:r>
          </w:p>
          <w:p w14:paraId="3711391D">
            <w:pPr>
              <w:kinsoku w:val="0"/>
              <w:autoSpaceDE w:val="0"/>
              <w:autoSpaceDN w:val="0"/>
              <w:adjustRightInd w:val="0"/>
              <w:snapToGrid w:val="0"/>
              <w:spacing w:line="400" w:lineRule="exact"/>
              <w:jc w:val="both"/>
              <w:textAlignment w:val="baseline"/>
              <w:rPr>
                <w:sz w:val="18"/>
              </w:rPr>
            </w:pPr>
            <w:r>
              <w:rPr>
                <w:rFonts w:hint="eastAsia"/>
                <w:sz w:val="18"/>
              </w:rPr>
              <w:t xml:space="preserve">    edkg:itemType "LearningObjective" ;</w:t>
            </w:r>
          </w:p>
          <w:p w14:paraId="2AC8E008">
            <w:pPr>
              <w:kinsoku w:val="0"/>
              <w:autoSpaceDE w:val="0"/>
              <w:autoSpaceDN w:val="0"/>
              <w:adjustRightInd w:val="0"/>
              <w:snapToGrid w:val="0"/>
              <w:spacing w:line="400" w:lineRule="exact"/>
              <w:jc w:val="both"/>
              <w:textAlignment w:val="baseline"/>
              <w:rPr>
                <w:sz w:val="18"/>
              </w:rPr>
            </w:pPr>
            <w:r>
              <w:rPr>
                <w:rFonts w:hint="eastAsia"/>
                <w:sz w:val="18"/>
              </w:rPr>
              <w:t xml:space="preserve">    edkg:fullStatement "Master the basic structure of seeds by comparing the similarities and differences in the structures of different seeds." ;</w:t>
            </w:r>
          </w:p>
          <w:p w14:paraId="77476C38">
            <w:pPr>
              <w:kinsoku w:val="0"/>
              <w:autoSpaceDE w:val="0"/>
              <w:autoSpaceDN w:val="0"/>
              <w:adjustRightInd w:val="0"/>
              <w:snapToGrid w:val="0"/>
              <w:spacing w:line="400" w:lineRule="exact"/>
              <w:jc w:val="both"/>
              <w:textAlignment w:val="baseline"/>
              <w:rPr>
                <w:sz w:val="18"/>
              </w:rPr>
            </w:pPr>
            <w:r>
              <w:rPr>
                <w:rFonts w:hint="eastAsia"/>
                <w:sz w:val="18"/>
              </w:rPr>
              <w:t xml:space="preserve">    edkg:hasParent ex:T2 ;</w:t>
            </w:r>
          </w:p>
          <w:p w14:paraId="0A0F8DF8">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11C60CA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"2.2" ;</w:t>
            </w:r>
          </w:p>
          <w:p w14:paraId="75E141C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"LO4" .</w:t>
            </w:r>
          </w:p>
          <w:p w14:paraId="5DA575F0">
            <w:pPr>
              <w:kinsoku w:val="0"/>
              <w:autoSpaceDE w:val="0"/>
              <w:autoSpaceDN w:val="0"/>
              <w:adjustRightInd w:val="0"/>
              <w:snapToGrid w:val="0"/>
              <w:spacing w:line="400" w:lineRule="exact"/>
              <w:jc w:val="both"/>
              <w:textAlignment w:val="baseline"/>
              <w:rPr>
                <w:sz w:val="18"/>
              </w:rPr>
            </w:pPr>
          </w:p>
          <w:p w14:paraId="2FAA61C3">
            <w:pPr>
              <w:kinsoku w:val="0"/>
              <w:autoSpaceDE w:val="0"/>
              <w:autoSpaceDN w:val="0"/>
              <w:adjustRightInd w:val="0"/>
              <w:snapToGrid w:val="0"/>
              <w:spacing w:line="400" w:lineRule="exact"/>
              <w:jc w:val="both"/>
              <w:textAlignment w:val="baseline"/>
              <w:rPr>
                <w:sz w:val="18"/>
              </w:rPr>
            </w:pPr>
            <w:r>
              <w:rPr>
                <w:rFonts w:hint="eastAsia"/>
                <w:sz w:val="18"/>
              </w:rPr>
              <w:t>########################################</w:t>
            </w:r>
          </w:p>
          <w:p w14:paraId="36754D0F">
            <w:pPr>
              <w:kinsoku w:val="0"/>
              <w:autoSpaceDE w:val="0"/>
              <w:autoSpaceDN w:val="0"/>
              <w:adjustRightInd w:val="0"/>
              <w:snapToGrid w:val="0"/>
              <w:spacing w:line="400" w:lineRule="exact"/>
              <w:jc w:val="both"/>
              <w:textAlignment w:val="baseline"/>
              <w:rPr>
                <w:sz w:val="18"/>
              </w:rPr>
            </w:pPr>
            <w:r>
              <w:rPr>
                <w:rFonts w:hint="eastAsia"/>
                <w:sz w:val="18"/>
              </w:rPr>
              <w:t># Resource Items</w:t>
            </w:r>
          </w:p>
          <w:p w14:paraId="4D19FC69">
            <w:pPr>
              <w:kinsoku w:val="0"/>
              <w:autoSpaceDE w:val="0"/>
              <w:autoSpaceDN w:val="0"/>
              <w:adjustRightInd w:val="0"/>
              <w:snapToGrid w:val="0"/>
              <w:spacing w:line="400" w:lineRule="exact"/>
              <w:jc w:val="both"/>
              <w:textAlignment w:val="baseline"/>
              <w:rPr>
                <w:sz w:val="18"/>
              </w:rPr>
            </w:pPr>
            <w:r>
              <w:rPr>
                <w:rFonts w:hint="eastAsia"/>
                <w:sz w:val="18"/>
              </w:rPr>
              <w:t>########################################</w:t>
            </w:r>
          </w:p>
          <w:p w14:paraId="78F51851">
            <w:pPr>
              <w:kinsoku w:val="0"/>
              <w:autoSpaceDE w:val="0"/>
              <w:autoSpaceDN w:val="0"/>
              <w:adjustRightInd w:val="0"/>
              <w:snapToGrid w:val="0"/>
              <w:spacing w:line="400" w:lineRule="exact"/>
              <w:jc w:val="both"/>
              <w:textAlignment w:val="baseline"/>
              <w:rPr>
                <w:sz w:val="18"/>
              </w:rPr>
            </w:pPr>
            <w:r>
              <w:rPr>
                <w:rFonts w:hint="eastAsia"/>
                <w:sz w:val="18"/>
              </w:rPr>
              <w:t>ex:L1</w:t>
            </w:r>
          </w:p>
          <w:p w14:paraId="6DB2C2E6">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7DEBEBE9">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"c72851f7-3f79-4cdf-964d-df15ff35b9fc" ;</w:t>
            </w:r>
          </w:p>
          <w:p w14:paraId="5EC63B4F">
            <w:pPr>
              <w:kinsoku w:val="0"/>
              <w:autoSpaceDE w:val="0"/>
              <w:autoSpaceDN w:val="0"/>
              <w:adjustRightInd w:val="0"/>
              <w:snapToGrid w:val="0"/>
              <w:spacing w:line="400" w:lineRule="exact"/>
              <w:jc w:val="both"/>
              <w:textAlignment w:val="baseline"/>
              <w:rPr>
                <w:sz w:val="18"/>
              </w:rPr>
            </w:pPr>
            <w:r>
              <w:rPr>
                <w:rFonts w:hint="eastAsia"/>
                <w:sz w:val="18"/>
              </w:rPr>
              <w:t xml:space="preserve">    edkg:title "Video on living organisms in the environment" ;</w:t>
            </w:r>
          </w:p>
          <w:p w14:paraId="75DE34AA">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68975E55">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"lesson" ;</w:t>
            </w:r>
          </w:p>
          <w:p w14:paraId="120AD765">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"https://www.bilibili.com/video/BV1edweenEHW" ;     </w:t>
            </w:r>
          </w:p>
          <w:p w14:paraId="44F6027A">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"video" ;</w:t>
            </w:r>
          </w:p>
          <w:p w14:paraId="2CC9D26C">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ex:LO1 ;</w:t>
            </w:r>
          </w:p>
          <w:p w14:paraId="559A3361">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ex:PR1 ;</w:t>
            </w:r>
          </w:p>
          <w:p w14:paraId="17B1E848">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"L1" .</w:t>
            </w:r>
          </w:p>
          <w:p w14:paraId="1F28D60B">
            <w:pPr>
              <w:kinsoku w:val="0"/>
              <w:autoSpaceDE w:val="0"/>
              <w:autoSpaceDN w:val="0"/>
              <w:adjustRightInd w:val="0"/>
              <w:snapToGrid w:val="0"/>
              <w:spacing w:line="400" w:lineRule="exact"/>
              <w:jc w:val="both"/>
              <w:textAlignment w:val="baseline"/>
              <w:rPr>
                <w:sz w:val="18"/>
              </w:rPr>
            </w:pPr>
          </w:p>
          <w:p w14:paraId="7CA82D33">
            <w:pPr>
              <w:kinsoku w:val="0"/>
              <w:autoSpaceDE w:val="0"/>
              <w:autoSpaceDN w:val="0"/>
              <w:adjustRightInd w:val="0"/>
              <w:snapToGrid w:val="0"/>
              <w:spacing w:line="400" w:lineRule="exact"/>
              <w:jc w:val="both"/>
              <w:textAlignment w:val="baseline"/>
              <w:rPr>
                <w:sz w:val="18"/>
              </w:rPr>
            </w:pPr>
            <w:r>
              <w:rPr>
                <w:rFonts w:hint="eastAsia"/>
                <w:sz w:val="18"/>
              </w:rPr>
              <w:t>ex:S1</w:t>
            </w:r>
          </w:p>
          <w:p w14:paraId="5ADAE920">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1B2E442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"f956b981-0dfd-4a52-a217-927b89bbfef8" ;</w:t>
            </w:r>
          </w:p>
          <w:p w14:paraId="58FA13C4">
            <w:pPr>
              <w:kinsoku w:val="0"/>
              <w:autoSpaceDE w:val="0"/>
              <w:autoSpaceDN w:val="0"/>
              <w:adjustRightInd w:val="0"/>
              <w:snapToGrid w:val="0"/>
              <w:spacing w:line="400" w:lineRule="exact"/>
              <w:jc w:val="both"/>
              <w:textAlignment w:val="baseline"/>
              <w:rPr>
                <w:sz w:val="18"/>
              </w:rPr>
            </w:pPr>
            <w:r>
              <w:rPr>
                <w:rFonts w:hint="eastAsia"/>
                <w:sz w:val="18"/>
              </w:rPr>
              <w:t xml:space="preserve">    edkg:title "Distinguishing between living and non-living things" ;</w:t>
            </w:r>
          </w:p>
          <w:p w14:paraId="0CD5207F">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674C56E4">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"activity" ;</w:t>
            </w:r>
          </w:p>
          <w:p w14:paraId="76AE4FDA">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"https://zy.21cnjy.com/21934485" ;    </w:t>
            </w:r>
          </w:p>
          <w:p w14:paraId="183A5509">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10DCF10C">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ex:LO2 ;</w:t>
            </w:r>
          </w:p>
          <w:p w14:paraId="0718045F">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ex:PR1 ;</w:t>
            </w:r>
          </w:p>
          <w:p w14:paraId="3F6C6E0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"S1" .</w:t>
            </w:r>
          </w:p>
          <w:p w14:paraId="3DC5E141">
            <w:pPr>
              <w:kinsoku w:val="0"/>
              <w:autoSpaceDE w:val="0"/>
              <w:autoSpaceDN w:val="0"/>
              <w:adjustRightInd w:val="0"/>
              <w:snapToGrid w:val="0"/>
              <w:spacing w:line="400" w:lineRule="exact"/>
              <w:jc w:val="both"/>
              <w:textAlignment w:val="baseline"/>
              <w:rPr>
                <w:sz w:val="18"/>
              </w:rPr>
            </w:pPr>
          </w:p>
          <w:p w14:paraId="6B5F44DD">
            <w:pPr>
              <w:kinsoku w:val="0"/>
              <w:autoSpaceDE w:val="0"/>
              <w:autoSpaceDN w:val="0"/>
              <w:adjustRightInd w:val="0"/>
              <w:snapToGrid w:val="0"/>
              <w:spacing w:line="400" w:lineRule="exact"/>
              <w:jc w:val="both"/>
              <w:textAlignment w:val="baseline"/>
              <w:rPr>
                <w:sz w:val="18"/>
              </w:rPr>
            </w:pPr>
            <w:r>
              <w:rPr>
                <w:rFonts w:hint="eastAsia"/>
                <w:sz w:val="18"/>
              </w:rPr>
              <w:t>ex:A1</w:t>
            </w:r>
          </w:p>
          <w:p w14:paraId="40E1D2B6">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325D76D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"a218d85f-8127-40ce-a954-63d1cc1b39ac" ;</w:t>
            </w:r>
          </w:p>
          <w:p w14:paraId="46A5176E">
            <w:pPr>
              <w:kinsoku w:val="0"/>
              <w:autoSpaceDE w:val="0"/>
              <w:autoSpaceDN w:val="0"/>
              <w:adjustRightInd w:val="0"/>
              <w:snapToGrid w:val="0"/>
              <w:spacing w:line="400" w:lineRule="exact"/>
              <w:jc w:val="both"/>
              <w:textAlignment w:val="baseline"/>
              <w:rPr>
                <w:sz w:val="18"/>
              </w:rPr>
            </w:pPr>
            <w:r>
              <w:rPr>
                <w:rFonts w:hint="eastAsia"/>
                <w:sz w:val="18"/>
              </w:rPr>
              <w:t xml:space="preserve">    edkg:title "Assignment on the characteristics of living organisms." ;</w:t>
            </w:r>
          </w:p>
          <w:p w14:paraId="4680C46E">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54FC9843">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"assessment" ;</w:t>
            </w:r>
          </w:p>
          <w:p w14:paraId="796A162E">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"https://zy.21cnjy.com/21934485" ;</w:t>
            </w:r>
          </w:p>
          <w:p w14:paraId="75E1ECBA">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77438BE3">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ex:LO1, ex:LO2 ;</w:t>
            </w:r>
          </w:p>
          <w:p w14:paraId="755A681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"A1" .</w:t>
            </w:r>
          </w:p>
          <w:p w14:paraId="28583876">
            <w:pPr>
              <w:kinsoku w:val="0"/>
              <w:autoSpaceDE w:val="0"/>
              <w:autoSpaceDN w:val="0"/>
              <w:adjustRightInd w:val="0"/>
              <w:snapToGrid w:val="0"/>
              <w:spacing w:line="400" w:lineRule="exact"/>
              <w:jc w:val="both"/>
              <w:textAlignment w:val="baseline"/>
              <w:rPr>
                <w:sz w:val="18"/>
              </w:rPr>
            </w:pPr>
          </w:p>
          <w:p w14:paraId="5B7AD551">
            <w:pPr>
              <w:kinsoku w:val="0"/>
              <w:autoSpaceDE w:val="0"/>
              <w:autoSpaceDN w:val="0"/>
              <w:adjustRightInd w:val="0"/>
              <w:snapToGrid w:val="0"/>
              <w:spacing w:line="400" w:lineRule="exact"/>
              <w:jc w:val="both"/>
              <w:textAlignment w:val="baseline"/>
              <w:rPr>
                <w:sz w:val="18"/>
              </w:rPr>
            </w:pPr>
            <w:r>
              <w:rPr>
                <w:rFonts w:hint="eastAsia"/>
                <w:sz w:val="18"/>
              </w:rPr>
              <w:t>ex:Q1</w:t>
            </w:r>
          </w:p>
          <w:p w14:paraId="12566516">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1770BC9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"84937c2e-9a54-4db7-b997-77abe8d0218f" ;</w:t>
            </w:r>
          </w:p>
          <w:p w14:paraId="5B006850">
            <w:pPr>
              <w:kinsoku w:val="0"/>
              <w:autoSpaceDE w:val="0"/>
              <w:autoSpaceDN w:val="0"/>
              <w:adjustRightInd w:val="0"/>
              <w:snapToGrid w:val="0"/>
              <w:spacing w:line="400" w:lineRule="exact"/>
              <w:jc w:val="both"/>
              <w:textAlignment w:val="baseline"/>
              <w:rPr>
                <w:sz w:val="18"/>
              </w:rPr>
            </w:pPr>
            <w:r>
              <w:rPr>
                <w:rFonts w:hint="eastAsia"/>
                <w:sz w:val="18"/>
              </w:rPr>
              <w:t xml:space="preserve">    edkg:title "Differentiation of plant characteristics" ;</w:t>
            </w:r>
          </w:p>
          <w:p w14:paraId="39AEB561">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7E712ECA">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"assessment" ;</w:t>
            </w:r>
          </w:p>
          <w:p w14:paraId="571CF271">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"https://zy.21cnjy.com/21934485" ;</w:t>
            </w:r>
          </w:p>
          <w:p w14:paraId="0C8DCB05">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36B23CDC">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ex:LO3, ex:LO4 ;</w:t>
            </w:r>
          </w:p>
          <w:p w14:paraId="6ED586AE">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ex:PR2, ex:PR3 ;</w:t>
            </w:r>
          </w:p>
          <w:p w14:paraId="109CBB59">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"Q1" .</w:t>
            </w:r>
          </w:p>
          <w:p w14:paraId="67CBFBCE">
            <w:pPr>
              <w:kinsoku w:val="0"/>
              <w:autoSpaceDE w:val="0"/>
              <w:autoSpaceDN w:val="0"/>
              <w:adjustRightInd w:val="0"/>
              <w:snapToGrid w:val="0"/>
              <w:spacing w:line="400" w:lineRule="exact"/>
              <w:jc w:val="both"/>
              <w:textAlignment w:val="baseline"/>
              <w:rPr>
                <w:sz w:val="18"/>
              </w:rPr>
            </w:pPr>
          </w:p>
          <w:p w14:paraId="1787E9B3">
            <w:pPr>
              <w:kinsoku w:val="0"/>
              <w:autoSpaceDE w:val="0"/>
              <w:autoSpaceDN w:val="0"/>
              <w:adjustRightInd w:val="0"/>
              <w:snapToGrid w:val="0"/>
              <w:spacing w:line="400" w:lineRule="exact"/>
              <w:jc w:val="both"/>
              <w:textAlignment w:val="baseline"/>
              <w:rPr>
                <w:sz w:val="18"/>
              </w:rPr>
            </w:pPr>
            <w:r>
              <w:rPr>
                <w:rFonts w:hint="eastAsia"/>
                <w:sz w:val="18"/>
              </w:rPr>
              <w:t>ex:IT1</w:t>
            </w:r>
          </w:p>
          <w:p w14:paraId="541D4607">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021457C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"d1159303-97b4-4a46-a67e-365bd20a72fb" ;</w:t>
            </w:r>
          </w:p>
          <w:p w14:paraId="61775F74">
            <w:pPr>
              <w:kinsoku w:val="0"/>
              <w:autoSpaceDE w:val="0"/>
              <w:autoSpaceDN w:val="0"/>
              <w:adjustRightInd w:val="0"/>
              <w:snapToGrid w:val="0"/>
              <w:spacing w:line="400" w:lineRule="exact"/>
              <w:jc w:val="both"/>
              <w:textAlignment w:val="baseline"/>
              <w:rPr>
                <w:sz w:val="18"/>
              </w:rPr>
            </w:pPr>
            <w:r>
              <w:rPr>
                <w:rFonts w:hint="eastAsia"/>
                <w:sz w:val="18"/>
              </w:rPr>
              <w:t xml:space="preserve">    edkg:title "Reinforcement exercise on plant characteristic differentiation" ;</w:t>
            </w:r>
          </w:p>
          <w:p w14:paraId="3B95C4E7">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7BAFA1A3">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"activity" ;</w:t>
            </w:r>
          </w:p>
          <w:p w14:paraId="1BD8F49C">
            <w:pPr>
              <w:kinsoku w:val="0"/>
              <w:autoSpaceDE w:val="0"/>
              <w:autoSpaceDN w:val="0"/>
              <w:adjustRightInd w:val="0"/>
              <w:snapToGrid w:val="0"/>
              <w:spacing w:line="400" w:lineRule="exact"/>
              <w:jc w:val="both"/>
              <w:textAlignment w:val="baseline"/>
              <w:rPr>
                <w:sz w:val="18"/>
              </w:rPr>
            </w:pPr>
            <w:r>
              <w:rPr>
                <w:rFonts w:hint="eastAsia"/>
                <w:sz w:val="18"/>
              </w:rPr>
              <w:t xml:space="preserve">    edkg:resourceUrl "https://zy.21cnjy.com/21934485" ;</w:t>
            </w:r>
          </w:p>
          <w:p w14:paraId="6D2CCB07">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"text/html" ;</w:t>
            </w:r>
          </w:p>
          <w:p w14:paraId="6A75BAE2">
            <w:pPr>
              <w:kinsoku w:val="0"/>
              <w:autoSpaceDE w:val="0"/>
              <w:autoSpaceDN w:val="0"/>
              <w:adjustRightInd w:val="0"/>
              <w:snapToGrid w:val="0"/>
              <w:spacing w:line="400" w:lineRule="exact"/>
              <w:jc w:val="both"/>
              <w:textAlignment w:val="baseline"/>
              <w:rPr>
                <w:sz w:val="18"/>
              </w:rPr>
            </w:pPr>
            <w:r>
              <w:rPr>
                <w:rFonts w:hint="eastAsia"/>
                <w:sz w:val="18"/>
              </w:rPr>
              <w:t xml:space="preserve">    edkg:hasLearningPoint ex:LO3, ex:LO4 ;</w:t>
            </w:r>
          </w:p>
          <w:p w14:paraId="418F6D4F">
            <w:pPr>
              <w:kinsoku w:val="0"/>
              <w:autoSpaceDE w:val="0"/>
              <w:autoSpaceDN w:val="0"/>
              <w:adjustRightInd w:val="0"/>
              <w:snapToGrid w:val="0"/>
              <w:spacing w:line="400" w:lineRule="exact"/>
              <w:jc w:val="both"/>
              <w:textAlignment w:val="baseline"/>
              <w:rPr>
                <w:sz w:val="18"/>
              </w:rPr>
            </w:pPr>
            <w:r>
              <w:rPr>
                <w:rFonts w:hint="eastAsia"/>
                <w:sz w:val="18"/>
              </w:rPr>
              <w:t xml:space="preserve">    edkg:hasPedagogicalRule ex:PR3 ;</w:t>
            </w:r>
          </w:p>
          <w:p w14:paraId="3661372F">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"IT1" .</w:t>
            </w:r>
          </w:p>
          <w:p w14:paraId="4A8EC47D">
            <w:pPr>
              <w:kinsoku w:val="0"/>
              <w:autoSpaceDE w:val="0"/>
              <w:autoSpaceDN w:val="0"/>
              <w:adjustRightInd w:val="0"/>
              <w:snapToGrid w:val="0"/>
              <w:spacing w:line="400" w:lineRule="exact"/>
              <w:jc w:val="both"/>
              <w:textAlignment w:val="baseline"/>
              <w:rPr>
                <w:sz w:val="18"/>
              </w:rPr>
            </w:pPr>
          </w:p>
          <w:p w14:paraId="6214D503">
            <w:pPr>
              <w:kinsoku w:val="0"/>
              <w:autoSpaceDE w:val="0"/>
              <w:autoSpaceDN w:val="0"/>
              <w:adjustRightInd w:val="0"/>
              <w:snapToGrid w:val="0"/>
              <w:spacing w:line="400" w:lineRule="exact"/>
              <w:jc w:val="both"/>
              <w:textAlignment w:val="baseline"/>
              <w:rPr>
                <w:sz w:val="18"/>
              </w:rPr>
            </w:pPr>
            <w:r>
              <w:rPr>
                <w:rFonts w:hint="eastAsia"/>
                <w:sz w:val="18"/>
              </w:rPr>
              <w:t>########################################</w:t>
            </w:r>
          </w:p>
          <w:p w14:paraId="543CB99E">
            <w:pPr>
              <w:kinsoku w:val="0"/>
              <w:autoSpaceDE w:val="0"/>
              <w:autoSpaceDN w:val="0"/>
              <w:adjustRightInd w:val="0"/>
              <w:snapToGrid w:val="0"/>
              <w:spacing w:line="400" w:lineRule="exact"/>
              <w:jc w:val="both"/>
              <w:textAlignment w:val="baseline"/>
              <w:rPr>
                <w:sz w:val="18"/>
              </w:rPr>
            </w:pPr>
            <w:r>
              <w:rPr>
                <w:rFonts w:hint="eastAsia"/>
                <w:sz w:val="18"/>
              </w:rPr>
              <w:t># Pedagogical Rules</w:t>
            </w:r>
          </w:p>
          <w:p w14:paraId="38A9C0F5">
            <w:pPr>
              <w:kinsoku w:val="0"/>
              <w:autoSpaceDE w:val="0"/>
              <w:autoSpaceDN w:val="0"/>
              <w:adjustRightInd w:val="0"/>
              <w:snapToGrid w:val="0"/>
              <w:spacing w:line="400" w:lineRule="exact"/>
              <w:jc w:val="both"/>
              <w:textAlignment w:val="baseline"/>
              <w:rPr>
                <w:sz w:val="18"/>
              </w:rPr>
            </w:pPr>
            <w:r>
              <w:rPr>
                <w:rFonts w:hint="eastAsia"/>
                <w:sz w:val="18"/>
              </w:rPr>
              <w:t>########################################</w:t>
            </w:r>
          </w:p>
          <w:p w14:paraId="635C59AF">
            <w:pPr>
              <w:kinsoku w:val="0"/>
              <w:autoSpaceDE w:val="0"/>
              <w:autoSpaceDN w:val="0"/>
              <w:adjustRightInd w:val="0"/>
              <w:snapToGrid w:val="0"/>
              <w:spacing w:line="400" w:lineRule="exact"/>
              <w:jc w:val="both"/>
              <w:textAlignment w:val="baseline"/>
              <w:rPr>
                <w:sz w:val="18"/>
              </w:rPr>
            </w:pPr>
            <w:r>
              <w:rPr>
                <w:rFonts w:hint="eastAsia"/>
                <w:sz w:val="18"/>
              </w:rPr>
              <w:t>ex:PR1</w:t>
            </w:r>
          </w:p>
          <w:p w14:paraId="68E970E1">
            <w:pPr>
              <w:kinsoku w:val="0"/>
              <w:autoSpaceDE w:val="0"/>
              <w:autoSpaceDN w:val="0"/>
              <w:adjustRightInd w:val="0"/>
              <w:snapToGrid w:val="0"/>
              <w:spacing w:line="400" w:lineRule="exact"/>
              <w:jc w:val="both"/>
              <w:textAlignment w:val="baseline"/>
              <w:rPr>
                <w:sz w:val="18"/>
              </w:rPr>
            </w:pPr>
            <w:r>
              <w:rPr>
                <w:rFonts w:hint="eastAsia"/>
                <w:sz w:val="18"/>
              </w:rPr>
              <w:t xml:space="preserve">    a edkg:PRitem ;</w:t>
            </w:r>
          </w:p>
          <w:p w14:paraId="5E9C4D9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"90f0b8ec-2b70-4adf-a999-8ff2e55bc798" ;</w:t>
            </w:r>
          </w:p>
          <w:p w14:paraId="2D5887BF">
            <w:pPr>
              <w:kinsoku w:val="0"/>
              <w:autoSpaceDE w:val="0"/>
              <w:autoSpaceDN w:val="0"/>
              <w:adjustRightInd w:val="0"/>
              <w:snapToGrid w:val="0"/>
              <w:spacing w:line="400" w:lineRule="exact"/>
              <w:jc w:val="both"/>
              <w:textAlignment w:val="baseline"/>
              <w:rPr>
                <w:sz w:val="18"/>
              </w:rPr>
            </w:pPr>
            <w:r>
              <w:rPr>
                <w:rFonts w:hint="eastAsia"/>
                <w:sz w:val="18"/>
              </w:rPr>
              <w:t xml:space="preserve">    edkg:title "Utilize Teaching Resources" ;</w:t>
            </w:r>
          </w:p>
          <w:p w14:paraId="385C7C95">
            <w:pPr>
              <w:kinsoku w:val="0"/>
              <w:autoSpaceDE w:val="0"/>
              <w:autoSpaceDN w:val="0"/>
              <w:adjustRightInd w:val="0"/>
              <w:snapToGrid w:val="0"/>
              <w:spacing w:line="400" w:lineRule="exact"/>
              <w:jc w:val="both"/>
              <w:textAlignment w:val="baseline"/>
              <w:rPr>
                <w:sz w:val="18"/>
              </w:rPr>
            </w:pPr>
            <w:r>
              <w:rPr>
                <w:rFonts w:hint="eastAsia"/>
                <w:sz w:val="18"/>
              </w:rPr>
              <w:t xml:space="preserve">    edkg:situation """</w:t>
            </w:r>
          </w:p>
          <w:p w14:paraId="4F2443EF">
            <w:pPr>
              <w:kinsoku w:val="0"/>
              <w:autoSpaceDE w:val="0"/>
              <w:autoSpaceDN w:val="0"/>
              <w:adjustRightInd w:val="0"/>
              <w:snapToGrid w:val="0"/>
              <w:spacing w:line="400" w:lineRule="exact"/>
              <w:jc w:val="both"/>
              <w:textAlignment w:val="baseline"/>
              <w:rPr>
                <w:sz w:val="18"/>
              </w:rPr>
            </w:pPr>
            <w:r>
              <w:rPr>
                <w:rFonts w:hint="eastAsia"/>
                <w:sz w:val="18"/>
              </w:rPr>
              <w:t xml:space="preserve">When preparing for a lesson, the teacher gathers and organizes relevant teaching materials, including textbooks, videos, and exercises. </w:t>
            </w:r>
          </w:p>
          <w:p w14:paraId="3D4EFF91">
            <w:pPr>
              <w:kinsoku w:val="0"/>
              <w:autoSpaceDE w:val="0"/>
              <w:autoSpaceDN w:val="0"/>
              <w:adjustRightInd w:val="0"/>
              <w:snapToGrid w:val="0"/>
              <w:spacing w:line="400" w:lineRule="exact"/>
              <w:jc w:val="both"/>
              <w:textAlignment w:val="baseline"/>
              <w:rPr>
                <w:sz w:val="18"/>
              </w:rPr>
            </w:pPr>
            <w:r>
              <w:rPr>
                <w:rFonts w:hint="eastAsia"/>
                <w:sz w:val="18"/>
              </w:rPr>
              <w:t>""" ;</w:t>
            </w:r>
          </w:p>
          <w:p w14:paraId="1AAF2C0E">
            <w:pPr>
              <w:kinsoku w:val="0"/>
              <w:autoSpaceDE w:val="0"/>
              <w:autoSpaceDN w:val="0"/>
              <w:adjustRightInd w:val="0"/>
              <w:snapToGrid w:val="0"/>
              <w:spacing w:line="400" w:lineRule="exact"/>
              <w:jc w:val="both"/>
              <w:textAlignment w:val="baseline"/>
              <w:rPr>
                <w:sz w:val="18"/>
              </w:rPr>
            </w:pPr>
            <w:r>
              <w:rPr>
                <w:rFonts w:hint="eastAsia"/>
                <w:sz w:val="18"/>
              </w:rPr>
              <w:t xml:space="preserve">    edkg:task """</w:t>
            </w:r>
          </w:p>
          <w:p w14:paraId="4D39C869">
            <w:pPr>
              <w:kinsoku w:val="0"/>
              <w:autoSpaceDE w:val="0"/>
              <w:autoSpaceDN w:val="0"/>
              <w:adjustRightInd w:val="0"/>
              <w:snapToGrid w:val="0"/>
              <w:spacing w:line="400" w:lineRule="exact"/>
              <w:jc w:val="both"/>
              <w:textAlignment w:val="baseline"/>
              <w:rPr>
                <w:sz w:val="18"/>
              </w:rPr>
            </w:pPr>
            <w:r>
              <w:rPr>
                <w:rFonts w:hint="eastAsia"/>
                <w:sz w:val="18"/>
              </w:rPr>
              <w:t>Identify and collect available resources such as textbooks, multimedia materials, and past test papers related to the lesson topic.</w:t>
            </w:r>
          </w:p>
          <w:p w14:paraId="3CCA4E3E">
            <w:pPr>
              <w:kinsoku w:val="0"/>
              <w:autoSpaceDE w:val="0"/>
              <w:autoSpaceDN w:val="0"/>
              <w:adjustRightInd w:val="0"/>
              <w:snapToGrid w:val="0"/>
              <w:spacing w:line="400" w:lineRule="exact"/>
              <w:jc w:val="both"/>
              <w:textAlignment w:val="baseline"/>
              <w:rPr>
                <w:sz w:val="18"/>
              </w:rPr>
            </w:pPr>
            <w:r>
              <w:rPr>
                <w:rFonts w:hint="eastAsia"/>
                <w:sz w:val="18"/>
              </w:rPr>
              <w:t>""" ;</w:t>
            </w:r>
          </w:p>
          <w:p w14:paraId="38288228">
            <w:pPr>
              <w:kinsoku w:val="0"/>
              <w:autoSpaceDE w:val="0"/>
              <w:autoSpaceDN w:val="0"/>
              <w:adjustRightInd w:val="0"/>
              <w:snapToGrid w:val="0"/>
              <w:spacing w:line="400" w:lineRule="exact"/>
              <w:jc w:val="both"/>
              <w:textAlignment w:val="baseline"/>
              <w:rPr>
                <w:sz w:val="18"/>
              </w:rPr>
            </w:pPr>
            <w:r>
              <w:rPr>
                <w:rFonts w:hint="eastAsia"/>
                <w:sz w:val="18"/>
              </w:rPr>
              <w:t xml:space="preserve">    edkg:actionPlan """</w:t>
            </w:r>
          </w:p>
          <w:p w14:paraId="05160603">
            <w:pPr>
              <w:kinsoku w:val="0"/>
              <w:autoSpaceDE w:val="0"/>
              <w:autoSpaceDN w:val="0"/>
              <w:adjustRightInd w:val="0"/>
              <w:snapToGrid w:val="0"/>
              <w:spacing w:line="400" w:lineRule="exact"/>
              <w:jc w:val="both"/>
              <w:textAlignment w:val="baseline"/>
              <w:rPr>
                <w:sz w:val="18"/>
              </w:rPr>
            </w:pPr>
            <w:r>
              <w:rPr>
                <w:rFonts w:hint="eastAsia"/>
                <w:sz w:val="18"/>
              </w:rPr>
              <w:t>Review the textbook for key concepts, select relevant educational videos to enhance understanding, and prepare exercises or test questions from past exams to reinforce learning.</w:t>
            </w:r>
          </w:p>
          <w:p w14:paraId="38F14D86">
            <w:pPr>
              <w:kinsoku w:val="0"/>
              <w:autoSpaceDE w:val="0"/>
              <w:autoSpaceDN w:val="0"/>
              <w:adjustRightInd w:val="0"/>
              <w:snapToGrid w:val="0"/>
              <w:spacing w:line="400" w:lineRule="exact"/>
              <w:jc w:val="both"/>
              <w:textAlignment w:val="baseline"/>
              <w:rPr>
                <w:sz w:val="18"/>
              </w:rPr>
            </w:pPr>
            <w:r>
              <w:rPr>
                <w:rFonts w:hint="eastAsia"/>
                <w:sz w:val="18"/>
              </w:rPr>
              <w:t>""" ;</w:t>
            </w:r>
          </w:p>
          <w:p w14:paraId="1C37DC82">
            <w:pPr>
              <w:kinsoku w:val="0"/>
              <w:autoSpaceDE w:val="0"/>
              <w:autoSpaceDN w:val="0"/>
              <w:adjustRightInd w:val="0"/>
              <w:snapToGrid w:val="0"/>
              <w:spacing w:line="400" w:lineRule="exact"/>
              <w:jc w:val="both"/>
              <w:textAlignment w:val="baseline"/>
              <w:rPr>
                <w:sz w:val="18"/>
              </w:rPr>
            </w:pPr>
            <w:r>
              <w:rPr>
                <w:rFonts w:hint="eastAsia"/>
                <w:sz w:val="18"/>
              </w:rPr>
              <w:t xml:space="preserve">    edkg:expectedResult """</w:t>
            </w:r>
          </w:p>
          <w:p w14:paraId="26131E00">
            <w:pPr>
              <w:kinsoku w:val="0"/>
              <w:autoSpaceDE w:val="0"/>
              <w:autoSpaceDN w:val="0"/>
              <w:adjustRightInd w:val="0"/>
              <w:snapToGrid w:val="0"/>
              <w:spacing w:line="400" w:lineRule="exact"/>
              <w:jc w:val="both"/>
              <w:textAlignment w:val="baseline"/>
              <w:rPr>
                <w:sz w:val="18"/>
              </w:rPr>
            </w:pPr>
            <w:r>
              <w:rPr>
                <w:rFonts w:hint="eastAsia"/>
                <w:sz w:val="18"/>
              </w:rPr>
              <w:t>A well-structured lesson plan incorporating diverse teaching resources to support student comprehension and engagement.</w:t>
            </w:r>
          </w:p>
          <w:p w14:paraId="4672B75F">
            <w:pPr>
              <w:kinsoku w:val="0"/>
              <w:autoSpaceDE w:val="0"/>
              <w:autoSpaceDN w:val="0"/>
              <w:adjustRightInd w:val="0"/>
              <w:snapToGrid w:val="0"/>
              <w:spacing w:line="400" w:lineRule="exact"/>
              <w:jc w:val="both"/>
              <w:textAlignment w:val="baseline"/>
              <w:rPr>
                <w:sz w:val="18"/>
              </w:rPr>
            </w:pPr>
            <w:r>
              <w:rPr>
                <w:rFonts w:hint="eastAsia"/>
                <w:sz w:val="18"/>
              </w:rPr>
              <w:t>""" ;</w:t>
            </w:r>
          </w:p>
          <w:p w14:paraId="39F19B64">
            <w:pPr>
              <w:kinsoku w:val="0"/>
              <w:autoSpaceDE w:val="0"/>
              <w:autoSpaceDN w:val="0"/>
              <w:adjustRightInd w:val="0"/>
              <w:snapToGrid w:val="0"/>
              <w:spacing w:line="400" w:lineRule="exact"/>
              <w:jc w:val="both"/>
              <w:textAlignment w:val="baseline"/>
              <w:rPr>
                <w:sz w:val="18"/>
              </w:rPr>
            </w:pPr>
            <w:r>
              <w:rPr>
                <w:rFonts w:hint="eastAsia"/>
                <w:sz w:val="18"/>
              </w:rPr>
              <w:t xml:space="preserve">    edkg:actorRole "Teacher" ;</w:t>
            </w:r>
          </w:p>
          <w:p w14:paraId="04E32A0B">
            <w:pPr>
              <w:kinsoku w:val="0"/>
              <w:autoSpaceDE w:val="0"/>
              <w:autoSpaceDN w:val="0"/>
              <w:adjustRightInd w:val="0"/>
              <w:snapToGrid w:val="0"/>
              <w:spacing w:line="400" w:lineRule="exact"/>
              <w:jc w:val="both"/>
              <w:textAlignment w:val="baseline"/>
              <w:rPr>
                <w:sz w:val="18"/>
              </w:rPr>
            </w:pPr>
            <w:r>
              <w:rPr>
                <w:rFonts w:hint="eastAsia"/>
                <w:sz w:val="18"/>
              </w:rPr>
              <w:t xml:space="preserve">    edkg:appliesTo ex:L1, ex:S1 ;</w:t>
            </w:r>
          </w:p>
          <w:p w14:paraId="19D08BE4">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"PR1" .</w:t>
            </w:r>
          </w:p>
          <w:p w14:paraId="70935D87">
            <w:pPr>
              <w:kinsoku w:val="0"/>
              <w:autoSpaceDE w:val="0"/>
              <w:autoSpaceDN w:val="0"/>
              <w:adjustRightInd w:val="0"/>
              <w:snapToGrid w:val="0"/>
              <w:spacing w:line="400" w:lineRule="exact"/>
              <w:jc w:val="both"/>
              <w:textAlignment w:val="baseline"/>
              <w:rPr>
                <w:sz w:val="18"/>
              </w:rPr>
            </w:pPr>
          </w:p>
          <w:p w14:paraId="6077EA9E">
            <w:pPr>
              <w:kinsoku w:val="0"/>
              <w:autoSpaceDE w:val="0"/>
              <w:autoSpaceDN w:val="0"/>
              <w:adjustRightInd w:val="0"/>
              <w:snapToGrid w:val="0"/>
              <w:spacing w:line="400" w:lineRule="exact"/>
              <w:jc w:val="both"/>
              <w:textAlignment w:val="baseline"/>
              <w:rPr>
                <w:sz w:val="18"/>
              </w:rPr>
            </w:pPr>
            <w:r>
              <w:rPr>
                <w:rFonts w:hint="eastAsia"/>
                <w:sz w:val="18"/>
              </w:rPr>
              <w:t>ex:PR2</w:t>
            </w:r>
          </w:p>
          <w:p w14:paraId="7370A2DC">
            <w:pPr>
              <w:kinsoku w:val="0"/>
              <w:autoSpaceDE w:val="0"/>
              <w:autoSpaceDN w:val="0"/>
              <w:adjustRightInd w:val="0"/>
              <w:snapToGrid w:val="0"/>
              <w:spacing w:line="400" w:lineRule="exact"/>
              <w:jc w:val="both"/>
              <w:textAlignment w:val="baseline"/>
              <w:rPr>
                <w:sz w:val="18"/>
              </w:rPr>
            </w:pPr>
            <w:r>
              <w:rPr>
                <w:rFonts w:hint="eastAsia"/>
                <w:sz w:val="18"/>
              </w:rPr>
              <w:t xml:space="preserve">    a edkg:PRitem ;</w:t>
            </w:r>
          </w:p>
          <w:p w14:paraId="4324CE9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"d67a231e-4cdc-4629-aa53-8e3af44767ce" ;</w:t>
            </w:r>
          </w:p>
          <w:p w14:paraId="7616CD5F">
            <w:pPr>
              <w:kinsoku w:val="0"/>
              <w:autoSpaceDE w:val="0"/>
              <w:autoSpaceDN w:val="0"/>
              <w:adjustRightInd w:val="0"/>
              <w:snapToGrid w:val="0"/>
              <w:spacing w:line="400" w:lineRule="exact"/>
              <w:jc w:val="both"/>
              <w:textAlignment w:val="baseline"/>
              <w:rPr>
                <w:sz w:val="18"/>
              </w:rPr>
            </w:pPr>
            <w:r>
              <w:rPr>
                <w:rFonts w:hint="eastAsia"/>
                <w:sz w:val="18"/>
              </w:rPr>
              <w:t xml:space="preserve">    edkg:title "Summarize Key Knowledge Points" ;</w:t>
            </w:r>
          </w:p>
          <w:p w14:paraId="63D1B723">
            <w:pPr>
              <w:kinsoku w:val="0"/>
              <w:autoSpaceDE w:val="0"/>
              <w:autoSpaceDN w:val="0"/>
              <w:adjustRightInd w:val="0"/>
              <w:snapToGrid w:val="0"/>
              <w:spacing w:line="400" w:lineRule="exact"/>
              <w:jc w:val="both"/>
              <w:textAlignment w:val="baseline"/>
              <w:rPr>
                <w:sz w:val="18"/>
              </w:rPr>
            </w:pPr>
            <w:r>
              <w:rPr>
                <w:rFonts w:hint="eastAsia"/>
                <w:sz w:val="18"/>
              </w:rPr>
              <w:t xml:space="preserve">    edkg:situation """</w:t>
            </w:r>
          </w:p>
          <w:p w14:paraId="7F6B9CD7">
            <w:pPr>
              <w:kinsoku w:val="0"/>
              <w:autoSpaceDE w:val="0"/>
              <w:autoSpaceDN w:val="0"/>
              <w:adjustRightInd w:val="0"/>
              <w:snapToGrid w:val="0"/>
              <w:spacing w:line="400" w:lineRule="exact"/>
              <w:jc w:val="both"/>
              <w:textAlignment w:val="baseline"/>
              <w:rPr>
                <w:sz w:val="18"/>
              </w:rPr>
            </w:pPr>
            <w:r>
              <w:rPr>
                <w:rFonts w:hint="eastAsia"/>
                <w:sz w:val="18"/>
              </w:rPr>
              <w:t>At the end of a lesson, the teacher summarizes key biological concepts to reinforce student understanding.</w:t>
            </w:r>
          </w:p>
          <w:p w14:paraId="5E6CF038">
            <w:pPr>
              <w:kinsoku w:val="0"/>
              <w:autoSpaceDE w:val="0"/>
              <w:autoSpaceDN w:val="0"/>
              <w:adjustRightInd w:val="0"/>
              <w:snapToGrid w:val="0"/>
              <w:spacing w:line="400" w:lineRule="exact"/>
              <w:jc w:val="both"/>
              <w:textAlignment w:val="baseline"/>
              <w:rPr>
                <w:sz w:val="18"/>
              </w:rPr>
            </w:pPr>
            <w:r>
              <w:rPr>
                <w:rFonts w:hint="eastAsia"/>
                <w:sz w:val="18"/>
              </w:rPr>
              <w:t>""" ;</w:t>
            </w:r>
          </w:p>
          <w:p w14:paraId="144887F6">
            <w:pPr>
              <w:kinsoku w:val="0"/>
              <w:autoSpaceDE w:val="0"/>
              <w:autoSpaceDN w:val="0"/>
              <w:adjustRightInd w:val="0"/>
              <w:snapToGrid w:val="0"/>
              <w:spacing w:line="400" w:lineRule="exact"/>
              <w:jc w:val="both"/>
              <w:textAlignment w:val="baseline"/>
              <w:rPr>
                <w:sz w:val="18"/>
              </w:rPr>
            </w:pPr>
            <w:r>
              <w:rPr>
                <w:rFonts w:hint="eastAsia"/>
                <w:sz w:val="18"/>
              </w:rPr>
              <w:t xml:space="preserve">    edkg:task """</w:t>
            </w:r>
          </w:p>
          <w:p w14:paraId="3D94A642">
            <w:pPr>
              <w:kinsoku w:val="0"/>
              <w:autoSpaceDE w:val="0"/>
              <w:autoSpaceDN w:val="0"/>
              <w:adjustRightInd w:val="0"/>
              <w:snapToGrid w:val="0"/>
              <w:spacing w:line="400" w:lineRule="exact"/>
              <w:jc w:val="both"/>
              <w:textAlignment w:val="baseline"/>
              <w:rPr>
                <w:sz w:val="18"/>
              </w:rPr>
            </w:pPr>
            <w:r>
              <w:rPr>
                <w:rFonts w:hint="eastAsia"/>
                <w:sz w:val="18"/>
              </w:rPr>
              <w:t xml:space="preserve">Identify the main knowledge points covered in the lesson and present them in a structured summary. </w:t>
            </w:r>
          </w:p>
          <w:p w14:paraId="0ABB0D2B">
            <w:pPr>
              <w:kinsoku w:val="0"/>
              <w:autoSpaceDE w:val="0"/>
              <w:autoSpaceDN w:val="0"/>
              <w:adjustRightInd w:val="0"/>
              <w:snapToGrid w:val="0"/>
              <w:spacing w:line="400" w:lineRule="exact"/>
              <w:jc w:val="both"/>
              <w:textAlignment w:val="baseline"/>
              <w:rPr>
                <w:sz w:val="18"/>
              </w:rPr>
            </w:pPr>
            <w:r>
              <w:rPr>
                <w:rFonts w:hint="eastAsia"/>
                <w:sz w:val="18"/>
              </w:rPr>
              <w:t>""" ;</w:t>
            </w:r>
          </w:p>
          <w:p w14:paraId="44F4E045">
            <w:pPr>
              <w:kinsoku w:val="0"/>
              <w:autoSpaceDE w:val="0"/>
              <w:autoSpaceDN w:val="0"/>
              <w:adjustRightInd w:val="0"/>
              <w:snapToGrid w:val="0"/>
              <w:spacing w:line="400" w:lineRule="exact"/>
              <w:jc w:val="both"/>
              <w:textAlignment w:val="baseline"/>
              <w:rPr>
                <w:sz w:val="18"/>
              </w:rPr>
            </w:pPr>
            <w:r>
              <w:rPr>
                <w:rFonts w:hint="eastAsia"/>
                <w:sz w:val="18"/>
              </w:rPr>
              <w:t xml:space="preserve">    edkg:actionPlan """</w:t>
            </w:r>
          </w:p>
          <w:p w14:paraId="014C9302">
            <w:pPr>
              <w:kinsoku w:val="0"/>
              <w:autoSpaceDE w:val="0"/>
              <w:autoSpaceDN w:val="0"/>
              <w:adjustRightInd w:val="0"/>
              <w:snapToGrid w:val="0"/>
              <w:spacing w:line="400" w:lineRule="exact"/>
              <w:jc w:val="both"/>
              <w:textAlignment w:val="baseline"/>
              <w:rPr>
                <w:sz w:val="18"/>
              </w:rPr>
            </w:pPr>
            <w:r>
              <w:rPr>
                <w:rFonts w:hint="eastAsia"/>
                <w:sz w:val="18"/>
              </w:rPr>
              <w:t xml:space="preserve">Review the lesson's key topics, highlight core biological principles, and create summary notes or concept maps for students. Engage students in discussions or quick quizzes to reinforce retention. </w:t>
            </w:r>
          </w:p>
          <w:p w14:paraId="71B06254">
            <w:pPr>
              <w:kinsoku w:val="0"/>
              <w:autoSpaceDE w:val="0"/>
              <w:autoSpaceDN w:val="0"/>
              <w:adjustRightInd w:val="0"/>
              <w:snapToGrid w:val="0"/>
              <w:spacing w:line="400" w:lineRule="exact"/>
              <w:jc w:val="both"/>
              <w:textAlignment w:val="baseline"/>
              <w:rPr>
                <w:sz w:val="18"/>
              </w:rPr>
            </w:pPr>
            <w:r>
              <w:rPr>
                <w:rFonts w:hint="eastAsia"/>
                <w:sz w:val="18"/>
              </w:rPr>
              <w:t>""" ;</w:t>
            </w:r>
          </w:p>
          <w:p w14:paraId="16B92FF9">
            <w:pPr>
              <w:kinsoku w:val="0"/>
              <w:autoSpaceDE w:val="0"/>
              <w:autoSpaceDN w:val="0"/>
              <w:adjustRightInd w:val="0"/>
              <w:snapToGrid w:val="0"/>
              <w:spacing w:line="400" w:lineRule="exact"/>
              <w:jc w:val="both"/>
              <w:textAlignment w:val="baseline"/>
              <w:rPr>
                <w:sz w:val="18"/>
              </w:rPr>
            </w:pPr>
            <w:r>
              <w:rPr>
                <w:rFonts w:hint="eastAsia"/>
                <w:sz w:val="18"/>
              </w:rPr>
              <w:t xml:space="preserve">    edkg:expectedResult """</w:t>
            </w:r>
          </w:p>
          <w:p w14:paraId="5972216C">
            <w:pPr>
              <w:kinsoku w:val="0"/>
              <w:autoSpaceDE w:val="0"/>
              <w:autoSpaceDN w:val="0"/>
              <w:adjustRightInd w:val="0"/>
              <w:snapToGrid w:val="0"/>
              <w:spacing w:line="400" w:lineRule="exact"/>
              <w:jc w:val="both"/>
              <w:textAlignment w:val="baseline"/>
              <w:rPr>
                <w:sz w:val="18"/>
              </w:rPr>
            </w:pPr>
            <w:r>
              <w:rPr>
                <w:rFonts w:hint="eastAsia"/>
                <w:sz w:val="18"/>
              </w:rPr>
              <w:t>A concise and clear summary of the lesson's key knowledge points, aiding student comprehension and recall.</w:t>
            </w:r>
          </w:p>
          <w:p w14:paraId="0A790E65">
            <w:pPr>
              <w:kinsoku w:val="0"/>
              <w:autoSpaceDE w:val="0"/>
              <w:autoSpaceDN w:val="0"/>
              <w:adjustRightInd w:val="0"/>
              <w:snapToGrid w:val="0"/>
              <w:spacing w:line="400" w:lineRule="exact"/>
              <w:jc w:val="both"/>
              <w:textAlignment w:val="baseline"/>
              <w:rPr>
                <w:sz w:val="18"/>
              </w:rPr>
            </w:pPr>
            <w:r>
              <w:rPr>
                <w:rFonts w:hint="eastAsia"/>
                <w:sz w:val="18"/>
              </w:rPr>
              <w:t>""" ;</w:t>
            </w:r>
          </w:p>
          <w:p w14:paraId="6129EA38">
            <w:pPr>
              <w:kinsoku w:val="0"/>
              <w:autoSpaceDE w:val="0"/>
              <w:autoSpaceDN w:val="0"/>
              <w:adjustRightInd w:val="0"/>
              <w:snapToGrid w:val="0"/>
              <w:spacing w:line="400" w:lineRule="exact"/>
              <w:jc w:val="both"/>
              <w:textAlignment w:val="baseline"/>
              <w:rPr>
                <w:sz w:val="18"/>
              </w:rPr>
            </w:pPr>
            <w:r>
              <w:rPr>
                <w:rFonts w:hint="eastAsia"/>
                <w:sz w:val="18"/>
              </w:rPr>
              <w:t xml:space="preserve">    edkg:actorRole "Teacher" ;</w:t>
            </w:r>
          </w:p>
          <w:p w14:paraId="200B42A8">
            <w:pPr>
              <w:kinsoku w:val="0"/>
              <w:autoSpaceDE w:val="0"/>
              <w:autoSpaceDN w:val="0"/>
              <w:adjustRightInd w:val="0"/>
              <w:snapToGrid w:val="0"/>
              <w:spacing w:line="400" w:lineRule="exact"/>
              <w:jc w:val="both"/>
              <w:textAlignment w:val="baseline"/>
              <w:rPr>
                <w:sz w:val="18"/>
              </w:rPr>
            </w:pPr>
            <w:r>
              <w:rPr>
                <w:rFonts w:hint="eastAsia"/>
                <w:sz w:val="18"/>
              </w:rPr>
              <w:t xml:space="preserve">    edkg:appliesTo ex:Q1 ;</w:t>
            </w:r>
          </w:p>
          <w:p w14:paraId="6B08F87A">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"PR2" .</w:t>
            </w:r>
          </w:p>
          <w:p w14:paraId="52314B2B">
            <w:pPr>
              <w:tabs>
                <w:tab w:val="center" w:pos="4201"/>
                <w:tab w:val="right" w:leader="dot" w:pos="9298"/>
              </w:tabs>
              <w:autoSpaceDE w:val="0"/>
              <w:autoSpaceDN w:val="0"/>
              <w:jc w:val="both"/>
              <w:rPr>
                <w:rFonts w:eastAsia="Yu Mincho"/>
                <w:sz w:val="18"/>
              </w:rPr>
            </w:pPr>
          </w:p>
        </w:tc>
      </w:tr>
    </w:tbl>
    <w:p w14:paraId="307820FD">
      <w:pPr>
        <w:pStyle w:val="5"/>
        <w:numPr>
          <w:ilvl w:val="1"/>
          <w:numId w:val="1"/>
        </w:numPr>
      </w:pPr>
      <w:bookmarkStart w:id="261" w:name="_Toc28502"/>
      <w:bookmarkStart w:id="262" w:name="_Toc19473"/>
      <w:bookmarkStart w:id="263" w:name="_Toc22434"/>
      <w:bookmarkStart w:id="264" w:name="_Toc3871"/>
      <w:r>
        <w:rPr>
          <w:rFonts w:hint="eastAsia"/>
          <w:lang w:eastAsia="zh-CN"/>
        </w:rPr>
        <w:t>Computer network</w:t>
      </w:r>
      <w:bookmarkEnd w:id="261"/>
      <w:bookmarkEnd w:id="262"/>
      <w:bookmarkEnd w:id="263"/>
      <w:bookmarkEnd w:id="264"/>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3902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0B965837">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21C2E257">
            <w:pPr>
              <w:kinsoku w:val="0"/>
              <w:autoSpaceDE w:val="0"/>
              <w:autoSpaceDN w:val="0"/>
              <w:adjustRightInd w:val="0"/>
              <w:snapToGrid w:val="0"/>
              <w:spacing w:line="400" w:lineRule="exact"/>
              <w:jc w:val="both"/>
              <w:textAlignment w:val="baseline"/>
              <w:rPr>
                <w:sz w:val="18"/>
              </w:rPr>
            </w:pPr>
            <w:r>
              <w:rPr>
                <w:rFonts w:hint="eastAsia"/>
                <w:sz w:val="18"/>
              </w:rPr>
              <w:t>@prefix lp: &lt;https://example.com/concept_graph/lp/&gt; .</w:t>
            </w:r>
          </w:p>
          <w:p w14:paraId="4C71EB76">
            <w:pPr>
              <w:kinsoku w:val="0"/>
              <w:autoSpaceDE w:val="0"/>
              <w:autoSpaceDN w:val="0"/>
              <w:adjustRightInd w:val="0"/>
              <w:snapToGrid w:val="0"/>
              <w:spacing w:line="400" w:lineRule="exact"/>
              <w:jc w:val="both"/>
              <w:textAlignment w:val="baseline"/>
              <w:rPr>
                <w:sz w:val="18"/>
              </w:rPr>
            </w:pPr>
            <w:r>
              <w:rPr>
                <w:rFonts w:hint="eastAsia"/>
                <w:sz w:val="18"/>
              </w:rPr>
              <w:t>@prefix r: &lt;https://example.com/concept_graph/relation/&gt; .</w:t>
            </w:r>
          </w:p>
          <w:p w14:paraId="4962EF20">
            <w:pPr>
              <w:kinsoku w:val="0"/>
              <w:autoSpaceDE w:val="0"/>
              <w:autoSpaceDN w:val="0"/>
              <w:adjustRightInd w:val="0"/>
              <w:snapToGrid w:val="0"/>
              <w:spacing w:line="400" w:lineRule="exact"/>
              <w:jc w:val="both"/>
              <w:textAlignment w:val="baseline"/>
              <w:rPr>
                <w:sz w:val="18"/>
              </w:rPr>
            </w:pPr>
          </w:p>
          <w:p w14:paraId="737C6F9F">
            <w:pPr>
              <w:kinsoku w:val="0"/>
              <w:autoSpaceDE w:val="0"/>
              <w:autoSpaceDN w:val="0"/>
              <w:adjustRightInd w:val="0"/>
              <w:snapToGrid w:val="0"/>
              <w:spacing w:line="400" w:lineRule="exact"/>
              <w:jc w:val="both"/>
              <w:textAlignment w:val="baseline"/>
              <w:rPr>
                <w:sz w:val="18"/>
              </w:rPr>
            </w:pPr>
            <w:r>
              <w:rPr>
                <w:rFonts w:hint="eastAsia"/>
                <w:sz w:val="18"/>
              </w:rPr>
              <w:t>########################################</w:t>
            </w:r>
          </w:p>
          <w:p w14:paraId="07D30E2B">
            <w:pPr>
              <w:kinsoku w:val="0"/>
              <w:autoSpaceDE w:val="0"/>
              <w:autoSpaceDN w:val="0"/>
              <w:adjustRightInd w:val="0"/>
              <w:snapToGrid w:val="0"/>
              <w:spacing w:line="400" w:lineRule="exact"/>
              <w:jc w:val="both"/>
              <w:textAlignment w:val="baseline"/>
              <w:rPr>
                <w:sz w:val="18"/>
              </w:rPr>
            </w:pPr>
            <w:r>
              <w:rPr>
                <w:rFonts w:hint="eastAsia"/>
                <w:sz w:val="18"/>
              </w:rPr>
              <w:t># Declaration of Customized Disciplinary Properties</w:t>
            </w:r>
          </w:p>
          <w:p w14:paraId="46D32E36">
            <w:pPr>
              <w:kinsoku w:val="0"/>
              <w:autoSpaceDE w:val="0"/>
              <w:autoSpaceDN w:val="0"/>
              <w:adjustRightInd w:val="0"/>
              <w:snapToGrid w:val="0"/>
              <w:spacing w:line="400" w:lineRule="exact"/>
              <w:jc w:val="both"/>
              <w:textAlignment w:val="baseline"/>
              <w:rPr>
                <w:sz w:val="18"/>
              </w:rPr>
            </w:pPr>
            <w:r>
              <w:rPr>
                <w:rFonts w:hint="eastAsia"/>
                <w:sz w:val="18"/>
              </w:rPr>
              <w:t>########################################</w:t>
            </w:r>
          </w:p>
          <w:p w14:paraId="2EA09600">
            <w:pPr>
              <w:kinsoku w:val="0"/>
              <w:autoSpaceDE w:val="0"/>
              <w:autoSpaceDN w:val="0"/>
              <w:adjustRightInd w:val="0"/>
              <w:snapToGrid w:val="0"/>
              <w:spacing w:line="400" w:lineRule="exact"/>
              <w:jc w:val="both"/>
              <w:textAlignment w:val="baseline"/>
              <w:rPr>
                <w:sz w:val="18"/>
              </w:rPr>
            </w:pPr>
          </w:p>
          <w:p w14:paraId="61A7434F">
            <w:pPr>
              <w:kinsoku w:val="0"/>
              <w:autoSpaceDE w:val="0"/>
              <w:autoSpaceDN w:val="0"/>
              <w:adjustRightInd w:val="0"/>
              <w:snapToGrid w:val="0"/>
              <w:spacing w:line="400" w:lineRule="exact"/>
              <w:jc w:val="both"/>
              <w:textAlignment w:val="baseline"/>
              <w:rPr>
                <w:sz w:val="18"/>
              </w:rPr>
            </w:pPr>
            <w:r>
              <w:rPr>
                <w:rFonts w:hint="eastAsia"/>
                <w:sz w:val="18"/>
              </w:rPr>
              <w:t>r:belong_to a edkg:DisciplinaryProperty .</w:t>
            </w:r>
          </w:p>
          <w:p w14:paraId="68CE0836">
            <w:pPr>
              <w:kinsoku w:val="0"/>
              <w:autoSpaceDE w:val="0"/>
              <w:autoSpaceDN w:val="0"/>
              <w:adjustRightInd w:val="0"/>
              <w:snapToGrid w:val="0"/>
              <w:spacing w:line="400" w:lineRule="exact"/>
              <w:jc w:val="both"/>
              <w:textAlignment w:val="baseline"/>
              <w:rPr>
                <w:sz w:val="18"/>
              </w:rPr>
            </w:pPr>
          </w:p>
          <w:p w14:paraId="431DE9A4">
            <w:pPr>
              <w:kinsoku w:val="0"/>
              <w:autoSpaceDE w:val="0"/>
              <w:autoSpaceDN w:val="0"/>
              <w:adjustRightInd w:val="0"/>
              <w:snapToGrid w:val="0"/>
              <w:spacing w:line="400" w:lineRule="exact"/>
              <w:jc w:val="both"/>
              <w:textAlignment w:val="baseline"/>
              <w:rPr>
                <w:sz w:val="18"/>
              </w:rPr>
            </w:pPr>
            <w:r>
              <w:rPr>
                <w:rFonts w:hint="eastAsia"/>
                <w:sz w:val="18"/>
              </w:rPr>
              <w:t>r:depends_on a edkg:DisciplinaryProperty .</w:t>
            </w:r>
          </w:p>
          <w:p w14:paraId="6D99133D">
            <w:pPr>
              <w:kinsoku w:val="0"/>
              <w:autoSpaceDE w:val="0"/>
              <w:autoSpaceDN w:val="0"/>
              <w:adjustRightInd w:val="0"/>
              <w:snapToGrid w:val="0"/>
              <w:spacing w:line="400" w:lineRule="exact"/>
              <w:jc w:val="both"/>
              <w:textAlignment w:val="baseline"/>
              <w:rPr>
                <w:sz w:val="18"/>
              </w:rPr>
            </w:pPr>
          </w:p>
          <w:p w14:paraId="2484031F">
            <w:pPr>
              <w:kinsoku w:val="0"/>
              <w:autoSpaceDE w:val="0"/>
              <w:autoSpaceDN w:val="0"/>
              <w:adjustRightInd w:val="0"/>
              <w:snapToGrid w:val="0"/>
              <w:spacing w:line="400" w:lineRule="exact"/>
              <w:jc w:val="both"/>
              <w:textAlignment w:val="baseline"/>
              <w:rPr>
                <w:sz w:val="18"/>
              </w:rPr>
            </w:pPr>
            <w:r>
              <w:rPr>
                <w:rFonts w:hint="eastAsia"/>
                <w:sz w:val="18"/>
              </w:rPr>
              <w:t>r:layer_below a edkg:DisciplinaryProperty .</w:t>
            </w:r>
          </w:p>
          <w:p w14:paraId="77788EC1">
            <w:pPr>
              <w:kinsoku w:val="0"/>
              <w:autoSpaceDE w:val="0"/>
              <w:autoSpaceDN w:val="0"/>
              <w:adjustRightInd w:val="0"/>
              <w:snapToGrid w:val="0"/>
              <w:spacing w:line="400" w:lineRule="exact"/>
              <w:jc w:val="both"/>
              <w:textAlignment w:val="baseline"/>
              <w:rPr>
                <w:sz w:val="18"/>
              </w:rPr>
            </w:pPr>
          </w:p>
          <w:p w14:paraId="670981CA">
            <w:pPr>
              <w:kinsoku w:val="0"/>
              <w:autoSpaceDE w:val="0"/>
              <w:autoSpaceDN w:val="0"/>
              <w:adjustRightInd w:val="0"/>
              <w:snapToGrid w:val="0"/>
              <w:spacing w:line="400" w:lineRule="exact"/>
              <w:jc w:val="both"/>
              <w:textAlignment w:val="baseline"/>
              <w:rPr>
                <w:sz w:val="18"/>
              </w:rPr>
            </w:pPr>
            <w:r>
              <w:rPr>
                <w:rFonts w:hint="eastAsia"/>
                <w:sz w:val="18"/>
              </w:rPr>
              <w:t>r:part_of a edkg:DisciplinaryProperty .</w:t>
            </w:r>
          </w:p>
          <w:p w14:paraId="72C51000">
            <w:pPr>
              <w:kinsoku w:val="0"/>
              <w:autoSpaceDE w:val="0"/>
              <w:autoSpaceDN w:val="0"/>
              <w:adjustRightInd w:val="0"/>
              <w:snapToGrid w:val="0"/>
              <w:spacing w:line="400" w:lineRule="exact"/>
              <w:jc w:val="both"/>
              <w:textAlignment w:val="baseline"/>
              <w:rPr>
                <w:sz w:val="18"/>
              </w:rPr>
            </w:pPr>
          </w:p>
          <w:p w14:paraId="0D03C63E">
            <w:pPr>
              <w:kinsoku w:val="0"/>
              <w:autoSpaceDE w:val="0"/>
              <w:autoSpaceDN w:val="0"/>
              <w:adjustRightInd w:val="0"/>
              <w:snapToGrid w:val="0"/>
              <w:spacing w:line="400" w:lineRule="exact"/>
              <w:jc w:val="both"/>
              <w:textAlignment w:val="baseline"/>
              <w:rPr>
                <w:sz w:val="18"/>
              </w:rPr>
            </w:pPr>
            <w:r>
              <w:rPr>
                <w:rFonts w:hint="eastAsia"/>
                <w:sz w:val="18"/>
              </w:rPr>
              <w:t>r:synonym_of a edkg:DisciplinaryProperty .</w:t>
            </w:r>
          </w:p>
          <w:p w14:paraId="64D8DDE9">
            <w:pPr>
              <w:kinsoku w:val="0"/>
              <w:autoSpaceDE w:val="0"/>
              <w:autoSpaceDN w:val="0"/>
              <w:adjustRightInd w:val="0"/>
              <w:snapToGrid w:val="0"/>
              <w:spacing w:line="400" w:lineRule="exact"/>
              <w:jc w:val="both"/>
              <w:textAlignment w:val="baseline"/>
              <w:rPr>
                <w:sz w:val="18"/>
              </w:rPr>
            </w:pPr>
          </w:p>
          <w:p w14:paraId="6EC625FC">
            <w:pPr>
              <w:kinsoku w:val="0"/>
              <w:autoSpaceDE w:val="0"/>
              <w:autoSpaceDN w:val="0"/>
              <w:adjustRightInd w:val="0"/>
              <w:snapToGrid w:val="0"/>
              <w:spacing w:line="400" w:lineRule="exact"/>
              <w:jc w:val="both"/>
              <w:textAlignment w:val="baseline"/>
              <w:rPr>
                <w:sz w:val="18"/>
              </w:rPr>
            </w:pPr>
            <w:r>
              <w:rPr>
                <w:rFonts w:hint="eastAsia"/>
                <w:sz w:val="18"/>
              </w:rPr>
              <w:t>########################################</w:t>
            </w:r>
          </w:p>
          <w:p w14:paraId="42AC156E">
            <w:pPr>
              <w:kinsoku w:val="0"/>
              <w:autoSpaceDE w:val="0"/>
              <w:autoSpaceDN w:val="0"/>
              <w:adjustRightInd w:val="0"/>
              <w:snapToGrid w:val="0"/>
              <w:spacing w:line="400" w:lineRule="exact"/>
              <w:jc w:val="both"/>
              <w:textAlignment w:val="baseline"/>
              <w:rPr>
                <w:sz w:val="18"/>
              </w:rPr>
            </w:pPr>
            <w:r>
              <w:rPr>
                <w:rFonts w:hint="eastAsia"/>
                <w:sz w:val="18"/>
              </w:rPr>
              <w:t># Learning Points</w:t>
            </w:r>
          </w:p>
          <w:p w14:paraId="5EBEF18E">
            <w:pPr>
              <w:kinsoku w:val="0"/>
              <w:autoSpaceDE w:val="0"/>
              <w:autoSpaceDN w:val="0"/>
              <w:adjustRightInd w:val="0"/>
              <w:snapToGrid w:val="0"/>
              <w:spacing w:line="400" w:lineRule="exact"/>
              <w:jc w:val="both"/>
              <w:textAlignment w:val="baseline"/>
              <w:rPr>
                <w:sz w:val="18"/>
              </w:rPr>
            </w:pPr>
            <w:r>
              <w:rPr>
                <w:rFonts w:hint="eastAsia"/>
                <w:sz w:val="18"/>
              </w:rPr>
              <w:t>########################################</w:t>
            </w:r>
          </w:p>
          <w:p w14:paraId="5E45B132">
            <w:pPr>
              <w:kinsoku w:val="0"/>
              <w:autoSpaceDE w:val="0"/>
              <w:autoSpaceDN w:val="0"/>
              <w:adjustRightInd w:val="0"/>
              <w:snapToGrid w:val="0"/>
              <w:spacing w:line="400" w:lineRule="exact"/>
              <w:jc w:val="both"/>
              <w:textAlignment w:val="baseline"/>
              <w:rPr>
                <w:sz w:val="18"/>
              </w:rPr>
            </w:pPr>
          </w:p>
          <w:p w14:paraId="32ABB87C">
            <w:pPr>
              <w:kinsoku w:val="0"/>
              <w:autoSpaceDE w:val="0"/>
              <w:autoSpaceDN w:val="0"/>
              <w:adjustRightInd w:val="0"/>
              <w:snapToGrid w:val="0"/>
              <w:spacing w:line="400" w:lineRule="exact"/>
              <w:jc w:val="both"/>
              <w:textAlignment w:val="baseline"/>
              <w:rPr>
                <w:sz w:val="18"/>
              </w:rPr>
            </w:pPr>
            <w:r>
              <w:rPr>
                <w:rFonts w:hint="eastAsia"/>
                <w:sz w:val="18"/>
              </w:rPr>
              <w:t>lp:FTP a edkg:LPitem ;</w:t>
            </w:r>
          </w:p>
          <w:p w14:paraId="00D1476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"964a69ac-7f63-4ab8-8142-a6be90578447" ;</w:t>
            </w:r>
          </w:p>
          <w:p w14:paraId="77AD633A">
            <w:pPr>
              <w:kinsoku w:val="0"/>
              <w:autoSpaceDE w:val="0"/>
              <w:autoSpaceDN w:val="0"/>
              <w:adjustRightInd w:val="0"/>
              <w:snapToGrid w:val="0"/>
              <w:spacing w:line="400" w:lineRule="exact"/>
              <w:jc w:val="both"/>
              <w:textAlignment w:val="baseline"/>
              <w:rPr>
                <w:sz w:val="18"/>
              </w:rPr>
            </w:pPr>
            <w:r>
              <w:rPr>
                <w:rFonts w:hint="eastAsia"/>
                <w:sz w:val="18"/>
              </w:rPr>
              <w:t xml:space="preserve">    edkg:title "FTP" ;</w:t>
            </w:r>
          </w:p>
          <w:p w14:paraId="51C4B157">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w:t>
            </w:r>
          </w:p>
          <w:p w14:paraId="01D432FF">
            <w:pPr>
              <w:kinsoku w:val="0"/>
              <w:autoSpaceDE w:val="0"/>
              <w:autoSpaceDN w:val="0"/>
              <w:adjustRightInd w:val="0"/>
              <w:snapToGrid w:val="0"/>
              <w:spacing w:line="400" w:lineRule="exact"/>
              <w:jc w:val="both"/>
              <w:textAlignment w:val="baseline"/>
              <w:rPr>
                <w:sz w:val="18"/>
              </w:rPr>
            </w:pPr>
            <w:r>
              <w:rPr>
                <w:rFonts w:hint="eastAsia"/>
                <w:sz w:val="18"/>
              </w:rPr>
              <w:t xml:space="preserve">        &lt;https://example.com/concept_graph/lp/client/server_model&gt; ;</w:t>
            </w:r>
          </w:p>
          <w:p w14:paraId="44B512B0">
            <w:pPr>
              <w:kinsoku w:val="0"/>
              <w:autoSpaceDE w:val="0"/>
              <w:autoSpaceDN w:val="0"/>
              <w:adjustRightInd w:val="0"/>
              <w:snapToGrid w:val="0"/>
              <w:spacing w:line="400" w:lineRule="exact"/>
              <w:jc w:val="both"/>
              <w:textAlignment w:val="baseline"/>
              <w:rPr>
                <w:sz w:val="18"/>
              </w:rPr>
            </w:pPr>
            <w:r>
              <w:rPr>
                <w:rFonts w:hint="eastAsia"/>
                <w:sz w:val="18"/>
              </w:rPr>
              <w:t xml:space="preserve">    r:depends_on lp:TCP .</w:t>
            </w:r>
          </w:p>
          <w:p w14:paraId="719AD0AA">
            <w:pPr>
              <w:kinsoku w:val="0"/>
              <w:autoSpaceDE w:val="0"/>
              <w:autoSpaceDN w:val="0"/>
              <w:adjustRightInd w:val="0"/>
              <w:snapToGrid w:val="0"/>
              <w:spacing w:line="400" w:lineRule="exact"/>
              <w:jc w:val="both"/>
              <w:textAlignment w:val="baseline"/>
              <w:rPr>
                <w:sz w:val="18"/>
              </w:rPr>
            </w:pPr>
          </w:p>
          <w:p w14:paraId="5B43FBB9">
            <w:pPr>
              <w:kinsoku w:val="0"/>
              <w:autoSpaceDE w:val="0"/>
              <w:autoSpaceDN w:val="0"/>
              <w:adjustRightInd w:val="0"/>
              <w:snapToGrid w:val="0"/>
              <w:spacing w:line="400" w:lineRule="exact"/>
              <w:jc w:val="both"/>
              <w:textAlignment w:val="baseline"/>
              <w:rPr>
                <w:sz w:val="18"/>
              </w:rPr>
            </w:pPr>
            <w:r>
              <w:rPr>
                <w:rFonts w:hint="eastAsia"/>
                <w:sz w:val="18"/>
              </w:rPr>
              <w:t>lp:IMAP a edkg:LPitem ;</w:t>
            </w:r>
          </w:p>
          <w:p w14:paraId="5A1CCCAF">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"a24276c0-ed1d-4839-ba48-6ea1c2d34db1" ;</w:t>
            </w:r>
          </w:p>
          <w:p w14:paraId="1DE545AB">
            <w:pPr>
              <w:kinsoku w:val="0"/>
              <w:autoSpaceDE w:val="0"/>
              <w:autoSpaceDN w:val="0"/>
              <w:adjustRightInd w:val="0"/>
              <w:snapToGrid w:val="0"/>
              <w:spacing w:line="400" w:lineRule="exact"/>
              <w:jc w:val="both"/>
              <w:textAlignment w:val="baseline"/>
              <w:rPr>
                <w:sz w:val="18"/>
              </w:rPr>
            </w:pPr>
            <w:r>
              <w:rPr>
                <w:rFonts w:hint="eastAsia"/>
                <w:sz w:val="18"/>
              </w:rPr>
              <w:t xml:space="preserve">    edkg:title "IMAP" ;</w:t>
            </w:r>
          </w:p>
          <w:p w14:paraId="7FAE80C4">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w:t>
            </w:r>
          </w:p>
          <w:p w14:paraId="648EE2A0">
            <w:pPr>
              <w:kinsoku w:val="0"/>
              <w:autoSpaceDE w:val="0"/>
              <w:autoSpaceDN w:val="0"/>
              <w:adjustRightInd w:val="0"/>
              <w:snapToGrid w:val="0"/>
              <w:spacing w:line="400" w:lineRule="exact"/>
              <w:jc w:val="both"/>
              <w:textAlignment w:val="baseline"/>
              <w:rPr>
                <w:sz w:val="18"/>
              </w:rPr>
            </w:pPr>
            <w:r>
              <w:rPr>
                <w:rFonts w:hint="eastAsia"/>
                <w:sz w:val="18"/>
              </w:rPr>
              <w:t xml:space="preserve">        lp:mail_access_protocol ;</w:t>
            </w:r>
          </w:p>
          <w:p w14:paraId="5899050A">
            <w:pPr>
              <w:kinsoku w:val="0"/>
              <w:autoSpaceDE w:val="0"/>
              <w:autoSpaceDN w:val="0"/>
              <w:adjustRightInd w:val="0"/>
              <w:snapToGrid w:val="0"/>
              <w:spacing w:line="400" w:lineRule="exact"/>
              <w:jc w:val="both"/>
              <w:textAlignment w:val="baseline"/>
              <w:rPr>
                <w:sz w:val="18"/>
              </w:rPr>
            </w:pPr>
            <w:r>
              <w:rPr>
                <w:rFonts w:hint="eastAsia"/>
                <w:sz w:val="18"/>
              </w:rPr>
              <w:t xml:space="preserve">    r:depends_on lp:TCP .</w:t>
            </w:r>
          </w:p>
          <w:p w14:paraId="01634693">
            <w:pPr>
              <w:kinsoku w:val="0"/>
              <w:autoSpaceDE w:val="0"/>
              <w:autoSpaceDN w:val="0"/>
              <w:adjustRightInd w:val="0"/>
              <w:snapToGrid w:val="0"/>
              <w:spacing w:line="400" w:lineRule="exact"/>
              <w:jc w:val="both"/>
              <w:textAlignment w:val="baseline"/>
              <w:rPr>
                <w:sz w:val="18"/>
              </w:rPr>
            </w:pPr>
          </w:p>
          <w:p w14:paraId="58972521">
            <w:pPr>
              <w:kinsoku w:val="0"/>
              <w:autoSpaceDE w:val="0"/>
              <w:autoSpaceDN w:val="0"/>
              <w:adjustRightInd w:val="0"/>
              <w:snapToGrid w:val="0"/>
              <w:spacing w:line="400" w:lineRule="exact"/>
              <w:jc w:val="both"/>
              <w:textAlignment w:val="baseline"/>
              <w:rPr>
                <w:sz w:val="18"/>
              </w:rPr>
            </w:pPr>
            <w:r>
              <w:rPr>
                <w:rFonts w:hint="eastAsia"/>
                <w:sz w:val="18"/>
              </w:rPr>
              <w:t>lp:POP3 a edkg:LPitem ;</w:t>
            </w:r>
          </w:p>
          <w:p w14:paraId="397857E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"a10eccef-326e-464b-9b5c-651510b2e61c" ;</w:t>
            </w:r>
          </w:p>
          <w:p w14:paraId="58D01F77">
            <w:pPr>
              <w:kinsoku w:val="0"/>
              <w:autoSpaceDE w:val="0"/>
              <w:autoSpaceDN w:val="0"/>
              <w:adjustRightInd w:val="0"/>
              <w:snapToGrid w:val="0"/>
              <w:spacing w:line="400" w:lineRule="exact"/>
              <w:jc w:val="both"/>
              <w:textAlignment w:val="baseline"/>
              <w:rPr>
                <w:sz w:val="18"/>
              </w:rPr>
            </w:pPr>
            <w:r>
              <w:rPr>
                <w:rFonts w:hint="eastAsia"/>
                <w:sz w:val="18"/>
              </w:rPr>
              <w:t xml:space="preserve">    edkg:title "POP3" ;</w:t>
            </w:r>
          </w:p>
          <w:p w14:paraId="4353F212">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w:t>
            </w:r>
          </w:p>
          <w:p w14:paraId="067A6E37">
            <w:pPr>
              <w:kinsoku w:val="0"/>
              <w:autoSpaceDE w:val="0"/>
              <w:autoSpaceDN w:val="0"/>
              <w:adjustRightInd w:val="0"/>
              <w:snapToGrid w:val="0"/>
              <w:spacing w:line="400" w:lineRule="exact"/>
              <w:jc w:val="both"/>
              <w:textAlignment w:val="baseline"/>
              <w:rPr>
                <w:sz w:val="18"/>
              </w:rPr>
            </w:pPr>
            <w:r>
              <w:rPr>
                <w:rFonts w:hint="eastAsia"/>
                <w:sz w:val="18"/>
              </w:rPr>
              <w:t xml:space="preserve">        lp:mail_access_protocol ;</w:t>
            </w:r>
          </w:p>
          <w:p w14:paraId="21E2E702">
            <w:pPr>
              <w:kinsoku w:val="0"/>
              <w:autoSpaceDE w:val="0"/>
              <w:autoSpaceDN w:val="0"/>
              <w:adjustRightInd w:val="0"/>
              <w:snapToGrid w:val="0"/>
              <w:spacing w:line="400" w:lineRule="exact"/>
              <w:jc w:val="both"/>
              <w:textAlignment w:val="baseline"/>
              <w:rPr>
                <w:sz w:val="18"/>
              </w:rPr>
            </w:pPr>
            <w:r>
              <w:rPr>
                <w:rFonts w:hint="eastAsia"/>
                <w:sz w:val="18"/>
              </w:rPr>
              <w:t xml:space="preserve">    r:depends_on lp:TCP .</w:t>
            </w:r>
          </w:p>
          <w:p w14:paraId="18C505F4">
            <w:pPr>
              <w:kinsoku w:val="0"/>
              <w:autoSpaceDE w:val="0"/>
              <w:autoSpaceDN w:val="0"/>
              <w:adjustRightInd w:val="0"/>
              <w:snapToGrid w:val="0"/>
              <w:spacing w:line="400" w:lineRule="exact"/>
              <w:jc w:val="both"/>
              <w:textAlignment w:val="baseline"/>
              <w:rPr>
                <w:sz w:val="18"/>
              </w:rPr>
            </w:pPr>
          </w:p>
          <w:p w14:paraId="59822D64">
            <w:pPr>
              <w:kinsoku w:val="0"/>
              <w:autoSpaceDE w:val="0"/>
              <w:autoSpaceDN w:val="0"/>
              <w:adjustRightInd w:val="0"/>
              <w:snapToGrid w:val="0"/>
              <w:spacing w:line="400" w:lineRule="exact"/>
              <w:jc w:val="both"/>
              <w:textAlignment w:val="baseline"/>
              <w:rPr>
                <w:sz w:val="18"/>
              </w:rPr>
            </w:pPr>
            <w:r>
              <w:rPr>
                <w:rFonts w:hint="eastAsia"/>
                <w:sz w:val="18"/>
              </w:rPr>
              <w:t>lp:SMTP a edkg:LPitem ;</w:t>
            </w:r>
          </w:p>
          <w:p w14:paraId="721447A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"eb822cd0-8f99-463b-93df-02ce86c8b848" ;</w:t>
            </w:r>
          </w:p>
          <w:p w14:paraId="0F0E4C02">
            <w:pPr>
              <w:kinsoku w:val="0"/>
              <w:autoSpaceDE w:val="0"/>
              <w:autoSpaceDN w:val="0"/>
              <w:adjustRightInd w:val="0"/>
              <w:snapToGrid w:val="0"/>
              <w:spacing w:line="400" w:lineRule="exact"/>
              <w:jc w:val="both"/>
              <w:textAlignment w:val="baseline"/>
              <w:rPr>
                <w:sz w:val="18"/>
              </w:rPr>
            </w:pPr>
            <w:r>
              <w:rPr>
                <w:rFonts w:hint="eastAsia"/>
                <w:sz w:val="18"/>
              </w:rPr>
              <w:t xml:space="preserve">    edkg:title "SMTP" ;</w:t>
            </w:r>
          </w:p>
          <w:p w14:paraId="328696F5">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w:t>
            </w:r>
          </w:p>
          <w:p w14:paraId="705A119D">
            <w:pPr>
              <w:kinsoku w:val="0"/>
              <w:autoSpaceDE w:val="0"/>
              <w:autoSpaceDN w:val="0"/>
              <w:adjustRightInd w:val="0"/>
              <w:snapToGrid w:val="0"/>
              <w:spacing w:line="400" w:lineRule="exact"/>
              <w:jc w:val="both"/>
              <w:textAlignment w:val="baseline"/>
              <w:rPr>
                <w:sz w:val="18"/>
              </w:rPr>
            </w:pPr>
            <w:r>
              <w:rPr>
                <w:rFonts w:hint="eastAsia"/>
                <w:sz w:val="18"/>
              </w:rPr>
              <w:t xml:space="preserve">        &lt;https://example.com/concept_graph/lp/client/server_model&gt; ;</w:t>
            </w:r>
          </w:p>
          <w:p w14:paraId="4A62A15B">
            <w:pPr>
              <w:kinsoku w:val="0"/>
              <w:autoSpaceDE w:val="0"/>
              <w:autoSpaceDN w:val="0"/>
              <w:adjustRightInd w:val="0"/>
              <w:snapToGrid w:val="0"/>
              <w:spacing w:line="400" w:lineRule="exact"/>
              <w:jc w:val="both"/>
              <w:textAlignment w:val="baseline"/>
              <w:rPr>
                <w:sz w:val="18"/>
              </w:rPr>
            </w:pPr>
            <w:r>
              <w:rPr>
                <w:rFonts w:hint="eastAsia"/>
                <w:sz w:val="18"/>
              </w:rPr>
              <w:t xml:space="preserve">    r:depends_on lp:MIME,</w:t>
            </w:r>
          </w:p>
          <w:p w14:paraId="44D4FA7F">
            <w:pPr>
              <w:kinsoku w:val="0"/>
              <w:autoSpaceDE w:val="0"/>
              <w:autoSpaceDN w:val="0"/>
              <w:adjustRightInd w:val="0"/>
              <w:snapToGrid w:val="0"/>
              <w:spacing w:line="400" w:lineRule="exact"/>
              <w:jc w:val="both"/>
              <w:textAlignment w:val="baseline"/>
              <w:rPr>
                <w:sz w:val="18"/>
              </w:rPr>
            </w:pPr>
            <w:r>
              <w:rPr>
                <w:rFonts w:hint="eastAsia"/>
                <w:sz w:val="18"/>
              </w:rPr>
              <w:t xml:space="preserve">        lp:TCP .</w:t>
            </w:r>
          </w:p>
          <w:p w14:paraId="399ABD31">
            <w:pPr>
              <w:kinsoku w:val="0"/>
              <w:autoSpaceDE w:val="0"/>
              <w:autoSpaceDN w:val="0"/>
              <w:adjustRightInd w:val="0"/>
              <w:snapToGrid w:val="0"/>
              <w:spacing w:line="400" w:lineRule="exact"/>
              <w:jc w:val="both"/>
              <w:textAlignment w:val="baseline"/>
              <w:rPr>
                <w:sz w:val="18"/>
              </w:rPr>
            </w:pPr>
          </w:p>
          <w:p w14:paraId="0058DF97">
            <w:pPr>
              <w:kinsoku w:val="0"/>
              <w:autoSpaceDE w:val="0"/>
              <w:autoSpaceDN w:val="0"/>
              <w:adjustRightInd w:val="0"/>
              <w:snapToGrid w:val="0"/>
              <w:spacing w:line="400" w:lineRule="exact"/>
              <w:jc w:val="both"/>
              <w:textAlignment w:val="baseline"/>
              <w:rPr>
                <w:sz w:val="18"/>
              </w:rPr>
            </w:pPr>
            <w:r>
              <w:rPr>
                <w:rFonts w:hint="eastAsia"/>
                <w:sz w:val="18"/>
              </w:rPr>
              <w:t>lp:authoritative_DNS_server a edkg:LPitem ;</w:t>
            </w:r>
          </w:p>
          <w:p w14:paraId="6C864EB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"3e2a67a7-3e82-48be-9cbc-4ade6b21ab4e" ;</w:t>
            </w:r>
          </w:p>
          <w:p w14:paraId="7786986C">
            <w:pPr>
              <w:kinsoku w:val="0"/>
              <w:autoSpaceDE w:val="0"/>
              <w:autoSpaceDN w:val="0"/>
              <w:adjustRightInd w:val="0"/>
              <w:snapToGrid w:val="0"/>
              <w:spacing w:line="400" w:lineRule="exact"/>
              <w:jc w:val="both"/>
              <w:textAlignment w:val="baseline"/>
              <w:rPr>
                <w:sz w:val="18"/>
              </w:rPr>
            </w:pPr>
            <w:r>
              <w:rPr>
                <w:rFonts w:hint="eastAsia"/>
                <w:sz w:val="18"/>
              </w:rPr>
              <w:t xml:space="preserve">    edkg:title "authoritative DNS server" ;</w:t>
            </w:r>
          </w:p>
          <w:p w14:paraId="01925CA7">
            <w:pPr>
              <w:kinsoku w:val="0"/>
              <w:autoSpaceDE w:val="0"/>
              <w:autoSpaceDN w:val="0"/>
              <w:adjustRightInd w:val="0"/>
              <w:snapToGrid w:val="0"/>
              <w:spacing w:line="400" w:lineRule="exact"/>
              <w:jc w:val="both"/>
              <w:textAlignment w:val="baseline"/>
              <w:rPr>
                <w:sz w:val="18"/>
              </w:rPr>
            </w:pPr>
            <w:r>
              <w:rPr>
                <w:rFonts w:hint="eastAsia"/>
                <w:sz w:val="18"/>
              </w:rPr>
              <w:t xml:space="preserve">    r:belong_to lp:DNS_server ;</w:t>
            </w:r>
          </w:p>
          <w:p w14:paraId="66F9180E">
            <w:pPr>
              <w:kinsoku w:val="0"/>
              <w:autoSpaceDE w:val="0"/>
              <w:autoSpaceDN w:val="0"/>
              <w:adjustRightInd w:val="0"/>
              <w:snapToGrid w:val="0"/>
              <w:spacing w:line="400" w:lineRule="exact"/>
              <w:jc w:val="both"/>
              <w:textAlignment w:val="baseline"/>
              <w:rPr>
                <w:sz w:val="18"/>
              </w:rPr>
            </w:pPr>
            <w:r>
              <w:rPr>
                <w:rFonts w:hint="eastAsia"/>
                <w:sz w:val="18"/>
              </w:rPr>
              <w:t xml:space="preserve">    r:layer_below lp:TLD_DNS_server ;</w:t>
            </w:r>
          </w:p>
          <w:p w14:paraId="7D1CC36D">
            <w:pPr>
              <w:kinsoku w:val="0"/>
              <w:autoSpaceDE w:val="0"/>
              <w:autoSpaceDN w:val="0"/>
              <w:adjustRightInd w:val="0"/>
              <w:snapToGrid w:val="0"/>
              <w:spacing w:line="400" w:lineRule="exact"/>
              <w:jc w:val="both"/>
              <w:textAlignment w:val="baseline"/>
              <w:rPr>
                <w:sz w:val="18"/>
              </w:rPr>
            </w:pPr>
            <w:r>
              <w:rPr>
                <w:rFonts w:hint="eastAsia"/>
                <w:sz w:val="18"/>
              </w:rPr>
              <w:t xml:space="preserve">    r:part_of lp:DNS .</w:t>
            </w:r>
          </w:p>
          <w:p w14:paraId="538218F1">
            <w:pPr>
              <w:kinsoku w:val="0"/>
              <w:autoSpaceDE w:val="0"/>
              <w:autoSpaceDN w:val="0"/>
              <w:adjustRightInd w:val="0"/>
              <w:snapToGrid w:val="0"/>
              <w:spacing w:line="400" w:lineRule="exact"/>
              <w:jc w:val="both"/>
              <w:textAlignment w:val="baseline"/>
              <w:rPr>
                <w:sz w:val="18"/>
              </w:rPr>
            </w:pPr>
          </w:p>
          <w:p w14:paraId="4103C891">
            <w:pPr>
              <w:kinsoku w:val="0"/>
              <w:autoSpaceDE w:val="0"/>
              <w:autoSpaceDN w:val="0"/>
              <w:adjustRightInd w:val="0"/>
              <w:snapToGrid w:val="0"/>
              <w:spacing w:line="400" w:lineRule="exact"/>
              <w:jc w:val="both"/>
              <w:textAlignment w:val="baseline"/>
              <w:rPr>
                <w:sz w:val="18"/>
              </w:rPr>
            </w:pPr>
            <w:r>
              <w:rPr>
                <w:rFonts w:hint="eastAsia"/>
                <w:sz w:val="18"/>
              </w:rPr>
              <w:t>lp:instant_messaging a edkg:LPitem ;</w:t>
            </w:r>
          </w:p>
          <w:p w14:paraId="4932358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"f2216990-a6db-4d88-892b-10c98157b71d" ;</w:t>
            </w:r>
          </w:p>
          <w:p w14:paraId="263D11A7">
            <w:pPr>
              <w:kinsoku w:val="0"/>
              <w:autoSpaceDE w:val="0"/>
              <w:autoSpaceDN w:val="0"/>
              <w:adjustRightInd w:val="0"/>
              <w:snapToGrid w:val="0"/>
              <w:spacing w:line="400" w:lineRule="exact"/>
              <w:jc w:val="both"/>
              <w:textAlignment w:val="baseline"/>
              <w:rPr>
                <w:sz w:val="18"/>
              </w:rPr>
            </w:pPr>
            <w:r>
              <w:rPr>
                <w:rFonts w:hint="eastAsia"/>
                <w:sz w:val="18"/>
              </w:rPr>
              <w:t xml:space="preserve">    edkg:title "instant messaging" ;</w:t>
            </w:r>
          </w:p>
          <w:p w14:paraId="0FDB0CB0">
            <w:pPr>
              <w:kinsoku w:val="0"/>
              <w:autoSpaceDE w:val="0"/>
              <w:autoSpaceDN w:val="0"/>
              <w:adjustRightInd w:val="0"/>
              <w:snapToGrid w:val="0"/>
              <w:spacing w:line="400" w:lineRule="exact"/>
              <w:jc w:val="both"/>
              <w:textAlignment w:val="baseline"/>
              <w:rPr>
                <w:sz w:val="18"/>
              </w:rPr>
            </w:pPr>
            <w:r>
              <w:rPr>
                <w:rFonts w:hint="eastAsia"/>
                <w:sz w:val="18"/>
              </w:rPr>
              <w:t xml:space="preserve">    r:belong_to lp:hybrid_of_client-server_and_P2P .</w:t>
            </w:r>
          </w:p>
          <w:p w14:paraId="61826752">
            <w:pPr>
              <w:kinsoku w:val="0"/>
              <w:autoSpaceDE w:val="0"/>
              <w:autoSpaceDN w:val="0"/>
              <w:adjustRightInd w:val="0"/>
              <w:snapToGrid w:val="0"/>
              <w:spacing w:line="400" w:lineRule="exact"/>
              <w:jc w:val="both"/>
              <w:textAlignment w:val="baseline"/>
              <w:rPr>
                <w:sz w:val="18"/>
              </w:rPr>
            </w:pPr>
          </w:p>
          <w:p w14:paraId="62C29525">
            <w:pPr>
              <w:kinsoku w:val="0"/>
              <w:autoSpaceDE w:val="0"/>
              <w:autoSpaceDN w:val="0"/>
              <w:adjustRightInd w:val="0"/>
              <w:snapToGrid w:val="0"/>
              <w:spacing w:line="400" w:lineRule="exact"/>
              <w:jc w:val="both"/>
              <w:textAlignment w:val="baseline"/>
              <w:rPr>
                <w:sz w:val="18"/>
              </w:rPr>
            </w:pPr>
            <w:r>
              <w:rPr>
                <w:rFonts w:hint="eastAsia"/>
                <w:sz w:val="18"/>
              </w:rPr>
              <w:t>lp:local_DNS_server a edkg:LPitem ;</w:t>
            </w:r>
          </w:p>
          <w:p w14:paraId="5DE09CE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"f2fd0e76-8a60-40fc-8c43-5f2070094fa9" ;</w:t>
            </w:r>
          </w:p>
          <w:p w14:paraId="0CF062C6">
            <w:pPr>
              <w:kinsoku w:val="0"/>
              <w:autoSpaceDE w:val="0"/>
              <w:autoSpaceDN w:val="0"/>
              <w:adjustRightInd w:val="0"/>
              <w:snapToGrid w:val="0"/>
              <w:spacing w:line="400" w:lineRule="exact"/>
              <w:jc w:val="both"/>
              <w:textAlignment w:val="baseline"/>
              <w:rPr>
                <w:sz w:val="18"/>
              </w:rPr>
            </w:pPr>
            <w:r>
              <w:rPr>
                <w:rFonts w:hint="eastAsia"/>
                <w:sz w:val="18"/>
              </w:rPr>
              <w:t xml:space="preserve">    edkg:title "local DNS server" ;</w:t>
            </w:r>
          </w:p>
          <w:p w14:paraId="7D0A0E62">
            <w:pPr>
              <w:kinsoku w:val="0"/>
              <w:autoSpaceDE w:val="0"/>
              <w:autoSpaceDN w:val="0"/>
              <w:adjustRightInd w:val="0"/>
              <w:snapToGrid w:val="0"/>
              <w:spacing w:line="400" w:lineRule="exact"/>
              <w:jc w:val="both"/>
              <w:textAlignment w:val="baseline"/>
              <w:rPr>
                <w:sz w:val="18"/>
              </w:rPr>
            </w:pPr>
            <w:r>
              <w:rPr>
                <w:rFonts w:hint="eastAsia"/>
                <w:sz w:val="18"/>
              </w:rPr>
              <w:t xml:space="preserve">    r:belong_to lp:DNS_server ;</w:t>
            </w:r>
          </w:p>
          <w:p w14:paraId="05D6B83F">
            <w:pPr>
              <w:kinsoku w:val="0"/>
              <w:autoSpaceDE w:val="0"/>
              <w:autoSpaceDN w:val="0"/>
              <w:adjustRightInd w:val="0"/>
              <w:snapToGrid w:val="0"/>
              <w:spacing w:line="400" w:lineRule="exact"/>
              <w:jc w:val="both"/>
              <w:textAlignment w:val="baseline"/>
              <w:rPr>
                <w:sz w:val="18"/>
              </w:rPr>
            </w:pPr>
            <w:r>
              <w:rPr>
                <w:rFonts w:hint="eastAsia"/>
                <w:sz w:val="18"/>
              </w:rPr>
              <w:t xml:space="preserve">    r:depends_on lp:dynamic_host_configuration_protocol ;</w:t>
            </w:r>
          </w:p>
          <w:p w14:paraId="1966F911">
            <w:pPr>
              <w:kinsoku w:val="0"/>
              <w:autoSpaceDE w:val="0"/>
              <w:autoSpaceDN w:val="0"/>
              <w:adjustRightInd w:val="0"/>
              <w:snapToGrid w:val="0"/>
              <w:spacing w:line="400" w:lineRule="exact"/>
              <w:jc w:val="both"/>
              <w:textAlignment w:val="baseline"/>
              <w:rPr>
                <w:sz w:val="18"/>
              </w:rPr>
            </w:pPr>
            <w:r>
              <w:rPr>
                <w:rFonts w:hint="eastAsia"/>
                <w:sz w:val="18"/>
              </w:rPr>
              <w:t xml:space="preserve">    r:part_of lp:DNS ;</w:t>
            </w:r>
          </w:p>
          <w:p w14:paraId="1E6DD326">
            <w:pPr>
              <w:kinsoku w:val="0"/>
              <w:autoSpaceDE w:val="0"/>
              <w:autoSpaceDN w:val="0"/>
              <w:adjustRightInd w:val="0"/>
              <w:snapToGrid w:val="0"/>
              <w:spacing w:line="400" w:lineRule="exact"/>
              <w:jc w:val="both"/>
              <w:textAlignment w:val="baseline"/>
              <w:rPr>
                <w:sz w:val="18"/>
              </w:rPr>
            </w:pPr>
            <w:r>
              <w:rPr>
                <w:rFonts w:hint="eastAsia"/>
                <w:sz w:val="18"/>
              </w:rPr>
              <w:t xml:space="preserve">    r:synonym_of lp:default_DNS_server .</w:t>
            </w:r>
          </w:p>
          <w:p w14:paraId="764A27B4">
            <w:pPr>
              <w:kinsoku w:val="0"/>
              <w:autoSpaceDE w:val="0"/>
              <w:autoSpaceDN w:val="0"/>
              <w:adjustRightInd w:val="0"/>
              <w:snapToGrid w:val="0"/>
              <w:spacing w:line="400" w:lineRule="exact"/>
              <w:jc w:val="both"/>
              <w:textAlignment w:val="baseline"/>
              <w:rPr>
                <w:sz w:val="18"/>
              </w:rPr>
            </w:pPr>
          </w:p>
          <w:p w14:paraId="15E2087F">
            <w:pPr>
              <w:kinsoku w:val="0"/>
              <w:autoSpaceDE w:val="0"/>
              <w:autoSpaceDN w:val="0"/>
              <w:adjustRightInd w:val="0"/>
              <w:snapToGrid w:val="0"/>
              <w:spacing w:line="400" w:lineRule="exact"/>
              <w:jc w:val="both"/>
              <w:textAlignment w:val="baseline"/>
              <w:rPr>
                <w:sz w:val="18"/>
              </w:rPr>
            </w:pPr>
            <w:r>
              <w:rPr>
                <w:rFonts w:hint="eastAsia"/>
                <w:sz w:val="18"/>
              </w:rPr>
              <w:t>lp:skype a edkg:LPitem ;</w:t>
            </w:r>
          </w:p>
          <w:p w14:paraId="1B6CBD64">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"e5d5aa77-dd46-4249-a69e-1d44d1a22786" ;</w:t>
            </w:r>
          </w:p>
          <w:p w14:paraId="35AA6338">
            <w:pPr>
              <w:kinsoku w:val="0"/>
              <w:autoSpaceDE w:val="0"/>
              <w:autoSpaceDN w:val="0"/>
              <w:adjustRightInd w:val="0"/>
              <w:snapToGrid w:val="0"/>
              <w:spacing w:line="400" w:lineRule="exact"/>
              <w:jc w:val="both"/>
              <w:textAlignment w:val="baseline"/>
              <w:rPr>
                <w:sz w:val="18"/>
              </w:rPr>
            </w:pPr>
            <w:r>
              <w:rPr>
                <w:rFonts w:hint="eastAsia"/>
                <w:sz w:val="18"/>
              </w:rPr>
              <w:t xml:space="preserve">    edkg:title "skype" ;</w:t>
            </w:r>
          </w:p>
          <w:p w14:paraId="64AD3688">
            <w:pPr>
              <w:kinsoku w:val="0"/>
              <w:autoSpaceDE w:val="0"/>
              <w:autoSpaceDN w:val="0"/>
              <w:adjustRightInd w:val="0"/>
              <w:snapToGrid w:val="0"/>
              <w:spacing w:line="400" w:lineRule="exact"/>
              <w:jc w:val="both"/>
              <w:textAlignment w:val="baseline"/>
              <w:rPr>
                <w:sz w:val="18"/>
              </w:rPr>
            </w:pPr>
            <w:r>
              <w:rPr>
                <w:rFonts w:hint="eastAsia"/>
                <w:sz w:val="18"/>
              </w:rPr>
              <w:t xml:space="preserve">    r:belong_to lp:hybrid_of_client-server_and_P2P .</w:t>
            </w:r>
          </w:p>
          <w:p w14:paraId="6411DB6B">
            <w:pPr>
              <w:kinsoku w:val="0"/>
              <w:autoSpaceDE w:val="0"/>
              <w:autoSpaceDN w:val="0"/>
              <w:adjustRightInd w:val="0"/>
              <w:snapToGrid w:val="0"/>
              <w:spacing w:line="400" w:lineRule="exact"/>
              <w:jc w:val="both"/>
              <w:textAlignment w:val="baseline"/>
              <w:rPr>
                <w:sz w:val="18"/>
              </w:rPr>
            </w:pPr>
          </w:p>
          <w:p w14:paraId="1C1B73D0">
            <w:pPr>
              <w:kinsoku w:val="0"/>
              <w:autoSpaceDE w:val="0"/>
              <w:autoSpaceDN w:val="0"/>
              <w:adjustRightInd w:val="0"/>
              <w:snapToGrid w:val="0"/>
              <w:spacing w:line="400" w:lineRule="exact"/>
              <w:jc w:val="both"/>
              <w:textAlignment w:val="baseline"/>
              <w:rPr>
                <w:sz w:val="18"/>
              </w:rPr>
            </w:pPr>
            <w:r>
              <w:rPr>
                <w:rFonts w:hint="eastAsia"/>
                <w:sz w:val="18"/>
              </w:rPr>
              <w:t>lp:socket a edkg:LPitem ;</w:t>
            </w:r>
          </w:p>
          <w:p w14:paraId="6436A12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"895c810a-d9eb-44fa-9013-dadb03e4ed6c" ;</w:t>
            </w:r>
          </w:p>
          <w:p w14:paraId="1ED1C7B7">
            <w:pPr>
              <w:kinsoku w:val="0"/>
              <w:autoSpaceDE w:val="0"/>
              <w:autoSpaceDN w:val="0"/>
              <w:adjustRightInd w:val="0"/>
              <w:snapToGrid w:val="0"/>
              <w:spacing w:line="400" w:lineRule="exact"/>
              <w:jc w:val="both"/>
              <w:textAlignment w:val="baseline"/>
              <w:rPr>
                <w:sz w:val="18"/>
              </w:rPr>
            </w:pPr>
            <w:r>
              <w:rPr>
                <w:rFonts w:hint="eastAsia"/>
                <w:sz w:val="18"/>
              </w:rPr>
              <w:t xml:space="preserve">    edkg:title "socket" ;</w:t>
            </w:r>
          </w:p>
          <w:p w14:paraId="70E769D4">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lp:application_programming_interface_ ;</w:t>
            </w:r>
          </w:p>
          <w:p w14:paraId="78D3EC9D">
            <w:pPr>
              <w:kinsoku w:val="0"/>
              <w:autoSpaceDE w:val="0"/>
              <w:autoSpaceDN w:val="0"/>
              <w:adjustRightInd w:val="0"/>
              <w:snapToGrid w:val="0"/>
              <w:spacing w:line="400" w:lineRule="exact"/>
              <w:jc w:val="both"/>
              <w:textAlignment w:val="baseline"/>
              <w:rPr>
                <w:sz w:val="18"/>
              </w:rPr>
            </w:pPr>
            <w:r>
              <w:rPr>
                <w:rFonts w:hint="eastAsia"/>
                <w:sz w:val="18"/>
              </w:rPr>
              <w:t xml:space="preserve">    r:depends_on lp:distributed_system ;</w:t>
            </w:r>
          </w:p>
          <w:p w14:paraId="752933F3">
            <w:pPr>
              <w:kinsoku w:val="0"/>
              <w:autoSpaceDE w:val="0"/>
              <w:autoSpaceDN w:val="0"/>
              <w:adjustRightInd w:val="0"/>
              <w:snapToGrid w:val="0"/>
              <w:spacing w:line="400" w:lineRule="exact"/>
              <w:jc w:val="both"/>
              <w:textAlignment w:val="baseline"/>
              <w:rPr>
                <w:sz w:val="18"/>
              </w:rPr>
            </w:pPr>
            <w:r>
              <w:rPr>
                <w:rFonts w:hint="eastAsia"/>
                <w:sz w:val="18"/>
              </w:rPr>
              <w:t xml:space="preserve">    r:part_of lp:socket_API_primitive .</w:t>
            </w:r>
          </w:p>
          <w:p w14:paraId="48BAE74A">
            <w:pPr>
              <w:kinsoku w:val="0"/>
              <w:autoSpaceDE w:val="0"/>
              <w:autoSpaceDN w:val="0"/>
              <w:adjustRightInd w:val="0"/>
              <w:snapToGrid w:val="0"/>
              <w:spacing w:line="400" w:lineRule="exact"/>
              <w:jc w:val="both"/>
              <w:textAlignment w:val="baseline"/>
              <w:rPr>
                <w:sz w:val="18"/>
              </w:rPr>
            </w:pPr>
          </w:p>
          <w:p w14:paraId="4547DF05">
            <w:pPr>
              <w:kinsoku w:val="0"/>
              <w:autoSpaceDE w:val="0"/>
              <w:autoSpaceDN w:val="0"/>
              <w:adjustRightInd w:val="0"/>
              <w:snapToGrid w:val="0"/>
              <w:spacing w:line="400" w:lineRule="exact"/>
              <w:jc w:val="both"/>
              <w:textAlignment w:val="baseline"/>
              <w:rPr>
                <w:sz w:val="18"/>
              </w:rPr>
            </w:pPr>
            <w:r>
              <w:rPr>
                <w:rFonts w:hint="eastAsia"/>
                <w:sz w:val="18"/>
              </w:rPr>
              <w:t>lp:upper_layer_data a edkg:LPitem ;</w:t>
            </w:r>
          </w:p>
          <w:p w14:paraId="7143943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"cbe59fe3-8f67-456c-9254-8645a5b8a490" ;</w:t>
            </w:r>
          </w:p>
          <w:p w14:paraId="4898D951">
            <w:pPr>
              <w:kinsoku w:val="0"/>
              <w:autoSpaceDE w:val="0"/>
              <w:autoSpaceDN w:val="0"/>
              <w:adjustRightInd w:val="0"/>
              <w:snapToGrid w:val="0"/>
              <w:spacing w:line="400" w:lineRule="exact"/>
              <w:jc w:val="both"/>
              <w:textAlignment w:val="baseline"/>
              <w:rPr>
                <w:sz w:val="18"/>
              </w:rPr>
            </w:pPr>
            <w:r>
              <w:rPr>
                <w:rFonts w:hint="eastAsia"/>
                <w:sz w:val="18"/>
              </w:rPr>
              <w:t xml:space="preserve">    edkg:title "upper layer data" ;</w:t>
            </w:r>
          </w:p>
          <w:p w14:paraId="2AD5D736">
            <w:pPr>
              <w:kinsoku w:val="0"/>
              <w:autoSpaceDE w:val="0"/>
              <w:autoSpaceDN w:val="0"/>
              <w:adjustRightInd w:val="0"/>
              <w:snapToGrid w:val="0"/>
              <w:spacing w:line="400" w:lineRule="exact"/>
              <w:jc w:val="both"/>
              <w:textAlignment w:val="baseline"/>
              <w:rPr>
                <w:sz w:val="18"/>
              </w:rPr>
            </w:pPr>
            <w:r>
              <w:rPr>
                <w:rFonts w:hint="eastAsia"/>
                <w:sz w:val="18"/>
              </w:rPr>
              <w:t xml:space="preserve">    r:part_of lp:packet .</w:t>
            </w:r>
          </w:p>
          <w:p w14:paraId="68AE03D6">
            <w:pPr>
              <w:kinsoku w:val="0"/>
              <w:autoSpaceDE w:val="0"/>
              <w:autoSpaceDN w:val="0"/>
              <w:adjustRightInd w:val="0"/>
              <w:snapToGrid w:val="0"/>
              <w:spacing w:line="400" w:lineRule="exact"/>
              <w:jc w:val="both"/>
              <w:textAlignment w:val="baseline"/>
              <w:rPr>
                <w:sz w:val="18"/>
              </w:rPr>
            </w:pPr>
          </w:p>
          <w:p w14:paraId="76D6250C">
            <w:pPr>
              <w:kinsoku w:val="0"/>
              <w:autoSpaceDE w:val="0"/>
              <w:autoSpaceDN w:val="0"/>
              <w:adjustRightInd w:val="0"/>
              <w:snapToGrid w:val="0"/>
              <w:spacing w:line="400" w:lineRule="exact"/>
              <w:jc w:val="both"/>
              <w:textAlignment w:val="baseline"/>
              <w:rPr>
                <w:sz w:val="18"/>
              </w:rPr>
            </w:pPr>
            <w:r>
              <w:rPr>
                <w:rFonts w:hint="eastAsia"/>
                <w:sz w:val="18"/>
              </w:rPr>
              <w:t>lp:DNS_resource_record a edkg:LPitem ;</w:t>
            </w:r>
          </w:p>
          <w:p w14:paraId="1058245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"4ebccf1c-c74c-4bde-bd53-15bdd7ea0d48" ;</w:t>
            </w:r>
          </w:p>
          <w:p w14:paraId="2075DAB8">
            <w:pPr>
              <w:kinsoku w:val="0"/>
              <w:autoSpaceDE w:val="0"/>
              <w:autoSpaceDN w:val="0"/>
              <w:adjustRightInd w:val="0"/>
              <w:snapToGrid w:val="0"/>
              <w:spacing w:line="400" w:lineRule="exact"/>
              <w:jc w:val="both"/>
              <w:textAlignment w:val="baseline"/>
              <w:rPr>
                <w:sz w:val="18"/>
              </w:rPr>
            </w:pPr>
            <w:r>
              <w:rPr>
                <w:rFonts w:hint="eastAsia"/>
                <w:sz w:val="18"/>
              </w:rPr>
              <w:t xml:space="preserve">    edkg:title "DNS resource record" .</w:t>
            </w:r>
          </w:p>
          <w:p w14:paraId="64548D86">
            <w:pPr>
              <w:kinsoku w:val="0"/>
              <w:autoSpaceDE w:val="0"/>
              <w:autoSpaceDN w:val="0"/>
              <w:adjustRightInd w:val="0"/>
              <w:snapToGrid w:val="0"/>
              <w:spacing w:line="400" w:lineRule="exact"/>
              <w:jc w:val="both"/>
              <w:textAlignment w:val="baseline"/>
              <w:rPr>
                <w:sz w:val="18"/>
              </w:rPr>
            </w:pPr>
          </w:p>
          <w:p w14:paraId="1AC62EDD">
            <w:pPr>
              <w:kinsoku w:val="0"/>
              <w:autoSpaceDE w:val="0"/>
              <w:autoSpaceDN w:val="0"/>
              <w:adjustRightInd w:val="0"/>
              <w:snapToGrid w:val="0"/>
              <w:spacing w:line="400" w:lineRule="exact"/>
              <w:jc w:val="both"/>
              <w:textAlignment w:val="baseline"/>
              <w:rPr>
                <w:sz w:val="18"/>
              </w:rPr>
            </w:pPr>
            <w:r>
              <w:rPr>
                <w:rFonts w:hint="eastAsia"/>
                <w:sz w:val="18"/>
              </w:rPr>
              <w:t>lp:IP_address_allocation a edkg:LPitem ;</w:t>
            </w:r>
          </w:p>
          <w:p w14:paraId="40009E5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"38f94b1b-72da-4b7e-93b7-1dd1f9096c42" ;</w:t>
            </w:r>
          </w:p>
          <w:p w14:paraId="72C64E95">
            <w:pPr>
              <w:kinsoku w:val="0"/>
              <w:autoSpaceDE w:val="0"/>
              <w:autoSpaceDN w:val="0"/>
              <w:adjustRightInd w:val="0"/>
              <w:snapToGrid w:val="0"/>
              <w:spacing w:line="400" w:lineRule="exact"/>
              <w:jc w:val="both"/>
              <w:textAlignment w:val="baseline"/>
              <w:rPr>
                <w:sz w:val="18"/>
              </w:rPr>
            </w:pPr>
            <w:r>
              <w:rPr>
                <w:rFonts w:hint="eastAsia"/>
                <w:sz w:val="18"/>
              </w:rPr>
              <w:t xml:space="preserve">    edkg:title "IP address allocation" .</w:t>
            </w:r>
          </w:p>
          <w:p w14:paraId="3CC19D12">
            <w:pPr>
              <w:kinsoku w:val="0"/>
              <w:autoSpaceDE w:val="0"/>
              <w:autoSpaceDN w:val="0"/>
              <w:adjustRightInd w:val="0"/>
              <w:snapToGrid w:val="0"/>
              <w:spacing w:line="400" w:lineRule="exact"/>
              <w:jc w:val="both"/>
              <w:textAlignment w:val="baseline"/>
              <w:rPr>
                <w:sz w:val="18"/>
              </w:rPr>
            </w:pPr>
          </w:p>
          <w:p w14:paraId="6AB38797">
            <w:pPr>
              <w:kinsoku w:val="0"/>
              <w:autoSpaceDE w:val="0"/>
              <w:autoSpaceDN w:val="0"/>
              <w:adjustRightInd w:val="0"/>
              <w:snapToGrid w:val="0"/>
              <w:spacing w:line="400" w:lineRule="exact"/>
              <w:jc w:val="both"/>
              <w:textAlignment w:val="baseline"/>
              <w:rPr>
                <w:sz w:val="18"/>
              </w:rPr>
            </w:pPr>
            <w:r>
              <w:rPr>
                <w:rFonts w:hint="eastAsia"/>
                <w:sz w:val="18"/>
              </w:rPr>
              <w:t>lp:MIME a edkg:LPitem ;</w:t>
            </w:r>
          </w:p>
          <w:p w14:paraId="046593B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"b26d2d98-3567-4176-961f-d922dca8b753" ;</w:t>
            </w:r>
          </w:p>
          <w:p w14:paraId="47E05727">
            <w:pPr>
              <w:kinsoku w:val="0"/>
              <w:autoSpaceDE w:val="0"/>
              <w:autoSpaceDN w:val="0"/>
              <w:adjustRightInd w:val="0"/>
              <w:snapToGrid w:val="0"/>
              <w:spacing w:line="400" w:lineRule="exact"/>
              <w:jc w:val="both"/>
              <w:textAlignment w:val="baseline"/>
              <w:rPr>
                <w:sz w:val="18"/>
              </w:rPr>
            </w:pPr>
            <w:r>
              <w:rPr>
                <w:rFonts w:hint="eastAsia"/>
                <w:sz w:val="18"/>
              </w:rPr>
              <w:t xml:space="preserve">    edkg:title "MIME" ;</w:t>
            </w:r>
          </w:p>
          <w:p w14:paraId="047C4931">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 .</w:t>
            </w:r>
          </w:p>
          <w:p w14:paraId="2F107DFF">
            <w:pPr>
              <w:kinsoku w:val="0"/>
              <w:autoSpaceDE w:val="0"/>
              <w:autoSpaceDN w:val="0"/>
              <w:adjustRightInd w:val="0"/>
              <w:snapToGrid w:val="0"/>
              <w:spacing w:line="400" w:lineRule="exact"/>
              <w:jc w:val="both"/>
              <w:textAlignment w:val="baseline"/>
              <w:rPr>
                <w:sz w:val="18"/>
              </w:rPr>
            </w:pPr>
          </w:p>
          <w:p w14:paraId="26BE6506">
            <w:pPr>
              <w:kinsoku w:val="0"/>
              <w:autoSpaceDE w:val="0"/>
              <w:autoSpaceDN w:val="0"/>
              <w:adjustRightInd w:val="0"/>
              <w:snapToGrid w:val="0"/>
              <w:spacing w:line="400" w:lineRule="exact"/>
              <w:jc w:val="both"/>
              <w:textAlignment w:val="baseline"/>
              <w:rPr>
                <w:sz w:val="18"/>
              </w:rPr>
            </w:pPr>
            <w:r>
              <w:rPr>
                <w:rFonts w:hint="eastAsia"/>
                <w:sz w:val="18"/>
              </w:rPr>
              <w:t>lp:Peer-to-Peer_model a edkg:LPitem ;</w:t>
            </w:r>
          </w:p>
          <w:p w14:paraId="7136524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"26d6a328-6080-4258-af67-99fafdefe49d" ;</w:t>
            </w:r>
          </w:p>
          <w:p w14:paraId="4C001383">
            <w:pPr>
              <w:kinsoku w:val="0"/>
              <w:autoSpaceDE w:val="0"/>
              <w:autoSpaceDN w:val="0"/>
              <w:adjustRightInd w:val="0"/>
              <w:snapToGrid w:val="0"/>
              <w:spacing w:line="400" w:lineRule="exact"/>
              <w:jc w:val="both"/>
              <w:textAlignment w:val="baseline"/>
              <w:rPr>
                <w:sz w:val="18"/>
              </w:rPr>
            </w:pPr>
            <w:r>
              <w:rPr>
                <w:rFonts w:hint="eastAsia"/>
                <w:sz w:val="18"/>
              </w:rPr>
              <w:t xml:space="preserve">    edkg:title "Peer-to-Peer model" .</w:t>
            </w:r>
          </w:p>
          <w:p w14:paraId="39F963A1">
            <w:pPr>
              <w:kinsoku w:val="0"/>
              <w:autoSpaceDE w:val="0"/>
              <w:autoSpaceDN w:val="0"/>
              <w:adjustRightInd w:val="0"/>
              <w:snapToGrid w:val="0"/>
              <w:spacing w:line="400" w:lineRule="exact"/>
              <w:jc w:val="both"/>
              <w:textAlignment w:val="baseline"/>
              <w:rPr>
                <w:sz w:val="18"/>
              </w:rPr>
            </w:pPr>
          </w:p>
          <w:p w14:paraId="2F6FE591">
            <w:pPr>
              <w:kinsoku w:val="0"/>
              <w:autoSpaceDE w:val="0"/>
              <w:autoSpaceDN w:val="0"/>
              <w:adjustRightInd w:val="0"/>
              <w:snapToGrid w:val="0"/>
              <w:spacing w:line="400" w:lineRule="exact"/>
              <w:jc w:val="both"/>
              <w:textAlignment w:val="baseline"/>
              <w:rPr>
                <w:sz w:val="18"/>
              </w:rPr>
            </w:pPr>
            <w:r>
              <w:rPr>
                <w:rFonts w:hint="eastAsia"/>
                <w:sz w:val="18"/>
              </w:rPr>
              <w:t>lp:TLD_DNS_server a edkg:LPitem ;</w:t>
            </w:r>
          </w:p>
          <w:p w14:paraId="72C6A97D">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"f332515c-b354-4e37-96bd-76e9505ae763" ;</w:t>
            </w:r>
          </w:p>
          <w:p w14:paraId="4A611AFE">
            <w:pPr>
              <w:kinsoku w:val="0"/>
              <w:autoSpaceDE w:val="0"/>
              <w:autoSpaceDN w:val="0"/>
              <w:adjustRightInd w:val="0"/>
              <w:snapToGrid w:val="0"/>
              <w:spacing w:line="400" w:lineRule="exact"/>
              <w:jc w:val="both"/>
              <w:textAlignment w:val="baseline"/>
              <w:rPr>
                <w:sz w:val="18"/>
              </w:rPr>
            </w:pPr>
            <w:r>
              <w:rPr>
                <w:rFonts w:hint="eastAsia"/>
                <w:sz w:val="18"/>
              </w:rPr>
              <w:t xml:space="preserve">    edkg:title "TLD DNS server" ;</w:t>
            </w:r>
          </w:p>
          <w:p w14:paraId="0A556269">
            <w:pPr>
              <w:kinsoku w:val="0"/>
              <w:autoSpaceDE w:val="0"/>
              <w:autoSpaceDN w:val="0"/>
              <w:adjustRightInd w:val="0"/>
              <w:snapToGrid w:val="0"/>
              <w:spacing w:line="400" w:lineRule="exact"/>
              <w:jc w:val="both"/>
              <w:textAlignment w:val="baseline"/>
              <w:rPr>
                <w:sz w:val="18"/>
              </w:rPr>
            </w:pPr>
            <w:r>
              <w:rPr>
                <w:rFonts w:hint="eastAsia"/>
                <w:sz w:val="18"/>
              </w:rPr>
              <w:t xml:space="preserve">    r:belong_to lp:DNS_server ;</w:t>
            </w:r>
          </w:p>
          <w:p w14:paraId="08AD0B59">
            <w:pPr>
              <w:kinsoku w:val="0"/>
              <w:autoSpaceDE w:val="0"/>
              <w:autoSpaceDN w:val="0"/>
              <w:adjustRightInd w:val="0"/>
              <w:snapToGrid w:val="0"/>
              <w:spacing w:line="400" w:lineRule="exact"/>
              <w:jc w:val="both"/>
              <w:textAlignment w:val="baseline"/>
              <w:rPr>
                <w:sz w:val="18"/>
              </w:rPr>
            </w:pPr>
            <w:r>
              <w:rPr>
                <w:rFonts w:hint="eastAsia"/>
                <w:sz w:val="18"/>
              </w:rPr>
              <w:t xml:space="preserve">    r:layer_below lp:root_DNS_server ;</w:t>
            </w:r>
          </w:p>
          <w:p w14:paraId="71990775">
            <w:pPr>
              <w:kinsoku w:val="0"/>
              <w:autoSpaceDE w:val="0"/>
              <w:autoSpaceDN w:val="0"/>
              <w:adjustRightInd w:val="0"/>
              <w:snapToGrid w:val="0"/>
              <w:spacing w:line="400" w:lineRule="exact"/>
              <w:jc w:val="both"/>
              <w:textAlignment w:val="baseline"/>
              <w:rPr>
                <w:sz w:val="18"/>
              </w:rPr>
            </w:pPr>
            <w:r>
              <w:rPr>
                <w:rFonts w:hint="eastAsia"/>
                <w:sz w:val="18"/>
              </w:rPr>
              <w:t xml:space="preserve">    r:part_of lp:DNS .</w:t>
            </w:r>
          </w:p>
          <w:p w14:paraId="16C00134">
            <w:pPr>
              <w:kinsoku w:val="0"/>
              <w:autoSpaceDE w:val="0"/>
              <w:autoSpaceDN w:val="0"/>
              <w:adjustRightInd w:val="0"/>
              <w:snapToGrid w:val="0"/>
              <w:spacing w:line="400" w:lineRule="exact"/>
              <w:jc w:val="both"/>
              <w:textAlignment w:val="baseline"/>
              <w:rPr>
                <w:sz w:val="18"/>
              </w:rPr>
            </w:pPr>
          </w:p>
          <w:p w14:paraId="5EFAD85E">
            <w:pPr>
              <w:kinsoku w:val="0"/>
              <w:autoSpaceDE w:val="0"/>
              <w:autoSpaceDN w:val="0"/>
              <w:adjustRightInd w:val="0"/>
              <w:snapToGrid w:val="0"/>
              <w:spacing w:line="400" w:lineRule="exact"/>
              <w:jc w:val="both"/>
              <w:textAlignment w:val="baseline"/>
              <w:rPr>
                <w:sz w:val="18"/>
              </w:rPr>
            </w:pPr>
            <w:r>
              <w:rPr>
                <w:rFonts w:hint="eastAsia"/>
                <w:sz w:val="18"/>
              </w:rPr>
              <w:t>lp:UDP a edkg:LPitem ;</w:t>
            </w:r>
          </w:p>
          <w:p w14:paraId="584B7BF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"6f92e096-57a3-4cdf-ba52-95788b1f99f4" ;</w:t>
            </w:r>
          </w:p>
          <w:p w14:paraId="62E0A40D">
            <w:pPr>
              <w:kinsoku w:val="0"/>
              <w:autoSpaceDE w:val="0"/>
              <w:autoSpaceDN w:val="0"/>
              <w:adjustRightInd w:val="0"/>
              <w:snapToGrid w:val="0"/>
              <w:spacing w:line="400" w:lineRule="exact"/>
              <w:jc w:val="both"/>
              <w:textAlignment w:val="baseline"/>
              <w:rPr>
                <w:sz w:val="18"/>
              </w:rPr>
            </w:pPr>
            <w:r>
              <w:rPr>
                <w:rFonts w:hint="eastAsia"/>
                <w:sz w:val="18"/>
              </w:rPr>
              <w:t xml:space="preserve">    edkg:title "UDP" .</w:t>
            </w:r>
          </w:p>
          <w:p w14:paraId="5F026C53">
            <w:pPr>
              <w:kinsoku w:val="0"/>
              <w:autoSpaceDE w:val="0"/>
              <w:autoSpaceDN w:val="0"/>
              <w:adjustRightInd w:val="0"/>
              <w:snapToGrid w:val="0"/>
              <w:spacing w:line="400" w:lineRule="exact"/>
              <w:jc w:val="both"/>
              <w:textAlignment w:val="baseline"/>
              <w:rPr>
                <w:sz w:val="18"/>
              </w:rPr>
            </w:pPr>
          </w:p>
          <w:p w14:paraId="7B0291AD">
            <w:pPr>
              <w:kinsoku w:val="0"/>
              <w:autoSpaceDE w:val="0"/>
              <w:autoSpaceDN w:val="0"/>
              <w:adjustRightInd w:val="0"/>
              <w:snapToGrid w:val="0"/>
              <w:spacing w:line="400" w:lineRule="exact"/>
              <w:jc w:val="both"/>
              <w:textAlignment w:val="baseline"/>
              <w:rPr>
                <w:sz w:val="18"/>
              </w:rPr>
            </w:pPr>
            <w:r>
              <w:rPr>
                <w:rFonts w:hint="eastAsia"/>
                <w:sz w:val="18"/>
              </w:rPr>
              <w:t>lp:URL a edkg:LPitem ;</w:t>
            </w:r>
          </w:p>
          <w:p w14:paraId="2C9B9EC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"1aa3e21d-846b-4d82-9a57-d5b8d2994806" ;</w:t>
            </w:r>
          </w:p>
          <w:p w14:paraId="6926CE65">
            <w:pPr>
              <w:kinsoku w:val="0"/>
              <w:autoSpaceDE w:val="0"/>
              <w:autoSpaceDN w:val="0"/>
              <w:adjustRightInd w:val="0"/>
              <w:snapToGrid w:val="0"/>
              <w:spacing w:line="400" w:lineRule="exact"/>
              <w:jc w:val="both"/>
              <w:textAlignment w:val="baseline"/>
              <w:rPr>
                <w:sz w:val="18"/>
              </w:rPr>
            </w:pPr>
            <w:r>
              <w:rPr>
                <w:rFonts w:hint="eastAsia"/>
                <w:sz w:val="18"/>
              </w:rPr>
              <w:t xml:space="preserve">    edkg:title "URL" .</w:t>
            </w:r>
          </w:p>
          <w:p w14:paraId="10C8E8F0">
            <w:pPr>
              <w:kinsoku w:val="0"/>
              <w:autoSpaceDE w:val="0"/>
              <w:autoSpaceDN w:val="0"/>
              <w:adjustRightInd w:val="0"/>
              <w:snapToGrid w:val="0"/>
              <w:spacing w:line="400" w:lineRule="exact"/>
              <w:jc w:val="both"/>
              <w:textAlignment w:val="baseline"/>
              <w:rPr>
                <w:sz w:val="18"/>
              </w:rPr>
            </w:pPr>
          </w:p>
          <w:p w14:paraId="069CF66A">
            <w:pPr>
              <w:kinsoku w:val="0"/>
              <w:autoSpaceDE w:val="0"/>
              <w:autoSpaceDN w:val="0"/>
              <w:adjustRightInd w:val="0"/>
              <w:snapToGrid w:val="0"/>
              <w:spacing w:line="400" w:lineRule="exact"/>
              <w:jc w:val="both"/>
              <w:textAlignment w:val="baseline"/>
              <w:rPr>
                <w:sz w:val="18"/>
              </w:rPr>
            </w:pPr>
            <w:r>
              <w:rPr>
                <w:rFonts w:hint="eastAsia"/>
                <w:sz w:val="18"/>
              </w:rPr>
              <w:t>lp:application_programming_interface_ a edkg:LPitem ;</w:t>
            </w:r>
          </w:p>
          <w:p w14:paraId="4EA5EEF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"b6ca6b30-2887-47a7-8b96-af052bed78aa" ;</w:t>
            </w:r>
          </w:p>
          <w:p w14:paraId="4ECD44E2">
            <w:pPr>
              <w:kinsoku w:val="0"/>
              <w:autoSpaceDE w:val="0"/>
              <w:autoSpaceDN w:val="0"/>
              <w:adjustRightInd w:val="0"/>
              <w:snapToGrid w:val="0"/>
              <w:spacing w:line="400" w:lineRule="exact"/>
              <w:jc w:val="both"/>
              <w:textAlignment w:val="baseline"/>
              <w:rPr>
                <w:sz w:val="18"/>
              </w:rPr>
            </w:pPr>
            <w:r>
              <w:rPr>
                <w:rFonts w:hint="eastAsia"/>
                <w:sz w:val="18"/>
              </w:rPr>
              <w:t xml:space="preserve">    edkg:title "application programming interface " .</w:t>
            </w:r>
          </w:p>
          <w:p w14:paraId="33D8730F">
            <w:pPr>
              <w:kinsoku w:val="0"/>
              <w:autoSpaceDE w:val="0"/>
              <w:autoSpaceDN w:val="0"/>
              <w:adjustRightInd w:val="0"/>
              <w:snapToGrid w:val="0"/>
              <w:spacing w:line="400" w:lineRule="exact"/>
              <w:jc w:val="both"/>
              <w:textAlignment w:val="baseline"/>
              <w:rPr>
                <w:sz w:val="18"/>
              </w:rPr>
            </w:pPr>
          </w:p>
          <w:p w14:paraId="11C2E1F1">
            <w:pPr>
              <w:kinsoku w:val="0"/>
              <w:autoSpaceDE w:val="0"/>
              <w:autoSpaceDN w:val="0"/>
              <w:adjustRightInd w:val="0"/>
              <w:snapToGrid w:val="0"/>
              <w:spacing w:line="400" w:lineRule="exact"/>
              <w:jc w:val="both"/>
              <w:textAlignment w:val="baseline"/>
              <w:rPr>
                <w:sz w:val="18"/>
              </w:rPr>
            </w:pPr>
            <w:r>
              <w:rPr>
                <w:rFonts w:hint="eastAsia"/>
                <w:sz w:val="18"/>
              </w:rPr>
              <w:t>lp:default_DNS_server a edkg:LPitem ;</w:t>
            </w:r>
          </w:p>
          <w:p w14:paraId="7C6285B5">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"878b8df0-7a6f-4769-ba4a-16a8215c2f8f" ;</w:t>
            </w:r>
          </w:p>
          <w:p w14:paraId="6AB06291">
            <w:pPr>
              <w:kinsoku w:val="0"/>
              <w:autoSpaceDE w:val="0"/>
              <w:autoSpaceDN w:val="0"/>
              <w:adjustRightInd w:val="0"/>
              <w:snapToGrid w:val="0"/>
              <w:spacing w:line="400" w:lineRule="exact"/>
              <w:jc w:val="both"/>
              <w:textAlignment w:val="baseline"/>
              <w:rPr>
                <w:sz w:val="18"/>
              </w:rPr>
            </w:pPr>
            <w:r>
              <w:rPr>
                <w:rFonts w:hint="eastAsia"/>
                <w:sz w:val="18"/>
              </w:rPr>
              <w:t xml:space="preserve">    edkg:title "default DNS server" .</w:t>
            </w:r>
          </w:p>
          <w:p w14:paraId="0BC25196">
            <w:pPr>
              <w:kinsoku w:val="0"/>
              <w:autoSpaceDE w:val="0"/>
              <w:autoSpaceDN w:val="0"/>
              <w:adjustRightInd w:val="0"/>
              <w:snapToGrid w:val="0"/>
              <w:spacing w:line="400" w:lineRule="exact"/>
              <w:jc w:val="both"/>
              <w:textAlignment w:val="baseline"/>
              <w:rPr>
                <w:sz w:val="18"/>
              </w:rPr>
            </w:pPr>
          </w:p>
          <w:p w14:paraId="38C0931A">
            <w:pPr>
              <w:kinsoku w:val="0"/>
              <w:autoSpaceDE w:val="0"/>
              <w:autoSpaceDN w:val="0"/>
              <w:adjustRightInd w:val="0"/>
              <w:snapToGrid w:val="0"/>
              <w:spacing w:line="400" w:lineRule="exact"/>
              <w:jc w:val="both"/>
              <w:textAlignment w:val="baseline"/>
              <w:rPr>
                <w:sz w:val="18"/>
              </w:rPr>
            </w:pPr>
            <w:r>
              <w:rPr>
                <w:rFonts w:hint="eastAsia"/>
                <w:sz w:val="18"/>
              </w:rPr>
              <w:t>lp:distributed_system a edkg:LPitem ;</w:t>
            </w:r>
          </w:p>
          <w:p w14:paraId="4ED81B58">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"b9fc3464-f0e5-447d-b050-c920913bb752" ;</w:t>
            </w:r>
          </w:p>
          <w:p w14:paraId="539DE312">
            <w:pPr>
              <w:kinsoku w:val="0"/>
              <w:autoSpaceDE w:val="0"/>
              <w:autoSpaceDN w:val="0"/>
              <w:adjustRightInd w:val="0"/>
              <w:snapToGrid w:val="0"/>
              <w:spacing w:line="400" w:lineRule="exact"/>
              <w:jc w:val="both"/>
              <w:textAlignment w:val="baseline"/>
              <w:rPr>
                <w:sz w:val="18"/>
              </w:rPr>
            </w:pPr>
            <w:r>
              <w:rPr>
                <w:rFonts w:hint="eastAsia"/>
                <w:sz w:val="18"/>
              </w:rPr>
              <w:t xml:space="preserve">    edkg:title "distributed system" .</w:t>
            </w:r>
          </w:p>
          <w:p w14:paraId="6B1D1D27">
            <w:pPr>
              <w:kinsoku w:val="0"/>
              <w:autoSpaceDE w:val="0"/>
              <w:autoSpaceDN w:val="0"/>
              <w:adjustRightInd w:val="0"/>
              <w:snapToGrid w:val="0"/>
              <w:spacing w:line="400" w:lineRule="exact"/>
              <w:jc w:val="both"/>
              <w:textAlignment w:val="baseline"/>
              <w:rPr>
                <w:sz w:val="18"/>
              </w:rPr>
            </w:pPr>
          </w:p>
          <w:p w14:paraId="56F4456C">
            <w:pPr>
              <w:kinsoku w:val="0"/>
              <w:autoSpaceDE w:val="0"/>
              <w:autoSpaceDN w:val="0"/>
              <w:adjustRightInd w:val="0"/>
              <w:snapToGrid w:val="0"/>
              <w:spacing w:line="400" w:lineRule="exact"/>
              <w:jc w:val="both"/>
              <w:textAlignment w:val="baseline"/>
              <w:rPr>
                <w:sz w:val="18"/>
              </w:rPr>
            </w:pPr>
            <w:r>
              <w:rPr>
                <w:rFonts w:hint="eastAsia"/>
                <w:sz w:val="18"/>
              </w:rPr>
              <w:t>lp:domain_name a edkg:LPitem ;</w:t>
            </w:r>
          </w:p>
          <w:p w14:paraId="74181B9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"f2ad74c7-5dd8-49e1-9592-871779743bcc" ;</w:t>
            </w:r>
          </w:p>
          <w:p w14:paraId="5BE699FC">
            <w:pPr>
              <w:kinsoku w:val="0"/>
              <w:autoSpaceDE w:val="0"/>
              <w:autoSpaceDN w:val="0"/>
              <w:adjustRightInd w:val="0"/>
              <w:snapToGrid w:val="0"/>
              <w:spacing w:line="400" w:lineRule="exact"/>
              <w:jc w:val="both"/>
              <w:textAlignment w:val="baseline"/>
              <w:rPr>
                <w:sz w:val="18"/>
              </w:rPr>
            </w:pPr>
            <w:r>
              <w:rPr>
                <w:rFonts w:hint="eastAsia"/>
                <w:sz w:val="18"/>
              </w:rPr>
              <w:t xml:space="preserve">    edkg:title "domain name" ;</w:t>
            </w:r>
          </w:p>
          <w:p w14:paraId="38AE52C1">
            <w:pPr>
              <w:kinsoku w:val="0"/>
              <w:autoSpaceDE w:val="0"/>
              <w:autoSpaceDN w:val="0"/>
              <w:adjustRightInd w:val="0"/>
              <w:snapToGrid w:val="0"/>
              <w:spacing w:line="400" w:lineRule="exact"/>
              <w:jc w:val="both"/>
              <w:textAlignment w:val="baseline"/>
              <w:rPr>
                <w:sz w:val="18"/>
              </w:rPr>
            </w:pPr>
            <w:r>
              <w:rPr>
                <w:rFonts w:hint="eastAsia"/>
                <w:sz w:val="18"/>
              </w:rPr>
              <w:t xml:space="preserve">    r:part_of lp:URL .</w:t>
            </w:r>
          </w:p>
          <w:p w14:paraId="12A999C5">
            <w:pPr>
              <w:kinsoku w:val="0"/>
              <w:autoSpaceDE w:val="0"/>
              <w:autoSpaceDN w:val="0"/>
              <w:adjustRightInd w:val="0"/>
              <w:snapToGrid w:val="0"/>
              <w:spacing w:line="400" w:lineRule="exact"/>
              <w:jc w:val="both"/>
              <w:textAlignment w:val="baseline"/>
              <w:rPr>
                <w:sz w:val="18"/>
              </w:rPr>
            </w:pPr>
          </w:p>
          <w:p w14:paraId="0F7CE460">
            <w:pPr>
              <w:kinsoku w:val="0"/>
              <w:autoSpaceDE w:val="0"/>
              <w:autoSpaceDN w:val="0"/>
              <w:adjustRightInd w:val="0"/>
              <w:snapToGrid w:val="0"/>
              <w:spacing w:line="400" w:lineRule="exact"/>
              <w:jc w:val="both"/>
              <w:textAlignment w:val="baseline"/>
              <w:rPr>
                <w:sz w:val="18"/>
              </w:rPr>
            </w:pPr>
            <w:r>
              <w:rPr>
                <w:rFonts w:hint="eastAsia"/>
                <w:sz w:val="18"/>
              </w:rPr>
              <w:t>lp:dynamic_host_configuration_protocol a edkg:LPitem ;</w:t>
            </w:r>
          </w:p>
          <w:p w14:paraId="4551E72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"29206af1-d9ee-4b5b-80c0-aa9717bbfab7" ;</w:t>
            </w:r>
          </w:p>
          <w:p w14:paraId="721CB5ED">
            <w:pPr>
              <w:kinsoku w:val="0"/>
              <w:autoSpaceDE w:val="0"/>
              <w:autoSpaceDN w:val="0"/>
              <w:adjustRightInd w:val="0"/>
              <w:snapToGrid w:val="0"/>
              <w:spacing w:line="400" w:lineRule="exact"/>
              <w:jc w:val="both"/>
              <w:textAlignment w:val="baseline"/>
              <w:rPr>
                <w:sz w:val="18"/>
              </w:rPr>
            </w:pPr>
            <w:r>
              <w:rPr>
                <w:rFonts w:hint="eastAsia"/>
                <w:sz w:val="18"/>
              </w:rPr>
              <w:t xml:space="preserve">    edkg:title "dynamic host configuration protocol" ;</w:t>
            </w:r>
          </w:p>
          <w:p w14:paraId="527C363D">
            <w:pPr>
              <w:kinsoku w:val="0"/>
              <w:autoSpaceDE w:val="0"/>
              <w:autoSpaceDN w:val="0"/>
              <w:adjustRightInd w:val="0"/>
              <w:snapToGrid w:val="0"/>
              <w:spacing w:line="400" w:lineRule="exact"/>
              <w:jc w:val="both"/>
              <w:textAlignment w:val="baseline"/>
              <w:rPr>
                <w:sz w:val="18"/>
              </w:rPr>
            </w:pPr>
            <w:r>
              <w:rPr>
                <w:rFonts w:hint="eastAsia"/>
                <w:sz w:val="18"/>
              </w:rPr>
              <w:t xml:space="preserve">    r:depends_on lp:IP_address_allocation .</w:t>
            </w:r>
          </w:p>
          <w:p w14:paraId="0239A6CB">
            <w:pPr>
              <w:kinsoku w:val="0"/>
              <w:autoSpaceDE w:val="0"/>
              <w:autoSpaceDN w:val="0"/>
              <w:adjustRightInd w:val="0"/>
              <w:snapToGrid w:val="0"/>
              <w:spacing w:line="400" w:lineRule="exact"/>
              <w:jc w:val="both"/>
              <w:textAlignment w:val="baseline"/>
              <w:rPr>
                <w:sz w:val="18"/>
              </w:rPr>
            </w:pPr>
          </w:p>
          <w:p w14:paraId="78C06B0C">
            <w:pPr>
              <w:kinsoku w:val="0"/>
              <w:autoSpaceDE w:val="0"/>
              <w:autoSpaceDN w:val="0"/>
              <w:adjustRightInd w:val="0"/>
              <w:snapToGrid w:val="0"/>
              <w:spacing w:line="400" w:lineRule="exact"/>
              <w:jc w:val="both"/>
              <w:textAlignment w:val="baseline"/>
              <w:rPr>
                <w:sz w:val="18"/>
              </w:rPr>
            </w:pPr>
            <w:r>
              <w:rPr>
                <w:rFonts w:hint="eastAsia"/>
                <w:sz w:val="18"/>
              </w:rPr>
              <w:t>lp:packet a edkg:LPitem ;</w:t>
            </w:r>
          </w:p>
          <w:p w14:paraId="08D79923">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"15f735db-352a-4e00-9016-9e55998abf84" ;</w:t>
            </w:r>
          </w:p>
          <w:p w14:paraId="521A7BCD">
            <w:pPr>
              <w:kinsoku w:val="0"/>
              <w:autoSpaceDE w:val="0"/>
              <w:autoSpaceDN w:val="0"/>
              <w:adjustRightInd w:val="0"/>
              <w:snapToGrid w:val="0"/>
              <w:spacing w:line="400" w:lineRule="exact"/>
              <w:jc w:val="both"/>
              <w:textAlignment w:val="baseline"/>
              <w:rPr>
                <w:sz w:val="18"/>
              </w:rPr>
            </w:pPr>
            <w:r>
              <w:rPr>
                <w:rFonts w:hint="eastAsia"/>
                <w:sz w:val="18"/>
              </w:rPr>
              <w:t xml:space="preserve">    edkg:title "packet" .</w:t>
            </w:r>
          </w:p>
          <w:p w14:paraId="5D0C4821">
            <w:pPr>
              <w:kinsoku w:val="0"/>
              <w:autoSpaceDE w:val="0"/>
              <w:autoSpaceDN w:val="0"/>
              <w:adjustRightInd w:val="0"/>
              <w:snapToGrid w:val="0"/>
              <w:spacing w:line="400" w:lineRule="exact"/>
              <w:jc w:val="both"/>
              <w:textAlignment w:val="baseline"/>
              <w:rPr>
                <w:sz w:val="18"/>
              </w:rPr>
            </w:pPr>
          </w:p>
          <w:p w14:paraId="3B37FFF7">
            <w:pPr>
              <w:kinsoku w:val="0"/>
              <w:autoSpaceDE w:val="0"/>
              <w:autoSpaceDN w:val="0"/>
              <w:adjustRightInd w:val="0"/>
              <w:snapToGrid w:val="0"/>
              <w:spacing w:line="400" w:lineRule="exact"/>
              <w:jc w:val="both"/>
              <w:textAlignment w:val="baseline"/>
              <w:rPr>
                <w:sz w:val="18"/>
              </w:rPr>
            </w:pPr>
            <w:r>
              <w:rPr>
                <w:rFonts w:hint="eastAsia"/>
                <w:sz w:val="18"/>
              </w:rPr>
              <w:t>lp:root_DNS_server a edkg:LPitem ;</w:t>
            </w:r>
          </w:p>
          <w:p w14:paraId="6E6388B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"8c216209-2e65-4436-8da6-ede819dc05d9" ;</w:t>
            </w:r>
          </w:p>
          <w:p w14:paraId="7B81849C">
            <w:pPr>
              <w:kinsoku w:val="0"/>
              <w:autoSpaceDE w:val="0"/>
              <w:autoSpaceDN w:val="0"/>
              <w:adjustRightInd w:val="0"/>
              <w:snapToGrid w:val="0"/>
              <w:spacing w:line="400" w:lineRule="exact"/>
              <w:jc w:val="both"/>
              <w:textAlignment w:val="baseline"/>
              <w:rPr>
                <w:sz w:val="18"/>
              </w:rPr>
            </w:pPr>
            <w:r>
              <w:rPr>
                <w:rFonts w:hint="eastAsia"/>
                <w:sz w:val="18"/>
              </w:rPr>
              <w:t xml:space="preserve">    edkg:title "root DNS server" .</w:t>
            </w:r>
          </w:p>
          <w:p w14:paraId="32C95FAA">
            <w:pPr>
              <w:kinsoku w:val="0"/>
              <w:autoSpaceDE w:val="0"/>
              <w:autoSpaceDN w:val="0"/>
              <w:adjustRightInd w:val="0"/>
              <w:snapToGrid w:val="0"/>
              <w:spacing w:line="400" w:lineRule="exact"/>
              <w:jc w:val="both"/>
              <w:textAlignment w:val="baseline"/>
              <w:rPr>
                <w:sz w:val="18"/>
              </w:rPr>
            </w:pPr>
          </w:p>
          <w:p w14:paraId="7267D47F">
            <w:pPr>
              <w:kinsoku w:val="0"/>
              <w:autoSpaceDE w:val="0"/>
              <w:autoSpaceDN w:val="0"/>
              <w:adjustRightInd w:val="0"/>
              <w:snapToGrid w:val="0"/>
              <w:spacing w:line="400" w:lineRule="exact"/>
              <w:jc w:val="both"/>
              <w:textAlignment w:val="baseline"/>
              <w:rPr>
                <w:sz w:val="18"/>
              </w:rPr>
            </w:pPr>
            <w:r>
              <w:rPr>
                <w:rFonts w:hint="eastAsia"/>
                <w:sz w:val="18"/>
              </w:rPr>
              <w:t>lp:socket_API_primitive a edkg:LPitem ;</w:t>
            </w:r>
          </w:p>
          <w:p w14:paraId="145000E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"5414b6ac-a068-4ca9-b1d6-4635fad9e5cc" ;</w:t>
            </w:r>
          </w:p>
          <w:p w14:paraId="5C3E6B36">
            <w:pPr>
              <w:kinsoku w:val="0"/>
              <w:autoSpaceDE w:val="0"/>
              <w:autoSpaceDN w:val="0"/>
              <w:adjustRightInd w:val="0"/>
              <w:snapToGrid w:val="0"/>
              <w:spacing w:line="400" w:lineRule="exact"/>
              <w:jc w:val="both"/>
              <w:textAlignment w:val="baseline"/>
              <w:rPr>
                <w:sz w:val="18"/>
              </w:rPr>
            </w:pPr>
            <w:r>
              <w:rPr>
                <w:rFonts w:hint="eastAsia"/>
                <w:sz w:val="18"/>
              </w:rPr>
              <w:t xml:space="preserve">    edkg:title "socket API primitive" .</w:t>
            </w:r>
          </w:p>
          <w:p w14:paraId="61A3EEA7">
            <w:pPr>
              <w:kinsoku w:val="0"/>
              <w:autoSpaceDE w:val="0"/>
              <w:autoSpaceDN w:val="0"/>
              <w:adjustRightInd w:val="0"/>
              <w:snapToGrid w:val="0"/>
              <w:spacing w:line="400" w:lineRule="exact"/>
              <w:jc w:val="both"/>
              <w:textAlignment w:val="baseline"/>
              <w:rPr>
                <w:sz w:val="18"/>
              </w:rPr>
            </w:pPr>
          </w:p>
          <w:p w14:paraId="6907560E">
            <w:pPr>
              <w:kinsoku w:val="0"/>
              <w:autoSpaceDE w:val="0"/>
              <w:autoSpaceDN w:val="0"/>
              <w:adjustRightInd w:val="0"/>
              <w:snapToGrid w:val="0"/>
              <w:spacing w:line="400" w:lineRule="exact"/>
              <w:jc w:val="both"/>
              <w:textAlignment w:val="baseline"/>
              <w:rPr>
                <w:sz w:val="18"/>
              </w:rPr>
            </w:pPr>
            <w:r>
              <w:rPr>
                <w:rFonts w:hint="eastAsia"/>
                <w:sz w:val="18"/>
              </w:rPr>
              <w:t>lp:hybrid_of_client-server_and_P2P a edkg:LPitem ;</w:t>
            </w:r>
          </w:p>
          <w:p w14:paraId="597D4BAC">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"d747d897-67ff-4ba9-aa57-7b3a82f07475" ;</w:t>
            </w:r>
          </w:p>
          <w:p w14:paraId="36CCF79A">
            <w:pPr>
              <w:kinsoku w:val="0"/>
              <w:autoSpaceDE w:val="0"/>
              <w:autoSpaceDN w:val="0"/>
              <w:adjustRightInd w:val="0"/>
              <w:snapToGrid w:val="0"/>
              <w:spacing w:line="400" w:lineRule="exact"/>
              <w:jc w:val="both"/>
              <w:textAlignment w:val="baseline"/>
              <w:rPr>
                <w:sz w:val="18"/>
              </w:rPr>
            </w:pPr>
            <w:r>
              <w:rPr>
                <w:rFonts w:hint="eastAsia"/>
                <w:sz w:val="18"/>
              </w:rPr>
              <w:t xml:space="preserve">    edkg:title "hybrid of client-server and P2P" ;</w:t>
            </w:r>
          </w:p>
          <w:p w14:paraId="70439AEC">
            <w:pPr>
              <w:kinsoku w:val="0"/>
              <w:autoSpaceDE w:val="0"/>
              <w:autoSpaceDN w:val="0"/>
              <w:adjustRightInd w:val="0"/>
              <w:snapToGrid w:val="0"/>
              <w:spacing w:line="400" w:lineRule="exact"/>
              <w:jc w:val="both"/>
              <w:textAlignment w:val="baseline"/>
              <w:rPr>
                <w:sz w:val="18"/>
              </w:rPr>
            </w:pPr>
            <w:r>
              <w:rPr>
                <w:rFonts w:hint="eastAsia"/>
                <w:sz w:val="18"/>
              </w:rPr>
              <w:t xml:space="preserve">    r:depends_on lp:Peer-to-Peer_model,</w:t>
            </w:r>
          </w:p>
          <w:p w14:paraId="6C9B309D">
            <w:pPr>
              <w:kinsoku w:val="0"/>
              <w:autoSpaceDE w:val="0"/>
              <w:autoSpaceDN w:val="0"/>
              <w:adjustRightInd w:val="0"/>
              <w:snapToGrid w:val="0"/>
              <w:spacing w:line="400" w:lineRule="exact"/>
              <w:jc w:val="both"/>
              <w:textAlignment w:val="baseline"/>
              <w:rPr>
                <w:sz w:val="18"/>
              </w:rPr>
            </w:pPr>
            <w:r>
              <w:rPr>
                <w:rFonts w:hint="eastAsia"/>
                <w:sz w:val="18"/>
              </w:rPr>
              <w:t xml:space="preserve">        &lt;https://example.com/concept_graph/lp/client/server_model&gt; .</w:t>
            </w:r>
          </w:p>
          <w:p w14:paraId="18A4F1FF">
            <w:pPr>
              <w:kinsoku w:val="0"/>
              <w:autoSpaceDE w:val="0"/>
              <w:autoSpaceDN w:val="0"/>
              <w:adjustRightInd w:val="0"/>
              <w:snapToGrid w:val="0"/>
              <w:spacing w:line="400" w:lineRule="exact"/>
              <w:jc w:val="both"/>
              <w:textAlignment w:val="baseline"/>
              <w:rPr>
                <w:sz w:val="18"/>
              </w:rPr>
            </w:pPr>
          </w:p>
          <w:p w14:paraId="0AE479F7">
            <w:pPr>
              <w:kinsoku w:val="0"/>
              <w:autoSpaceDE w:val="0"/>
              <w:autoSpaceDN w:val="0"/>
              <w:adjustRightInd w:val="0"/>
              <w:snapToGrid w:val="0"/>
              <w:spacing w:line="400" w:lineRule="exact"/>
              <w:jc w:val="both"/>
              <w:textAlignment w:val="baseline"/>
              <w:rPr>
                <w:sz w:val="18"/>
              </w:rPr>
            </w:pPr>
            <w:r>
              <w:rPr>
                <w:rFonts w:hint="eastAsia"/>
                <w:sz w:val="18"/>
              </w:rPr>
              <w:t>lp:mail_access_protocol a edkg:LPitem ;</w:t>
            </w:r>
          </w:p>
          <w:p w14:paraId="7A27A04A">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"f220fa93-e0db-4651-8c6c-9f3ff480813e" ;</w:t>
            </w:r>
          </w:p>
          <w:p w14:paraId="5D3D337D">
            <w:pPr>
              <w:kinsoku w:val="0"/>
              <w:autoSpaceDE w:val="0"/>
              <w:autoSpaceDN w:val="0"/>
              <w:adjustRightInd w:val="0"/>
              <w:snapToGrid w:val="0"/>
              <w:spacing w:line="400" w:lineRule="exact"/>
              <w:jc w:val="both"/>
              <w:textAlignment w:val="baseline"/>
              <w:rPr>
                <w:sz w:val="18"/>
              </w:rPr>
            </w:pPr>
            <w:r>
              <w:rPr>
                <w:rFonts w:hint="eastAsia"/>
                <w:sz w:val="18"/>
              </w:rPr>
              <w:t xml:space="preserve">    edkg:title "mail access protocol" .</w:t>
            </w:r>
          </w:p>
          <w:p w14:paraId="0FED1EF3">
            <w:pPr>
              <w:kinsoku w:val="0"/>
              <w:autoSpaceDE w:val="0"/>
              <w:autoSpaceDN w:val="0"/>
              <w:adjustRightInd w:val="0"/>
              <w:snapToGrid w:val="0"/>
              <w:spacing w:line="400" w:lineRule="exact"/>
              <w:jc w:val="both"/>
              <w:textAlignment w:val="baseline"/>
              <w:rPr>
                <w:sz w:val="18"/>
              </w:rPr>
            </w:pPr>
          </w:p>
          <w:p w14:paraId="16C91045">
            <w:pPr>
              <w:kinsoku w:val="0"/>
              <w:autoSpaceDE w:val="0"/>
              <w:autoSpaceDN w:val="0"/>
              <w:adjustRightInd w:val="0"/>
              <w:snapToGrid w:val="0"/>
              <w:spacing w:line="400" w:lineRule="exact"/>
              <w:jc w:val="both"/>
              <w:textAlignment w:val="baseline"/>
              <w:rPr>
                <w:sz w:val="18"/>
              </w:rPr>
            </w:pPr>
            <w:r>
              <w:rPr>
                <w:rFonts w:hint="eastAsia"/>
                <w:sz w:val="18"/>
              </w:rPr>
              <w:t>lp:DNS a edkg:LPitem ;</w:t>
            </w:r>
          </w:p>
          <w:p w14:paraId="3A81DF3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"f2202b6e-6bbb-4c90-9e28-b447ab23bba3" ;</w:t>
            </w:r>
          </w:p>
          <w:p w14:paraId="235C1027">
            <w:pPr>
              <w:kinsoku w:val="0"/>
              <w:autoSpaceDE w:val="0"/>
              <w:autoSpaceDN w:val="0"/>
              <w:adjustRightInd w:val="0"/>
              <w:snapToGrid w:val="0"/>
              <w:spacing w:line="400" w:lineRule="exact"/>
              <w:jc w:val="both"/>
              <w:textAlignment w:val="baseline"/>
              <w:rPr>
                <w:sz w:val="18"/>
              </w:rPr>
            </w:pPr>
            <w:r>
              <w:rPr>
                <w:rFonts w:hint="eastAsia"/>
                <w:sz w:val="18"/>
              </w:rPr>
              <w:t xml:space="preserve">    edkg:title "DNS" ;</w:t>
            </w:r>
          </w:p>
          <w:p w14:paraId="1DE4683C">
            <w:pPr>
              <w:kinsoku w:val="0"/>
              <w:autoSpaceDE w:val="0"/>
              <w:autoSpaceDN w:val="0"/>
              <w:adjustRightInd w:val="0"/>
              <w:snapToGrid w:val="0"/>
              <w:spacing w:line="400" w:lineRule="exact"/>
              <w:jc w:val="both"/>
              <w:textAlignment w:val="baseline"/>
              <w:rPr>
                <w:sz w:val="18"/>
              </w:rPr>
            </w:pPr>
            <w:r>
              <w:rPr>
                <w:rFonts w:hint="eastAsia"/>
                <w:sz w:val="18"/>
              </w:rPr>
              <w:t xml:space="preserve">    r:belong_to lp:application_layer_protocol,</w:t>
            </w:r>
          </w:p>
          <w:p w14:paraId="5E7F84E3">
            <w:pPr>
              <w:kinsoku w:val="0"/>
              <w:autoSpaceDE w:val="0"/>
              <w:autoSpaceDN w:val="0"/>
              <w:adjustRightInd w:val="0"/>
              <w:snapToGrid w:val="0"/>
              <w:spacing w:line="400" w:lineRule="exact"/>
              <w:jc w:val="both"/>
              <w:textAlignment w:val="baseline"/>
              <w:rPr>
                <w:sz w:val="18"/>
              </w:rPr>
            </w:pPr>
            <w:r>
              <w:rPr>
                <w:rFonts w:hint="eastAsia"/>
                <w:sz w:val="18"/>
              </w:rPr>
              <w:t xml:space="preserve">        &lt;https://example.com/concept_graph/lp/client/server_model&gt; ;</w:t>
            </w:r>
          </w:p>
          <w:p w14:paraId="5D19D00E">
            <w:pPr>
              <w:kinsoku w:val="0"/>
              <w:autoSpaceDE w:val="0"/>
              <w:autoSpaceDN w:val="0"/>
              <w:adjustRightInd w:val="0"/>
              <w:snapToGrid w:val="0"/>
              <w:spacing w:line="400" w:lineRule="exact"/>
              <w:jc w:val="both"/>
              <w:textAlignment w:val="baseline"/>
              <w:rPr>
                <w:sz w:val="18"/>
              </w:rPr>
            </w:pPr>
            <w:r>
              <w:rPr>
                <w:rFonts w:hint="eastAsia"/>
                <w:sz w:val="18"/>
              </w:rPr>
              <w:t xml:space="preserve">    r:depends_on lp:DNS_resource_record,</w:t>
            </w:r>
          </w:p>
          <w:p w14:paraId="424F8FE3">
            <w:pPr>
              <w:kinsoku w:val="0"/>
              <w:autoSpaceDE w:val="0"/>
              <w:autoSpaceDN w:val="0"/>
              <w:adjustRightInd w:val="0"/>
              <w:snapToGrid w:val="0"/>
              <w:spacing w:line="400" w:lineRule="exact"/>
              <w:jc w:val="both"/>
              <w:textAlignment w:val="baseline"/>
              <w:rPr>
                <w:sz w:val="18"/>
              </w:rPr>
            </w:pPr>
            <w:r>
              <w:rPr>
                <w:rFonts w:hint="eastAsia"/>
                <w:sz w:val="18"/>
              </w:rPr>
              <w:t xml:space="preserve">        lp:DNS_server,</w:t>
            </w:r>
          </w:p>
          <w:p w14:paraId="014FD966">
            <w:pPr>
              <w:kinsoku w:val="0"/>
              <w:autoSpaceDE w:val="0"/>
              <w:autoSpaceDN w:val="0"/>
              <w:adjustRightInd w:val="0"/>
              <w:snapToGrid w:val="0"/>
              <w:spacing w:line="400" w:lineRule="exact"/>
              <w:jc w:val="both"/>
              <w:textAlignment w:val="baseline"/>
              <w:rPr>
                <w:sz w:val="18"/>
              </w:rPr>
            </w:pPr>
            <w:r>
              <w:rPr>
                <w:rFonts w:hint="eastAsia"/>
                <w:sz w:val="18"/>
              </w:rPr>
              <w:t xml:space="preserve">        lp:UDP,</w:t>
            </w:r>
          </w:p>
          <w:p w14:paraId="6F53E10A">
            <w:pPr>
              <w:kinsoku w:val="0"/>
              <w:autoSpaceDE w:val="0"/>
              <w:autoSpaceDN w:val="0"/>
              <w:adjustRightInd w:val="0"/>
              <w:snapToGrid w:val="0"/>
              <w:spacing w:line="400" w:lineRule="exact"/>
              <w:jc w:val="both"/>
              <w:textAlignment w:val="baseline"/>
              <w:rPr>
                <w:sz w:val="18"/>
              </w:rPr>
            </w:pPr>
            <w:r>
              <w:rPr>
                <w:rFonts w:hint="eastAsia"/>
                <w:sz w:val="18"/>
              </w:rPr>
              <w:t xml:space="preserve">        lp:domain_name .</w:t>
            </w:r>
          </w:p>
          <w:p w14:paraId="7FED254E">
            <w:pPr>
              <w:kinsoku w:val="0"/>
              <w:autoSpaceDE w:val="0"/>
              <w:autoSpaceDN w:val="0"/>
              <w:adjustRightInd w:val="0"/>
              <w:snapToGrid w:val="0"/>
              <w:spacing w:line="400" w:lineRule="exact"/>
              <w:jc w:val="both"/>
              <w:textAlignment w:val="baseline"/>
              <w:rPr>
                <w:sz w:val="18"/>
              </w:rPr>
            </w:pPr>
          </w:p>
          <w:p w14:paraId="47BD23A3">
            <w:pPr>
              <w:kinsoku w:val="0"/>
              <w:autoSpaceDE w:val="0"/>
              <w:autoSpaceDN w:val="0"/>
              <w:adjustRightInd w:val="0"/>
              <w:snapToGrid w:val="0"/>
              <w:spacing w:line="400" w:lineRule="exact"/>
              <w:jc w:val="both"/>
              <w:textAlignment w:val="baseline"/>
              <w:rPr>
                <w:sz w:val="18"/>
              </w:rPr>
            </w:pPr>
            <w:r>
              <w:rPr>
                <w:rFonts w:hint="eastAsia"/>
                <w:sz w:val="18"/>
              </w:rPr>
              <w:t>lp:DNS_server a edkg:LPitem ;</w:t>
            </w:r>
          </w:p>
          <w:p w14:paraId="3E0CF94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"603941d3-31d5-477d-a27f-cb72646140f8" ;</w:t>
            </w:r>
          </w:p>
          <w:p w14:paraId="12C3390A">
            <w:pPr>
              <w:kinsoku w:val="0"/>
              <w:autoSpaceDE w:val="0"/>
              <w:autoSpaceDN w:val="0"/>
              <w:adjustRightInd w:val="0"/>
              <w:snapToGrid w:val="0"/>
              <w:spacing w:line="400" w:lineRule="exact"/>
              <w:jc w:val="both"/>
              <w:textAlignment w:val="baseline"/>
              <w:rPr>
                <w:sz w:val="18"/>
              </w:rPr>
            </w:pPr>
            <w:r>
              <w:rPr>
                <w:rFonts w:hint="eastAsia"/>
                <w:sz w:val="18"/>
              </w:rPr>
              <w:t xml:space="preserve">    edkg:title "DNS server" .</w:t>
            </w:r>
          </w:p>
          <w:p w14:paraId="666FE2DD">
            <w:pPr>
              <w:kinsoku w:val="0"/>
              <w:autoSpaceDE w:val="0"/>
              <w:autoSpaceDN w:val="0"/>
              <w:adjustRightInd w:val="0"/>
              <w:snapToGrid w:val="0"/>
              <w:spacing w:line="400" w:lineRule="exact"/>
              <w:jc w:val="both"/>
              <w:textAlignment w:val="baseline"/>
              <w:rPr>
                <w:sz w:val="18"/>
              </w:rPr>
            </w:pPr>
          </w:p>
          <w:p w14:paraId="6D5F14E5">
            <w:pPr>
              <w:kinsoku w:val="0"/>
              <w:autoSpaceDE w:val="0"/>
              <w:autoSpaceDN w:val="0"/>
              <w:adjustRightInd w:val="0"/>
              <w:snapToGrid w:val="0"/>
              <w:spacing w:line="400" w:lineRule="exact"/>
              <w:jc w:val="both"/>
              <w:textAlignment w:val="baseline"/>
              <w:rPr>
                <w:sz w:val="18"/>
              </w:rPr>
            </w:pPr>
            <w:r>
              <w:rPr>
                <w:rFonts w:hint="eastAsia"/>
                <w:sz w:val="18"/>
              </w:rPr>
              <w:t>lp:TCP a edkg:LPitem ;</w:t>
            </w:r>
          </w:p>
          <w:p w14:paraId="73B1828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"f80e27b7-ece4-4769-9e48-9a2dd5657e5e" ;</w:t>
            </w:r>
          </w:p>
          <w:p w14:paraId="7BE8B606">
            <w:pPr>
              <w:kinsoku w:val="0"/>
              <w:autoSpaceDE w:val="0"/>
              <w:autoSpaceDN w:val="0"/>
              <w:adjustRightInd w:val="0"/>
              <w:snapToGrid w:val="0"/>
              <w:spacing w:line="400" w:lineRule="exact"/>
              <w:jc w:val="both"/>
              <w:textAlignment w:val="baseline"/>
              <w:rPr>
                <w:sz w:val="18"/>
              </w:rPr>
            </w:pPr>
            <w:r>
              <w:rPr>
                <w:rFonts w:hint="eastAsia"/>
                <w:sz w:val="18"/>
              </w:rPr>
              <w:t xml:space="preserve">    edkg:title "TCP" .</w:t>
            </w:r>
          </w:p>
          <w:p w14:paraId="299C0DAD">
            <w:pPr>
              <w:kinsoku w:val="0"/>
              <w:autoSpaceDE w:val="0"/>
              <w:autoSpaceDN w:val="0"/>
              <w:adjustRightInd w:val="0"/>
              <w:snapToGrid w:val="0"/>
              <w:spacing w:line="400" w:lineRule="exact"/>
              <w:jc w:val="both"/>
              <w:textAlignment w:val="baseline"/>
              <w:rPr>
                <w:sz w:val="18"/>
              </w:rPr>
            </w:pPr>
          </w:p>
          <w:p w14:paraId="62C5654F">
            <w:pPr>
              <w:kinsoku w:val="0"/>
              <w:autoSpaceDE w:val="0"/>
              <w:autoSpaceDN w:val="0"/>
              <w:adjustRightInd w:val="0"/>
              <w:snapToGrid w:val="0"/>
              <w:spacing w:line="400" w:lineRule="exact"/>
              <w:jc w:val="both"/>
              <w:textAlignment w:val="baseline"/>
              <w:rPr>
                <w:sz w:val="18"/>
              </w:rPr>
            </w:pPr>
            <w:r>
              <w:rPr>
                <w:rFonts w:hint="eastAsia"/>
                <w:sz w:val="18"/>
              </w:rPr>
              <w:t>&lt;https://example.com/concept_graph/lp/client/server_model&gt; a edkg:LPitem ;</w:t>
            </w:r>
          </w:p>
          <w:p w14:paraId="49CC822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"4bbd9999-c28e-485d-92f7-aa2788d743de" ;</w:t>
            </w:r>
          </w:p>
          <w:p w14:paraId="45A9248C">
            <w:pPr>
              <w:kinsoku w:val="0"/>
              <w:autoSpaceDE w:val="0"/>
              <w:autoSpaceDN w:val="0"/>
              <w:adjustRightInd w:val="0"/>
              <w:snapToGrid w:val="0"/>
              <w:spacing w:line="400" w:lineRule="exact"/>
              <w:jc w:val="both"/>
              <w:textAlignment w:val="baseline"/>
              <w:rPr>
                <w:sz w:val="18"/>
              </w:rPr>
            </w:pPr>
            <w:r>
              <w:rPr>
                <w:rFonts w:hint="eastAsia"/>
                <w:sz w:val="18"/>
              </w:rPr>
              <w:t xml:space="preserve">    edkg:title "client/server model" .</w:t>
            </w:r>
          </w:p>
          <w:p w14:paraId="04EBF2AB">
            <w:pPr>
              <w:kinsoku w:val="0"/>
              <w:autoSpaceDE w:val="0"/>
              <w:autoSpaceDN w:val="0"/>
              <w:adjustRightInd w:val="0"/>
              <w:snapToGrid w:val="0"/>
              <w:spacing w:line="400" w:lineRule="exact"/>
              <w:jc w:val="both"/>
              <w:textAlignment w:val="baseline"/>
              <w:rPr>
                <w:sz w:val="18"/>
              </w:rPr>
            </w:pPr>
          </w:p>
          <w:p w14:paraId="6AC93B7F">
            <w:pPr>
              <w:kinsoku w:val="0"/>
              <w:autoSpaceDE w:val="0"/>
              <w:autoSpaceDN w:val="0"/>
              <w:adjustRightInd w:val="0"/>
              <w:snapToGrid w:val="0"/>
              <w:spacing w:line="400" w:lineRule="exact"/>
              <w:jc w:val="both"/>
              <w:textAlignment w:val="baseline"/>
              <w:rPr>
                <w:sz w:val="18"/>
              </w:rPr>
            </w:pPr>
            <w:r>
              <w:rPr>
                <w:rFonts w:hint="eastAsia"/>
                <w:sz w:val="18"/>
              </w:rPr>
              <w:t>lp:application_layer_protocol a edkg:LPitem ;</w:t>
            </w:r>
          </w:p>
          <w:p w14:paraId="44FC6BE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"8def6b20-1265-49d7-beef-ab508fe5c915" ;</w:t>
            </w:r>
          </w:p>
          <w:p w14:paraId="22C34A37">
            <w:pPr>
              <w:kinsoku w:val="0"/>
              <w:autoSpaceDE w:val="0"/>
              <w:autoSpaceDN w:val="0"/>
              <w:adjustRightInd w:val="0"/>
              <w:snapToGrid w:val="0"/>
              <w:spacing w:line="400" w:lineRule="exact"/>
              <w:jc w:val="both"/>
              <w:textAlignment w:val="baseline"/>
              <w:rPr>
                <w:rFonts w:eastAsia="Yu Mincho"/>
                <w:sz w:val="18"/>
              </w:rPr>
            </w:pPr>
            <w:r>
              <w:rPr>
                <w:rFonts w:hint="eastAsia"/>
                <w:sz w:val="18"/>
              </w:rPr>
              <w:t xml:space="preserve">    edkg:title "application layer protocol" .</w:t>
            </w:r>
          </w:p>
        </w:tc>
      </w:tr>
    </w:tbl>
    <w:p w14:paraId="40FD6D0F">
      <w:pPr>
        <w:pStyle w:val="5"/>
        <w:numPr>
          <w:ilvl w:val="1"/>
          <w:numId w:val="1"/>
        </w:numPr>
      </w:pPr>
      <w:bookmarkStart w:id="265" w:name="_Toc336"/>
      <w:bookmarkStart w:id="266" w:name="_Toc29795"/>
      <w:bookmarkStart w:id="267" w:name="_Toc1623"/>
      <w:bookmarkStart w:id="268" w:name="_Toc26130"/>
      <w:r>
        <w:rPr>
          <w:rFonts w:hint="eastAsia"/>
          <w:lang w:eastAsia="zh-CN"/>
        </w:rPr>
        <w:t>Chemistry knowledge graph</w:t>
      </w:r>
      <w:bookmarkEnd w:id="265"/>
      <w:bookmarkEnd w:id="266"/>
      <w:bookmarkEnd w:id="267"/>
      <w:bookmarkEnd w:id="268"/>
    </w:p>
    <w:p w14:paraId="554DA6AC">
      <w:pPr>
        <w:pStyle w:val="4"/>
        <w:rPr>
          <w:lang w:eastAsia="zh-CN"/>
        </w:rPr>
      </w:pPr>
      <w:r>
        <w:rPr>
          <w:lang w:eastAsia="zh-CN"/>
        </w:rPr>
        <w:t>The chemistry graph example is excerpted from a subject knowledge graph system for K12 education, focusing on middle school chemistry. It covers core modules such as chemical substances and health, common synthetic materials, and resources related to these learning points. Through the integration of learning and practice with cognitive diagnosis, this graph can be used to construct a data-driven personalized and precise learning support system. It supports adaptive learning engines and knowledge topology inference algorithms, providing intelligent empowerment for subject knowledge services in various scenarios.</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7B58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1F00069A">
            <w:pPr>
              <w:kinsoku w:val="0"/>
              <w:autoSpaceDE w:val="0"/>
              <w:autoSpaceDN w:val="0"/>
              <w:adjustRightInd w:val="0"/>
              <w:snapToGrid w:val="0"/>
              <w:spacing w:line="400" w:lineRule="exact"/>
              <w:jc w:val="both"/>
              <w:textAlignment w:val="baseline"/>
              <w:rPr>
                <w:sz w:val="18"/>
              </w:rPr>
            </w:pPr>
            <w:r>
              <w:rPr>
                <w:rFonts w:hint="eastAsia"/>
                <w:sz w:val="18"/>
              </w:rPr>
              <w:t>@prefix edkg: &lt;http://edkg.org/ontology#&gt; .</w:t>
            </w:r>
          </w:p>
          <w:p w14:paraId="5F0A0DEC">
            <w:pPr>
              <w:kinsoku w:val="0"/>
              <w:autoSpaceDE w:val="0"/>
              <w:autoSpaceDN w:val="0"/>
              <w:adjustRightInd w:val="0"/>
              <w:snapToGrid w:val="0"/>
              <w:spacing w:line="400" w:lineRule="exact"/>
              <w:jc w:val="both"/>
              <w:textAlignment w:val="baseline"/>
              <w:rPr>
                <w:sz w:val="18"/>
              </w:rPr>
            </w:pPr>
            <w:r>
              <w:rPr>
                <w:rFonts w:hint="eastAsia"/>
                <w:sz w:val="18"/>
              </w:rPr>
              <w:t>@prefix xsd: &lt;http://www.w3.org/2001/XMLSchema#&gt; .</w:t>
            </w:r>
          </w:p>
          <w:p w14:paraId="1FC4F79E">
            <w:pPr>
              <w:kinsoku w:val="0"/>
              <w:autoSpaceDE w:val="0"/>
              <w:autoSpaceDN w:val="0"/>
              <w:adjustRightInd w:val="0"/>
              <w:snapToGrid w:val="0"/>
              <w:spacing w:line="400" w:lineRule="exact"/>
              <w:jc w:val="both"/>
              <w:textAlignment w:val="baseline"/>
              <w:rPr>
                <w:sz w:val="18"/>
              </w:rPr>
            </w:pPr>
            <w:r>
              <w:rPr>
                <w:rFonts w:hint="eastAsia"/>
                <w:sz w:val="18"/>
              </w:rPr>
              <w:t>@prefix lp: &lt;https://example.com/concept_graph/lp/&gt; .</w:t>
            </w:r>
          </w:p>
          <w:p w14:paraId="625C3CEA">
            <w:pPr>
              <w:kinsoku w:val="0"/>
              <w:autoSpaceDE w:val="0"/>
              <w:autoSpaceDN w:val="0"/>
              <w:adjustRightInd w:val="0"/>
              <w:snapToGrid w:val="0"/>
              <w:spacing w:line="400" w:lineRule="exact"/>
              <w:jc w:val="both"/>
              <w:textAlignment w:val="baseline"/>
              <w:rPr>
                <w:sz w:val="18"/>
              </w:rPr>
            </w:pPr>
            <w:r>
              <w:rPr>
                <w:rFonts w:hint="eastAsia"/>
                <w:sz w:val="18"/>
              </w:rPr>
              <w:t>@prefix ex:  &lt;http://example.org/instance#&gt; .</w:t>
            </w:r>
          </w:p>
          <w:p w14:paraId="0799D905">
            <w:pPr>
              <w:kinsoku w:val="0"/>
              <w:autoSpaceDE w:val="0"/>
              <w:autoSpaceDN w:val="0"/>
              <w:adjustRightInd w:val="0"/>
              <w:snapToGrid w:val="0"/>
              <w:spacing w:line="400" w:lineRule="exact"/>
              <w:jc w:val="both"/>
              <w:textAlignment w:val="baseline"/>
              <w:rPr>
                <w:sz w:val="18"/>
              </w:rPr>
            </w:pPr>
            <w:r>
              <w:rPr>
                <w:rFonts w:hint="eastAsia"/>
                <w:sz w:val="18"/>
              </w:rPr>
              <w:t>@prefix rdf: &lt;http://www.w3.org/1999/02/22-rdf-syntax-ns#&gt; .</w:t>
            </w:r>
          </w:p>
          <w:p w14:paraId="34273988">
            <w:pPr>
              <w:kinsoku w:val="0"/>
              <w:autoSpaceDE w:val="0"/>
              <w:autoSpaceDN w:val="0"/>
              <w:adjustRightInd w:val="0"/>
              <w:snapToGrid w:val="0"/>
              <w:spacing w:line="400" w:lineRule="exact"/>
              <w:jc w:val="both"/>
              <w:textAlignment w:val="baseline"/>
              <w:rPr>
                <w:sz w:val="18"/>
              </w:rPr>
            </w:pPr>
          </w:p>
          <w:p w14:paraId="5FD6F065">
            <w:pPr>
              <w:kinsoku w:val="0"/>
              <w:autoSpaceDE w:val="0"/>
              <w:autoSpaceDN w:val="0"/>
              <w:adjustRightInd w:val="0"/>
              <w:snapToGrid w:val="0"/>
              <w:spacing w:line="400" w:lineRule="exact"/>
              <w:jc w:val="both"/>
              <w:textAlignment w:val="baseline"/>
              <w:rPr>
                <w:sz w:val="18"/>
              </w:rPr>
            </w:pPr>
            <w:r>
              <w:rPr>
                <w:rFonts w:hint="eastAsia"/>
                <w:sz w:val="18"/>
              </w:rPr>
              <w:t>########################################</w:t>
            </w:r>
          </w:p>
          <w:p w14:paraId="53D1324D">
            <w:pPr>
              <w:kinsoku w:val="0"/>
              <w:autoSpaceDE w:val="0"/>
              <w:autoSpaceDN w:val="0"/>
              <w:adjustRightInd w:val="0"/>
              <w:snapToGrid w:val="0"/>
              <w:spacing w:line="400" w:lineRule="exact"/>
              <w:jc w:val="both"/>
              <w:textAlignment w:val="baseline"/>
              <w:rPr>
                <w:sz w:val="18"/>
              </w:rPr>
            </w:pPr>
            <w:r>
              <w:rPr>
                <w:rFonts w:hint="eastAsia"/>
                <w:sz w:val="18"/>
              </w:rPr>
              <w:t># Learning Point Collection</w:t>
            </w:r>
          </w:p>
          <w:p w14:paraId="1B83851F">
            <w:pPr>
              <w:kinsoku w:val="0"/>
              <w:autoSpaceDE w:val="0"/>
              <w:autoSpaceDN w:val="0"/>
              <w:adjustRightInd w:val="0"/>
              <w:snapToGrid w:val="0"/>
              <w:spacing w:line="400" w:lineRule="exact"/>
              <w:jc w:val="both"/>
              <w:textAlignment w:val="baseline"/>
              <w:rPr>
                <w:sz w:val="18"/>
              </w:rPr>
            </w:pPr>
            <w:r>
              <w:rPr>
                <w:rFonts w:hint="eastAsia"/>
                <w:sz w:val="18"/>
              </w:rPr>
              <w:t>########################################</w:t>
            </w:r>
          </w:p>
          <w:p w14:paraId="1F96C53D">
            <w:pPr>
              <w:kinsoku w:val="0"/>
              <w:autoSpaceDE w:val="0"/>
              <w:autoSpaceDN w:val="0"/>
              <w:adjustRightInd w:val="0"/>
              <w:snapToGrid w:val="0"/>
              <w:spacing w:line="400" w:lineRule="exact"/>
              <w:jc w:val="both"/>
              <w:textAlignment w:val="baseline"/>
              <w:rPr>
                <w:sz w:val="18"/>
              </w:rPr>
            </w:pPr>
            <w:r>
              <w:rPr>
                <w:rFonts w:hint="eastAsia"/>
                <w:sz w:val="18"/>
              </w:rPr>
              <w:t>ex:Middle_Chemistry_Collection</w:t>
            </w:r>
          </w:p>
          <w:p w14:paraId="761979DE">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a edkg:LearningPointCollection ;</w:t>
            </w:r>
          </w:p>
          <w:p w14:paraId="4A652924">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edkg:identifier "c273d5b1-5a36-4ece-9a99-62a9aab7e632" ;</w:t>
            </w:r>
          </w:p>
          <w:p w14:paraId="25E82EB5">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edkg:title Middle_Chemistry ;</w:t>
            </w:r>
          </w:p>
          <w:p w14:paraId="5754AD6B">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edkg:humanAssignedId Middle_Chemistry_Collection ;</w:t>
            </w:r>
          </w:p>
          <w:p w14:paraId="668DCFA4">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edkg:collectionUri http://example.org/Middle_Chemistry/collection ;</w:t>
            </w:r>
          </w:p>
          <w:p w14:paraId="6963A463">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edkg:version "1.0.0" ;</w:t>
            </w:r>
          </w:p>
          <w:p w14:paraId="2EA653B1">
            <w:pPr>
              <w:kinsoku w:val="0"/>
              <w:autoSpaceDE w:val="0"/>
              <w:autoSpaceDN w:val="0"/>
              <w:adjustRightInd w:val="0"/>
              <w:snapToGrid w:val="0"/>
              <w:spacing w:line="400" w:lineRule="exact"/>
              <w:jc w:val="both"/>
              <w:textAlignment w:val="baseline"/>
              <w:rPr>
                <w:sz w:val="18"/>
              </w:rPr>
            </w:pPr>
            <w:r>
              <w:rPr>
                <w:rFonts w:hint="eastAsia"/>
                <w:sz w:val="18"/>
              </w:rPr>
              <w:tab/>
            </w:r>
            <w:r>
              <w:rPr>
                <w:rFonts w:hint="eastAsia"/>
                <w:sz w:val="18"/>
              </w:rPr>
              <w:t>edkg:contains lp:1295 .</w:t>
            </w:r>
          </w:p>
          <w:p w14:paraId="3DE56C17">
            <w:pPr>
              <w:kinsoku w:val="0"/>
              <w:autoSpaceDE w:val="0"/>
              <w:autoSpaceDN w:val="0"/>
              <w:adjustRightInd w:val="0"/>
              <w:snapToGrid w:val="0"/>
              <w:spacing w:line="400" w:lineRule="exact"/>
              <w:jc w:val="both"/>
              <w:textAlignment w:val="baseline"/>
              <w:rPr>
                <w:sz w:val="18"/>
              </w:rPr>
            </w:pPr>
          </w:p>
          <w:p w14:paraId="25709070">
            <w:pPr>
              <w:kinsoku w:val="0"/>
              <w:autoSpaceDE w:val="0"/>
              <w:autoSpaceDN w:val="0"/>
              <w:adjustRightInd w:val="0"/>
              <w:snapToGrid w:val="0"/>
              <w:spacing w:line="400" w:lineRule="exact"/>
              <w:jc w:val="both"/>
              <w:textAlignment w:val="baseline"/>
              <w:rPr>
                <w:sz w:val="18"/>
              </w:rPr>
            </w:pPr>
            <w:r>
              <w:rPr>
                <w:rFonts w:hint="eastAsia"/>
                <w:sz w:val="18"/>
              </w:rPr>
              <w:t>########################################</w:t>
            </w:r>
          </w:p>
          <w:p w14:paraId="6A61E99C">
            <w:pPr>
              <w:kinsoku w:val="0"/>
              <w:autoSpaceDE w:val="0"/>
              <w:autoSpaceDN w:val="0"/>
              <w:adjustRightInd w:val="0"/>
              <w:snapToGrid w:val="0"/>
              <w:spacing w:line="400" w:lineRule="exact"/>
              <w:jc w:val="both"/>
              <w:textAlignment w:val="baseline"/>
              <w:rPr>
                <w:sz w:val="18"/>
              </w:rPr>
            </w:pPr>
            <w:r>
              <w:rPr>
                <w:rFonts w:hint="eastAsia"/>
                <w:sz w:val="18"/>
              </w:rPr>
              <w:t># Learning Points</w:t>
            </w:r>
          </w:p>
          <w:p w14:paraId="494BE61B">
            <w:pPr>
              <w:kinsoku w:val="0"/>
              <w:autoSpaceDE w:val="0"/>
              <w:autoSpaceDN w:val="0"/>
              <w:adjustRightInd w:val="0"/>
              <w:snapToGrid w:val="0"/>
              <w:spacing w:line="400" w:lineRule="exact"/>
              <w:jc w:val="both"/>
              <w:textAlignment w:val="baseline"/>
              <w:rPr>
                <w:sz w:val="18"/>
              </w:rPr>
            </w:pPr>
            <w:r>
              <w:rPr>
                <w:rFonts w:hint="eastAsia"/>
                <w:sz w:val="18"/>
              </w:rPr>
              <w:t>########################################</w:t>
            </w:r>
          </w:p>
          <w:p w14:paraId="7FC76AE1">
            <w:pPr>
              <w:kinsoku w:val="0"/>
              <w:autoSpaceDE w:val="0"/>
              <w:autoSpaceDN w:val="0"/>
              <w:adjustRightInd w:val="0"/>
              <w:snapToGrid w:val="0"/>
              <w:spacing w:line="400" w:lineRule="exact"/>
              <w:jc w:val="both"/>
              <w:textAlignment w:val="baseline"/>
              <w:rPr>
                <w:sz w:val="18"/>
              </w:rPr>
            </w:pPr>
            <w:r>
              <w:rPr>
                <w:rFonts w:hint="eastAsia"/>
                <w:sz w:val="18"/>
              </w:rPr>
              <w:t>lp:1295</w:t>
            </w:r>
          </w:p>
          <w:p w14:paraId="205C281C">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0A7B8315">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"300813c3-9618-4191-8036-149a6b8e1d94" ;</w:t>
            </w:r>
          </w:p>
          <w:p w14:paraId="3F6065FD">
            <w:pPr>
              <w:kinsoku w:val="0"/>
              <w:autoSpaceDE w:val="0"/>
              <w:autoSpaceDN w:val="0"/>
              <w:adjustRightInd w:val="0"/>
              <w:snapToGrid w:val="0"/>
              <w:spacing w:line="400" w:lineRule="exact"/>
              <w:jc w:val="both"/>
              <w:textAlignment w:val="baseline"/>
              <w:rPr>
                <w:sz w:val="18"/>
              </w:rPr>
            </w:pPr>
            <w:r>
              <w:rPr>
                <w:rFonts w:hint="eastAsia"/>
                <w:sz w:val="18"/>
              </w:rPr>
              <w:t xml:space="preserve">    edkg:title "Chemistry and Social Development" ;</w:t>
            </w:r>
          </w:p>
          <w:p w14:paraId="70357EF0">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F53A9D5">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57A738E7">
            <w:pPr>
              <w:kinsoku w:val="0"/>
              <w:autoSpaceDE w:val="0"/>
              <w:autoSpaceDN w:val="0"/>
              <w:adjustRightInd w:val="0"/>
              <w:snapToGrid w:val="0"/>
              <w:spacing w:line="400" w:lineRule="exact"/>
              <w:jc w:val="both"/>
              <w:textAlignment w:val="baseline"/>
              <w:rPr>
                <w:sz w:val="18"/>
              </w:rPr>
            </w:pPr>
            <w:r>
              <w:rPr>
                <w:rFonts w:hint="eastAsia"/>
                <w:sz w:val="18"/>
              </w:rPr>
              <w:t xml:space="preserve">    edkg:hasChild lp:1321, lp:1333 ;</w:t>
            </w:r>
          </w:p>
          <w:p w14:paraId="453EDEAB">
            <w:pPr>
              <w:kinsoku w:val="0"/>
              <w:autoSpaceDE w:val="0"/>
              <w:autoSpaceDN w:val="0"/>
              <w:adjustRightInd w:val="0"/>
              <w:snapToGrid w:val="0"/>
              <w:spacing w:line="400" w:lineRule="exact"/>
              <w:jc w:val="both"/>
              <w:textAlignment w:val="baseline"/>
              <w:rPr>
                <w:sz w:val="18"/>
              </w:rPr>
            </w:pPr>
            <w:r>
              <w:rPr>
                <w:rFonts w:hint="eastAsia"/>
                <w:sz w:val="18"/>
              </w:rPr>
              <w:t xml:space="preserve">    edkg:treeLevel 1 ;</w:t>
            </w:r>
          </w:p>
          <w:p w14:paraId="17F11D6A">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 ;</w:t>
            </w:r>
          </w:p>
          <w:p w14:paraId="18023670">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"1295" .</w:t>
            </w:r>
          </w:p>
          <w:p w14:paraId="27EF32BE">
            <w:pPr>
              <w:kinsoku w:val="0"/>
              <w:autoSpaceDE w:val="0"/>
              <w:autoSpaceDN w:val="0"/>
              <w:adjustRightInd w:val="0"/>
              <w:snapToGrid w:val="0"/>
              <w:spacing w:line="400" w:lineRule="exact"/>
              <w:jc w:val="both"/>
              <w:textAlignment w:val="baseline"/>
              <w:rPr>
                <w:sz w:val="18"/>
              </w:rPr>
            </w:pPr>
          </w:p>
          <w:p w14:paraId="1E7A6483">
            <w:pPr>
              <w:kinsoku w:val="0"/>
              <w:autoSpaceDE w:val="0"/>
              <w:autoSpaceDN w:val="0"/>
              <w:adjustRightInd w:val="0"/>
              <w:snapToGrid w:val="0"/>
              <w:spacing w:line="400" w:lineRule="exact"/>
              <w:jc w:val="both"/>
              <w:textAlignment w:val="baseline"/>
              <w:rPr>
                <w:sz w:val="18"/>
              </w:rPr>
            </w:pPr>
            <w:r>
              <w:rPr>
                <w:rFonts w:hint="eastAsia"/>
                <w:sz w:val="18"/>
              </w:rPr>
              <w:t>lp:1333</w:t>
            </w:r>
          </w:p>
          <w:p w14:paraId="586EC5FD">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2CAE50E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"00fabe1a-874f-47de-8f42-3d392a2c9831" ;</w:t>
            </w:r>
          </w:p>
          <w:p w14:paraId="36638205">
            <w:pPr>
              <w:kinsoku w:val="0"/>
              <w:autoSpaceDE w:val="0"/>
              <w:autoSpaceDN w:val="0"/>
              <w:adjustRightInd w:val="0"/>
              <w:snapToGrid w:val="0"/>
              <w:spacing w:line="400" w:lineRule="exact"/>
              <w:jc w:val="both"/>
              <w:textAlignment w:val="baseline"/>
              <w:rPr>
                <w:sz w:val="18"/>
              </w:rPr>
            </w:pPr>
            <w:r>
              <w:rPr>
                <w:rFonts w:hint="eastAsia"/>
                <w:sz w:val="18"/>
              </w:rPr>
              <w:t xml:space="preserve">    edkg:title "Chemicals and Health" ;</w:t>
            </w:r>
          </w:p>
          <w:p w14:paraId="227FBF34">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19D6E903">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64B5D7A1">
            <w:pPr>
              <w:kinsoku w:val="0"/>
              <w:autoSpaceDE w:val="0"/>
              <w:autoSpaceDN w:val="0"/>
              <w:adjustRightInd w:val="0"/>
              <w:snapToGrid w:val="0"/>
              <w:spacing w:line="400" w:lineRule="exact"/>
              <w:jc w:val="both"/>
              <w:textAlignment w:val="baseline"/>
              <w:rPr>
                <w:sz w:val="18"/>
              </w:rPr>
            </w:pPr>
            <w:r>
              <w:rPr>
                <w:rFonts w:hint="eastAsia"/>
                <w:sz w:val="18"/>
              </w:rPr>
              <w:t xml:space="preserve">    edkg:hasChild lp:1334, lp:1335 ;</w:t>
            </w:r>
          </w:p>
          <w:p w14:paraId="2F1E1687">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3053071F">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lp:1295 ;</w:t>
            </w:r>
          </w:p>
          <w:p w14:paraId="7C44EE13">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 ;</w:t>
            </w:r>
          </w:p>
          <w:p w14:paraId="7B6E497B">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"1333" .</w:t>
            </w:r>
          </w:p>
          <w:p w14:paraId="5105FA2E">
            <w:pPr>
              <w:kinsoku w:val="0"/>
              <w:autoSpaceDE w:val="0"/>
              <w:autoSpaceDN w:val="0"/>
              <w:adjustRightInd w:val="0"/>
              <w:snapToGrid w:val="0"/>
              <w:spacing w:line="400" w:lineRule="exact"/>
              <w:jc w:val="both"/>
              <w:textAlignment w:val="baseline"/>
              <w:rPr>
                <w:sz w:val="18"/>
              </w:rPr>
            </w:pPr>
          </w:p>
          <w:p w14:paraId="6D5B9259">
            <w:pPr>
              <w:kinsoku w:val="0"/>
              <w:autoSpaceDE w:val="0"/>
              <w:autoSpaceDN w:val="0"/>
              <w:adjustRightInd w:val="0"/>
              <w:snapToGrid w:val="0"/>
              <w:spacing w:line="400" w:lineRule="exact"/>
              <w:jc w:val="both"/>
              <w:textAlignment w:val="baseline"/>
              <w:rPr>
                <w:sz w:val="18"/>
              </w:rPr>
            </w:pPr>
            <w:r>
              <w:rPr>
                <w:rFonts w:hint="eastAsia"/>
                <w:sz w:val="18"/>
              </w:rPr>
              <w:t>lp:1321</w:t>
            </w:r>
          </w:p>
          <w:p w14:paraId="6D0A3FCA">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3D3E121B">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"fa1dfdfe-63be-40b6-87ad-522ba589319a" ;</w:t>
            </w:r>
          </w:p>
          <w:p w14:paraId="11497B0A">
            <w:pPr>
              <w:kinsoku w:val="0"/>
              <w:autoSpaceDE w:val="0"/>
              <w:autoSpaceDN w:val="0"/>
              <w:adjustRightInd w:val="0"/>
              <w:snapToGrid w:val="0"/>
              <w:spacing w:line="400" w:lineRule="exact"/>
              <w:jc w:val="both"/>
              <w:textAlignment w:val="baseline"/>
              <w:rPr>
                <w:sz w:val="18"/>
              </w:rPr>
            </w:pPr>
            <w:r>
              <w:rPr>
                <w:rFonts w:hint="eastAsia"/>
                <w:sz w:val="18"/>
              </w:rPr>
              <w:t xml:space="preserve">    edkg:title "Common Chemical Synthetic Materials" ;</w:t>
            </w:r>
          </w:p>
          <w:p w14:paraId="4B01F152">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2493A398">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4EF7B8AA">
            <w:pPr>
              <w:kinsoku w:val="0"/>
              <w:autoSpaceDE w:val="0"/>
              <w:autoSpaceDN w:val="0"/>
              <w:adjustRightInd w:val="0"/>
              <w:snapToGrid w:val="0"/>
              <w:spacing w:line="400" w:lineRule="exact"/>
              <w:jc w:val="both"/>
              <w:textAlignment w:val="baseline"/>
              <w:rPr>
                <w:sz w:val="18"/>
              </w:rPr>
            </w:pPr>
            <w:r>
              <w:rPr>
                <w:rFonts w:hint="eastAsia"/>
                <w:sz w:val="18"/>
              </w:rPr>
              <w:t xml:space="preserve">    edkg:hasChild lp:1331, lp:1327 ;</w:t>
            </w:r>
          </w:p>
          <w:p w14:paraId="10741F50">
            <w:pPr>
              <w:kinsoku w:val="0"/>
              <w:autoSpaceDE w:val="0"/>
              <w:autoSpaceDN w:val="0"/>
              <w:adjustRightInd w:val="0"/>
              <w:snapToGrid w:val="0"/>
              <w:spacing w:line="400" w:lineRule="exact"/>
              <w:jc w:val="both"/>
              <w:textAlignment w:val="baseline"/>
              <w:rPr>
                <w:sz w:val="18"/>
              </w:rPr>
            </w:pPr>
            <w:r>
              <w:rPr>
                <w:rFonts w:hint="eastAsia"/>
                <w:sz w:val="18"/>
              </w:rPr>
              <w:t xml:space="preserve">    edkg:treeLevel 2 ;</w:t>
            </w:r>
          </w:p>
          <w:p w14:paraId="51E1F376">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lp:1295 ;</w:t>
            </w:r>
          </w:p>
          <w:p w14:paraId="6445E6E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 ;</w:t>
            </w:r>
          </w:p>
          <w:p w14:paraId="68B93C55">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"1321" .</w:t>
            </w:r>
          </w:p>
          <w:p w14:paraId="254C7D18">
            <w:pPr>
              <w:kinsoku w:val="0"/>
              <w:autoSpaceDE w:val="0"/>
              <w:autoSpaceDN w:val="0"/>
              <w:adjustRightInd w:val="0"/>
              <w:snapToGrid w:val="0"/>
              <w:spacing w:line="400" w:lineRule="exact"/>
              <w:jc w:val="both"/>
              <w:textAlignment w:val="baseline"/>
              <w:rPr>
                <w:sz w:val="18"/>
              </w:rPr>
            </w:pPr>
          </w:p>
          <w:p w14:paraId="0267D0FF">
            <w:pPr>
              <w:kinsoku w:val="0"/>
              <w:autoSpaceDE w:val="0"/>
              <w:autoSpaceDN w:val="0"/>
              <w:adjustRightInd w:val="0"/>
              <w:snapToGrid w:val="0"/>
              <w:spacing w:line="400" w:lineRule="exact"/>
              <w:jc w:val="both"/>
              <w:textAlignment w:val="baseline"/>
              <w:rPr>
                <w:sz w:val="18"/>
              </w:rPr>
            </w:pPr>
            <w:r>
              <w:rPr>
                <w:rFonts w:hint="eastAsia"/>
                <w:sz w:val="18"/>
              </w:rPr>
              <w:t>lp:1334</w:t>
            </w:r>
          </w:p>
          <w:p w14:paraId="63C980DB">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4461309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"039ca02b-4926-4618-9c40-44f039d99c66" ;</w:t>
            </w:r>
          </w:p>
          <w:p w14:paraId="5F9127CE">
            <w:pPr>
              <w:kinsoku w:val="0"/>
              <w:autoSpaceDE w:val="0"/>
              <w:autoSpaceDN w:val="0"/>
              <w:adjustRightInd w:val="0"/>
              <w:snapToGrid w:val="0"/>
              <w:spacing w:line="400" w:lineRule="exact"/>
              <w:jc w:val="both"/>
              <w:textAlignment w:val="baseline"/>
              <w:rPr>
                <w:sz w:val="18"/>
              </w:rPr>
            </w:pPr>
            <w:r>
              <w:rPr>
                <w:rFonts w:hint="eastAsia"/>
                <w:sz w:val="18"/>
              </w:rPr>
              <w:t xml:space="preserve">    edkg:title "The Elemental Composition of the Human Body and the Important Role of Elements in Human Health" ;</w:t>
            </w:r>
          </w:p>
          <w:p w14:paraId="5EB0F0B6">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50F5F04">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79BD01AE">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62F65942">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lp:1333 ;</w:t>
            </w:r>
          </w:p>
          <w:p w14:paraId="1FCB2C4B">
            <w:pPr>
              <w:kinsoku w:val="0"/>
              <w:autoSpaceDE w:val="0"/>
              <w:autoSpaceDN w:val="0"/>
              <w:adjustRightInd w:val="0"/>
              <w:snapToGrid w:val="0"/>
              <w:spacing w:line="400" w:lineRule="exact"/>
              <w:jc w:val="both"/>
              <w:textAlignment w:val="baseline"/>
              <w:rPr>
                <w:sz w:val="18"/>
              </w:rPr>
            </w:pPr>
            <w:r>
              <w:rPr>
                <w:rFonts w:hint="eastAsia"/>
                <w:sz w:val="18"/>
              </w:rPr>
              <w:t xml:space="preserve">    edkg:hasResource ex:10503, ex:10504 ;</w:t>
            </w:r>
          </w:p>
          <w:p w14:paraId="506F01A0">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"1.1.1" ;</w:t>
            </w:r>
          </w:p>
          <w:p w14:paraId="4D9E42CC">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"1334" .</w:t>
            </w:r>
          </w:p>
          <w:p w14:paraId="4B75669F">
            <w:pPr>
              <w:kinsoku w:val="0"/>
              <w:autoSpaceDE w:val="0"/>
              <w:autoSpaceDN w:val="0"/>
              <w:adjustRightInd w:val="0"/>
              <w:snapToGrid w:val="0"/>
              <w:spacing w:line="400" w:lineRule="exact"/>
              <w:jc w:val="both"/>
              <w:textAlignment w:val="baseline"/>
              <w:rPr>
                <w:sz w:val="18"/>
              </w:rPr>
            </w:pPr>
          </w:p>
          <w:p w14:paraId="71EECBC8">
            <w:pPr>
              <w:kinsoku w:val="0"/>
              <w:autoSpaceDE w:val="0"/>
              <w:autoSpaceDN w:val="0"/>
              <w:adjustRightInd w:val="0"/>
              <w:snapToGrid w:val="0"/>
              <w:spacing w:line="400" w:lineRule="exact"/>
              <w:jc w:val="both"/>
              <w:textAlignment w:val="baseline"/>
              <w:rPr>
                <w:sz w:val="18"/>
              </w:rPr>
            </w:pPr>
            <w:r>
              <w:rPr>
                <w:rFonts w:hint="eastAsia"/>
                <w:sz w:val="18"/>
              </w:rPr>
              <w:t>lp:1335</w:t>
            </w:r>
          </w:p>
          <w:p w14:paraId="710CB8AE">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1015E353">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"83c4ca76-084f-444b-957a-19baf3564846" ;</w:t>
            </w:r>
          </w:p>
          <w:p w14:paraId="32BEA139">
            <w:pPr>
              <w:kinsoku w:val="0"/>
              <w:autoSpaceDE w:val="0"/>
              <w:autoSpaceDN w:val="0"/>
              <w:adjustRightInd w:val="0"/>
              <w:snapToGrid w:val="0"/>
              <w:spacing w:line="400" w:lineRule="exact"/>
              <w:jc w:val="both"/>
              <w:textAlignment w:val="baseline"/>
              <w:rPr>
                <w:sz w:val="18"/>
              </w:rPr>
            </w:pPr>
            <w:r>
              <w:rPr>
                <w:rFonts w:hint="eastAsia"/>
                <w:sz w:val="18"/>
              </w:rPr>
              <w:t xml:space="preserve">    edkg:title "Life Activities and Six Major Nutrients" ;</w:t>
            </w:r>
          </w:p>
          <w:p w14:paraId="563BD8C7">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50F838A9">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5DA29A96">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42115B9C">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lp:1333 ;</w:t>
            </w:r>
          </w:p>
          <w:p w14:paraId="2EF457D3">
            <w:pPr>
              <w:kinsoku w:val="0"/>
              <w:autoSpaceDE w:val="0"/>
              <w:autoSpaceDN w:val="0"/>
              <w:adjustRightInd w:val="0"/>
              <w:snapToGrid w:val="0"/>
              <w:spacing w:line="400" w:lineRule="exact"/>
              <w:jc w:val="both"/>
              <w:textAlignment w:val="baseline"/>
              <w:rPr>
                <w:sz w:val="18"/>
              </w:rPr>
            </w:pPr>
            <w:r>
              <w:rPr>
                <w:rFonts w:hint="eastAsia"/>
                <w:sz w:val="18"/>
              </w:rPr>
              <w:t xml:space="preserve">    edkg:hasResource ex:10491, ex:10495, ex:10496, ex:10497 ;</w:t>
            </w:r>
          </w:p>
          <w:p w14:paraId="6ED9FF8F">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"1.1.2" ;</w:t>
            </w:r>
          </w:p>
          <w:p w14:paraId="3C2DFCD9">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"1335" .</w:t>
            </w:r>
          </w:p>
          <w:p w14:paraId="4B49D9E3">
            <w:pPr>
              <w:kinsoku w:val="0"/>
              <w:autoSpaceDE w:val="0"/>
              <w:autoSpaceDN w:val="0"/>
              <w:adjustRightInd w:val="0"/>
              <w:snapToGrid w:val="0"/>
              <w:spacing w:line="400" w:lineRule="exact"/>
              <w:jc w:val="both"/>
              <w:textAlignment w:val="baseline"/>
              <w:rPr>
                <w:sz w:val="18"/>
              </w:rPr>
            </w:pPr>
          </w:p>
          <w:p w14:paraId="6B38B71F">
            <w:pPr>
              <w:kinsoku w:val="0"/>
              <w:autoSpaceDE w:val="0"/>
              <w:autoSpaceDN w:val="0"/>
              <w:adjustRightInd w:val="0"/>
              <w:snapToGrid w:val="0"/>
              <w:spacing w:line="400" w:lineRule="exact"/>
              <w:jc w:val="both"/>
              <w:textAlignment w:val="baseline"/>
              <w:rPr>
                <w:sz w:val="18"/>
              </w:rPr>
            </w:pPr>
            <w:r>
              <w:rPr>
                <w:rFonts w:hint="eastAsia"/>
                <w:sz w:val="18"/>
              </w:rPr>
              <w:t>lp:1327</w:t>
            </w:r>
          </w:p>
          <w:p w14:paraId="79D62269">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26F3039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"15c17cb4-a184-48a2-a711-b172d8b1cd0b" ;</w:t>
            </w:r>
          </w:p>
          <w:p w14:paraId="53DE8669">
            <w:pPr>
              <w:kinsoku w:val="0"/>
              <w:autoSpaceDE w:val="0"/>
              <w:autoSpaceDN w:val="0"/>
              <w:adjustRightInd w:val="0"/>
              <w:snapToGrid w:val="0"/>
              <w:spacing w:line="400" w:lineRule="exact"/>
              <w:jc w:val="both"/>
              <w:textAlignment w:val="baseline"/>
              <w:rPr>
                <w:sz w:val="18"/>
              </w:rPr>
            </w:pPr>
            <w:r>
              <w:rPr>
                <w:rFonts w:hint="eastAsia"/>
                <w:sz w:val="18"/>
              </w:rPr>
              <w:t xml:space="preserve">    edkg:title "White Pollution and Prevention/Control" ;</w:t>
            </w:r>
          </w:p>
          <w:p w14:paraId="1AD744F6">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F7D4A89">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14A15A51">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0D128229">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lp:1321 ;</w:t>
            </w:r>
          </w:p>
          <w:p w14:paraId="1A18233B">
            <w:pPr>
              <w:kinsoku w:val="0"/>
              <w:autoSpaceDE w:val="0"/>
              <w:autoSpaceDN w:val="0"/>
              <w:adjustRightInd w:val="0"/>
              <w:snapToGrid w:val="0"/>
              <w:spacing w:line="400" w:lineRule="exact"/>
              <w:jc w:val="both"/>
              <w:textAlignment w:val="baseline"/>
              <w:rPr>
                <w:sz w:val="18"/>
              </w:rPr>
            </w:pPr>
            <w:r>
              <w:rPr>
                <w:rFonts w:hint="eastAsia"/>
                <w:sz w:val="18"/>
              </w:rPr>
              <w:t xml:space="preserve">    edkg:hasResource ex:10513, ex:10514 ;</w:t>
            </w:r>
          </w:p>
          <w:p w14:paraId="2B0C5B16">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"1.2.1" ;</w:t>
            </w:r>
          </w:p>
          <w:p w14:paraId="140F2DDE">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"1327" .</w:t>
            </w:r>
          </w:p>
          <w:p w14:paraId="255F4D14">
            <w:pPr>
              <w:kinsoku w:val="0"/>
              <w:autoSpaceDE w:val="0"/>
              <w:autoSpaceDN w:val="0"/>
              <w:adjustRightInd w:val="0"/>
              <w:snapToGrid w:val="0"/>
              <w:spacing w:line="400" w:lineRule="exact"/>
              <w:jc w:val="both"/>
              <w:textAlignment w:val="baseline"/>
              <w:rPr>
                <w:sz w:val="18"/>
              </w:rPr>
            </w:pPr>
          </w:p>
          <w:p w14:paraId="541CD148">
            <w:pPr>
              <w:kinsoku w:val="0"/>
              <w:autoSpaceDE w:val="0"/>
              <w:autoSpaceDN w:val="0"/>
              <w:adjustRightInd w:val="0"/>
              <w:snapToGrid w:val="0"/>
              <w:spacing w:line="400" w:lineRule="exact"/>
              <w:jc w:val="both"/>
              <w:textAlignment w:val="baseline"/>
              <w:rPr>
                <w:sz w:val="18"/>
              </w:rPr>
            </w:pPr>
            <w:r>
              <w:rPr>
                <w:rFonts w:hint="eastAsia"/>
                <w:sz w:val="18"/>
              </w:rPr>
              <w:t>lp:1331</w:t>
            </w:r>
          </w:p>
          <w:p w14:paraId="709588E6">
            <w:pPr>
              <w:kinsoku w:val="0"/>
              <w:autoSpaceDE w:val="0"/>
              <w:autoSpaceDN w:val="0"/>
              <w:adjustRightInd w:val="0"/>
              <w:snapToGrid w:val="0"/>
              <w:spacing w:line="400" w:lineRule="exact"/>
              <w:jc w:val="both"/>
              <w:textAlignment w:val="baseline"/>
              <w:rPr>
                <w:sz w:val="18"/>
              </w:rPr>
            </w:pPr>
            <w:r>
              <w:rPr>
                <w:rFonts w:hint="eastAsia"/>
                <w:sz w:val="18"/>
              </w:rPr>
              <w:t xml:space="preserve">    a edkg:LPitem ;</w:t>
            </w:r>
          </w:p>
          <w:p w14:paraId="33B1E647">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"a6b17504-7a75-45e9-8ef6-c6c6246551cf" ;</w:t>
            </w:r>
          </w:p>
          <w:p w14:paraId="4ADBFC0C">
            <w:pPr>
              <w:kinsoku w:val="0"/>
              <w:autoSpaceDE w:val="0"/>
              <w:autoSpaceDN w:val="0"/>
              <w:adjustRightInd w:val="0"/>
              <w:snapToGrid w:val="0"/>
              <w:spacing w:line="400" w:lineRule="exact"/>
              <w:jc w:val="both"/>
              <w:textAlignment w:val="baseline"/>
              <w:rPr>
                <w:sz w:val="18"/>
              </w:rPr>
            </w:pPr>
            <w:r>
              <w:rPr>
                <w:rFonts w:hint="eastAsia"/>
                <w:sz w:val="18"/>
              </w:rPr>
              <w:t xml:space="preserve">    edkg:title "Composite Materials and Nanomaterials" ;</w:t>
            </w:r>
          </w:p>
          <w:p w14:paraId="7461326C">
            <w:pPr>
              <w:kinsoku w:val="0"/>
              <w:autoSpaceDE w:val="0"/>
              <w:autoSpaceDN w:val="0"/>
              <w:adjustRightInd w:val="0"/>
              <w:snapToGrid w:val="0"/>
              <w:spacing w:line="400" w:lineRule="exact"/>
              <w:jc w:val="both"/>
              <w:textAlignment w:val="baseline"/>
              <w:rPr>
                <w:sz w:val="18"/>
              </w:rPr>
            </w:pPr>
            <w:r>
              <w:rPr>
                <w:rFonts w:hint="eastAsia"/>
                <w:sz w:val="18"/>
              </w:rPr>
              <w:t xml:space="preserve">    edkg:itemType "KPoint" ;</w:t>
            </w:r>
          </w:p>
          <w:p w14:paraId="4FD83FD0">
            <w:pPr>
              <w:kinsoku w:val="0"/>
              <w:autoSpaceDE w:val="0"/>
              <w:autoSpaceDN w:val="0"/>
              <w:adjustRightInd w:val="0"/>
              <w:snapToGrid w:val="0"/>
              <w:spacing w:line="400" w:lineRule="exact"/>
              <w:jc w:val="both"/>
              <w:textAlignment w:val="baseline"/>
              <w:rPr>
                <w:sz w:val="18"/>
              </w:rPr>
            </w:pPr>
            <w:r>
              <w:rPr>
                <w:rFonts w:hint="eastAsia"/>
                <w:sz w:val="18"/>
              </w:rPr>
              <w:t xml:space="preserve">    edkg:discipline "Chemistry" ;</w:t>
            </w:r>
          </w:p>
          <w:p w14:paraId="3614DBAA">
            <w:pPr>
              <w:kinsoku w:val="0"/>
              <w:autoSpaceDE w:val="0"/>
              <w:autoSpaceDN w:val="0"/>
              <w:adjustRightInd w:val="0"/>
              <w:snapToGrid w:val="0"/>
              <w:spacing w:line="400" w:lineRule="exact"/>
              <w:jc w:val="both"/>
              <w:textAlignment w:val="baseline"/>
              <w:rPr>
                <w:sz w:val="18"/>
              </w:rPr>
            </w:pPr>
            <w:r>
              <w:rPr>
                <w:rFonts w:hint="eastAsia"/>
                <w:sz w:val="18"/>
              </w:rPr>
              <w:t xml:space="preserve">    edkg:treeLevel 3 ;</w:t>
            </w:r>
          </w:p>
          <w:p w14:paraId="593BDF13">
            <w:pPr>
              <w:kinsoku w:val="0"/>
              <w:autoSpaceDE w:val="0"/>
              <w:autoSpaceDN w:val="0"/>
              <w:adjustRightInd w:val="0"/>
              <w:snapToGrid w:val="0"/>
              <w:spacing w:line="400" w:lineRule="exact"/>
              <w:jc w:val="both"/>
              <w:textAlignment w:val="baseline"/>
              <w:rPr>
                <w:sz w:val="18"/>
              </w:rPr>
            </w:pPr>
            <w:r>
              <w:rPr>
                <w:rFonts w:hint="eastAsia"/>
                <w:sz w:val="18"/>
              </w:rPr>
              <w:t xml:space="preserve">    edkg:hasParent lp:1321 ;</w:t>
            </w:r>
          </w:p>
          <w:p w14:paraId="68E9BF54">
            <w:pPr>
              <w:kinsoku w:val="0"/>
              <w:autoSpaceDE w:val="0"/>
              <w:autoSpaceDN w:val="0"/>
              <w:adjustRightInd w:val="0"/>
              <w:snapToGrid w:val="0"/>
              <w:spacing w:line="400" w:lineRule="exact"/>
              <w:jc w:val="both"/>
              <w:textAlignment w:val="baseline"/>
              <w:rPr>
                <w:sz w:val="18"/>
              </w:rPr>
            </w:pPr>
            <w:r>
              <w:rPr>
                <w:rFonts w:hint="eastAsia"/>
                <w:sz w:val="18"/>
              </w:rPr>
              <w:t xml:space="preserve">    edkg:hasResource ex:10519, ex:10520, ex:10521 ;</w:t>
            </w:r>
          </w:p>
          <w:p w14:paraId="6A5DFB24">
            <w:pPr>
              <w:kinsoku w:val="0"/>
              <w:autoSpaceDE w:val="0"/>
              <w:autoSpaceDN w:val="0"/>
              <w:adjustRightInd w:val="0"/>
              <w:snapToGrid w:val="0"/>
              <w:spacing w:line="400" w:lineRule="exact"/>
              <w:jc w:val="both"/>
              <w:textAlignment w:val="baseline"/>
              <w:rPr>
                <w:sz w:val="18"/>
              </w:rPr>
            </w:pPr>
            <w:r>
              <w:rPr>
                <w:rFonts w:hint="eastAsia"/>
                <w:sz w:val="18"/>
              </w:rPr>
              <w:t xml:space="preserve">    edkg:treePosition "1.2.2" ;</w:t>
            </w:r>
          </w:p>
          <w:p w14:paraId="3278770F">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"1331" .</w:t>
            </w:r>
          </w:p>
          <w:p w14:paraId="527C5244">
            <w:pPr>
              <w:kinsoku w:val="0"/>
              <w:autoSpaceDE w:val="0"/>
              <w:autoSpaceDN w:val="0"/>
              <w:adjustRightInd w:val="0"/>
              <w:snapToGrid w:val="0"/>
              <w:spacing w:line="400" w:lineRule="exact"/>
              <w:jc w:val="both"/>
              <w:textAlignment w:val="baseline"/>
              <w:rPr>
                <w:sz w:val="18"/>
              </w:rPr>
            </w:pPr>
          </w:p>
          <w:p w14:paraId="066CD00D">
            <w:pPr>
              <w:kinsoku w:val="0"/>
              <w:autoSpaceDE w:val="0"/>
              <w:autoSpaceDN w:val="0"/>
              <w:adjustRightInd w:val="0"/>
              <w:snapToGrid w:val="0"/>
              <w:spacing w:line="400" w:lineRule="exact"/>
              <w:jc w:val="both"/>
              <w:textAlignment w:val="baseline"/>
              <w:rPr>
                <w:sz w:val="18"/>
              </w:rPr>
            </w:pPr>
            <w:r>
              <w:rPr>
                <w:rFonts w:hint="eastAsia"/>
                <w:sz w:val="18"/>
              </w:rPr>
              <w:t>########################################</w:t>
            </w:r>
          </w:p>
          <w:p w14:paraId="177631EE">
            <w:pPr>
              <w:kinsoku w:val="0"/>
              <w:autoSpaceDE w:val="0"/>
              <w:autoSpaceDN w:val="0"/>
              <w:adjustRightInd w:val="0"/>
              <w:snapToGrid w:val="0"/>
              <w:spacing w:line="400" w:lineRule="exact"/>
              <w:jc w:val="both"/>
              <w:textAlignment w:val="baseline"/>
              <w:rPr>
                <w:sz w:val="18"/>
              </w:rPr>
            </w:pPr>
            <w:r>
              <w:rPr>
                <w:rFonts w:hint="eastAsia"/>
                <w:sz w:val="18"/>
              </w:rPr>
              <w:t># Resource Items</w:t>
            </w:r>
          </w:p>
          <w:p w14:paraId="2C663B93">
            <w:pPr>
              <w:kinsoku w:val="0"/>
              <w:autoSpaceDE w:val="0"/>
              <w:autoSpaceDN w:val="0"/>
              <w:adjustRightInd w:val="0"/>
              <w:snapToGrid w:val="0"/>
              <w:spacing w:line="400" w:lineRule="exact"/>
              <w:jc w:val="both"/>
              <w:textAlignment w:val="baseline"/>
              <w:rPr>
                <w:sz w:val="18"/>
              </w:rPr>
            </w:pPr>
            <w:r>
              <w:rPr>
                <w:rFonts w:hint="eastAsia"/>
                <w:sz w:val="18"/>
              </w:rPr>
              <w:t>########################################</w:t>
            </w:r>
          </w:p>
          <w:p w14:paraId="69082E26">
            <w:pPr>
              <w:kinsoku w:val="0"/>
              <w:autoSpaceDE w:val="0"/>
              <w:autoSpaceDN w:val="0"/>
              <w:adjustRightInd w:val="0"/>
              <w:snapToGrid w:val="0"/>
              <w:spacing w:line="400" w:lineRule="exact"/>
              <w:jc w:val="both"/>
              <w:textAlignment w:val="baseline"/>
              <w:rPr>
                <w:sz w:val="18"/>
              </w:rPr>
            </w:pPr>
            <w:r>
              <w:rPr>
                <w:rFonts w:hint="eastAsia"/>
                <w:sz w:val="18"/>
              </w:rPr>
              <w:t>ex:10503</w:t>
            </w:r>
          </w:p>
          <w:p w14:paraId="79DF4709">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05B51F4E">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"78fa22b9-e03d-4c9a-a60e-0238ae8415cc" ;</w:t>
            </w:r>
          </w:p>
          <w:p w14:paraId="107EB0B5">
            <w:pPr>
              <w:kinsoku w:val="0"/>
              <w:autoSpaceDE w:val="0"/>
              <w:autoSpaceDN w:val="0"/>
              <w:adjustRightInd w:val="0"/>
              <w:snapToGrid w:val="0"/>
              <w:spacing w:line="400" w:lineRule="exact"/>
              <w:jc w:val="both"/>
              <w:textAlignment w:val="baseline"/>
              <w:rPr>
                <w:sz w:val="18"/>
              </w:rPr>
            </w:pPr>
            <w:r>
              <w:rPr>
                <w:rFonts w:hint="eastAsia"/>
                <w:sz w:val="18"/>
              </w:rPr>
              <w:t xml:space="preserve">    edkg:title "Chemical Elements and Human Health" ;</w:t>
            </w:r>
          </w:p>
          <w:p w14:paraId="674DBA29">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"The forms of chemical elements in the human body" ;</w:t>
            </w:r>
          </w:p>
          <w:p w14:paraId="2BEBAFC1">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"{\"type\":\"text\",\"value\":\"(1) Carbon, hydrogen, oxygen, and nitrogen primarily exist in the form of water, carbohydrates, proteins, vitamins, and fats.\n(2) Other elements mainly exist in the form of inorganic salts in aqueous solutions.\"}" ;</w:t>
            </w:r>
          </w:p>
          <w:p w14:paraId="0BC2586E">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39C73B38">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2B37A338">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107D66F3">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"10503" .</w:t>
            </w:r>
          </w:p>
          <w:p w14:paraId="35E33652">
            <w:pPr>
              <w:kinsoku w:val="0"/>
              <w:autoSpaceDE w:val="0"/>
              <w:autoSpaceDN w:val="0"/>
              <w:adjustRightInd w:val="0"/>
              <w:snapToGrid w:val="0"/>
              <w:spacing w:line="400" w:lineRule="exact"/>
              <w:jc w:val="both"/>
              <w:textAlignment w:val="baseline"/>
              <w:rPr>
                <w:sz w:val="18"/>
              </w:rPr>
            </w:pPr>
          </w:p>
          <w:p w14:paraId="68A7AA8C">
            <w:pPr>
              <w:kinsoku w:val="0"/>
              <w:autoSpaceDE w:val="0"/>
              <w:autoSpaceDN w:val="0"/>
              <w:adjustRightInd w:val="0"/>
              <w:snapToGrid w:val="0"/>
              <w:spacing w:line="400" w:lineRule="exact"/>
              <w:jc w:val="both"/>
              <w:textAlignment w:val="baseline"/>
              <w:rPr>
                <w:sz w:val="18"/>
              </w:rPr>
            </w:pPr>
            <w:r>
              <w:rPr>
                <w:rFonts w:hint="eastAsia"/>
                <w:sz w:val="18"/>
              </w:rPr>
              <w:t>ex:10504</w:t>
            </w:r>
          </w:p>
          <w:p w14:paraId="0346B6FF">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4AE70AF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"1940a2aa-ffa6-4794-b22e-cdea1fa1abcd" ;</w:t>
            </w:r>
          </w:p>
          <w:p w14:paraId="1C9C4D4C">
            <w:pPr>
              <w:kinsoku w:val="0"/>
              <w:autoSpaceDE w:val="0"/>
              <w:autoSpaceDN w:val="0"/>
              <w:adjustRightInd w:val="0"/>
              <w:snapToGrid w:val="0"/>
              <w:spacing w:line="400" w:lineRule="exact"/>
              <w:jc w:val="both"/>
              <w:textAlignment w:val="baseline"/>
              <w:rPr>
                <w:sz w:val="18"/>
              </w:rPr>
            </w:pPr>
            <w:r>
              <w:rPr>
                <w:rFonts w:hint="eastAsia"/>
                <w:sz w:val="18"/>
              </w:rPr>
              <w:t xml:space="preserve">    edkg:title "Chemical Elements and Human Health" ;</w:t>
            </w:r>
          </w:p>
          <w:p w14:paraId="334E237E">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"Macroelements" ;</w:t>
            </w:r>
          </w:p>
          <w:p w14:paraId="57B46C2B">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"{\"show\":false,\"type\":\"text\",\"value\":\"The human body contains 11 major elements constituting approximately 99.95% of total body mass. Elements exceeding 0.01% concentration are classified as macroelements.\"}" ;</w:t>
            </w:r>
          </w:p>
          <w:p w14:paraId="3FA68DD4">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739BE08B">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3E022F3B">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74DAB249">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"10504" .</w:t>
            </w:r>
          </w:p>
          <w:p w14:paraId="04F6A225">
            <w:pPr>
              <w:kinsoku w:val="0"/>
              <w:autoSpaceDE w:val="0"/>
              <w:autoSpaceDN w:val="0"/>
              <w:adjustRightInd w:val="0"/>
              <w:snapToGrid w:val="0"/>
              <w:spacing w:line="400" w:lineRule="exact"/>
              <w:jc w:val="both"/>
              <w:textAlignment w:val="baseline"/>
              <w:rPr>
                <w:sz w:val="18"/>
              </w:rPr>
            </w:pPr>
          </w:p>
          <w:p w14:paraId="04B7103B">
            <w:pPr>
              <w:kinsoku w:val="0"/>
              <w:autoSpaceDE w:val="0"/>
              <w:autoSpaceDN w:val="0"/>
              <w:adjustRightInd w:val="0"/>
              <w:snapToGrid w:val="0"/>
              <w:spacing w:line="400" w:lineRule="exact"/>
              <w:jc w:val="both"/>
              <w:textAlignment w:val="baseline"/>
              <w:rPr>
                <w:sz w:val="18"/>
              </w:rPr>
            </w:pPr>
            <w:r>
              <w:rPr>
                <w:rFonts w:hint="eastAsia"/>
                <w:sz w:val="18"/>
              </w:rPr>
              <w:t>ex:10491</w:t>
            </w:r>
          </w:p>
          <w:p w14:paraId="7DF6500B">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6D69A11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"de99bba2-912f-46a7-9eda-4e26c7872703" ;</w:t>
            </w:r>
          </w:p>
          <w:p w14:paraId="0854F8BF">
            <w:pPr>
              <w:kinsoku w:val="0"/>
              <w:autoSpaceDE w:val="0"/>
              <w:autoSpaceDN w:val="0"/>
              <w:adjustRightInd w:val="0"/>
              <w:snapToGrid w:val="0"/>
              <w:spacing w:line="400" w:lineRule="exact"/>
              <w:jc w:val="both"/>
              <w:textAlignment w:val="baseline"/>
              <w:rPr>
                <w:sz w:val="18"/>
              </w:rPr>
            </w:pPr>
            <w:r>
              <w:rPr>
                <w:rFonts w:hint="eastAsia"/>
                <w:sz w:val="18"/>
              </w:rPr>
              <w:t xml:space="preserve">    edkg:title "Essential Nutrients for Humans" ;</w:t>
            </w:r>
          </w:p>
          <w:p w14:paraId="3ED77CB2">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"Proteins" ;</w:t>
            </w:r>
          </w:p>
          <w:p w14:paraId="6BD7932D">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"{\"type\":\"text\",\"value\":\"Proteins are fundamental building blocks of cells and serve as primary materials for tissue growth and repair.\n\n(1) Protein Diversity: Proteins are highly complex organic compounds composed of various amino acids, with molecular weights ranging from tens of thousands to millions of Daltons. The elemental composition of amino acids includes H, O, C, and N, though additional elements may be present in specific proteins (e.g., Fe (iron) in hemoglobin).\n\n(2) Protein Sources: Predominantly found in animal muscle, skin, hair, hooves, horns, blood, and enzymes. Many plant sources such as soybeans and peanuts also contain abundant proteins in their seeds.\"}" ;</w:t>
            </w:r>
          </w:p>
          <w:p w14:paraId="48360F5F">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5CF88A40">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45DC91D1">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39D2CD3A">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"10491" .</w:t>
            </w:r>
          </w:p>
          <w:p w14:paraId="6717FCCA">
            <w:pPr>
              <w:kinsoku w:val="0"/>
              <w:autoSpaceDE w:val="0"/>
              <w:autoSpaceDN w:val="0"/>
              <w:adjustRightInd w:val="0"/>
              <w:snapToGrid w:val="0"/>
              <w:spacing w:line="400" w:lineRule="exact"/>
              <w:jc w:val="both"/>
              <w:textAlignment w:val="baseline"/>
              <w:rPr>
                <w:sz w:val="18"/>
              </w:rPr>
            </w:pPr>
          </w:p>
          <w:p w14:paraId="1E49BF9B">
            <w:pPr>
              <w:kinsoku w:val="0"/>
              <w:autoSpaceDE w:val="0"/>
              <w:autoSpaceDN w:val="0"/>
              <w:adjustRightInd w:val="0"/>
              <w:snapToGrid w:val="0"/>
              <w:spacing w:line="400" w:lineRule="exact"/>
              <w:jc w:val="both"/>
              <w:textAlignment w:val="baseline"/>
              <w:rPr>
                <w:sz w:val="18"/>
              </w:rPr>
            </w:pPr>
            <w:r>
              <w:rPr>
                <w:rFonts w:hint="eastAsia"/>
                <w:sz w:val="18"/>
              </w:rPr>
              <w:t>ex:10495</w:t>
            </w:r>
          </w:p>
          <w:p w14:paraId="0E485835">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086C93E4">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"9d45b1c9-2c24-4bef-a101-7af46e33d12f" ;</w:t>
            </w:r>
          </w:p>
          <w:p w14:paraId="487252DE">
            <w:pPr>
              <w:kinsoku w:val="0"/>
              <w:autoSpaceDE w:val="0"/>
              <w:autoSpaceDN w:val="0"/>
              <w:adjustRightInd w:val="0"/>
              <w:snapToGrid w:val="0"/>
              <w:spacing w:line="400" w:lineRule="exact"/>
              <w:jc w:val="both"/>
              <w:textAlignment w:val="baseline"/>
              <w:rPr>
                <w:sz w:val="18"/>
              </w:rPr>
            </w:pPr>
            <w:r>
              <w:rPr>
                <w:rFonts w:hint="eastAsia"/>
                <w:sz w:val="18"/>
              </w:rPr>
              <w:t xml:space="preserve">    edkg:title "Essential Nutrients for Humans" ;</w:t>
            </w:r>
          </w:p>
          <w:p w14:paraId="64E1DB99">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"Inorganic Salts" ;</w:t>
            </w:r>
          </w:p>
          <w:p w14:paraId="47B26B53">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"{\"type\":\"text\",\"value\":\"(1) Functions of Inorganic Salts in the Human Body\nInorganic salts are one of the essential nutrients in the human body. Although present in small amounts, they significantly impact normal physiological activities. Main functions include: forming important components of human tissues; maintaining osmotic pressure and acid-base balance of body fluids; sustaining nerve cell excitability; constituting enzyme components or activating enzyme activity; participating in material metabolism.\n\n(2) Acquisition and Deficiency Disorders of Inorganic Salts\nDuring metabolism, inorganic salts are continuously excreted through various pathways such as sweat and urine, necessitating timely and appropriate replenishment. Inorganic salts are widely available in food and water, generally preventing deficiencies.\n\nSpecific physiological conditions, geographical environments, or other special circumstances may cause deficiency or excess of certain elements, leading to endemic diseases such as Keshan disease and Kashin-Beck disease.\"}" ;</w:t>
            </w:r>
          </w:p>
          <w:p w14:paraId="22CC3AD4">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0FF98B2B">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735CB447">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467D08D2">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"10495" .</w:t>
            </w:r>
          </w:p>
          <w:p w14:paraId="45C83209">
            <w:pPr>
              <w:kinsoku w:val="0"/>
              <w:autoSpaceDE w:val="0"/>
              <w:autoSpaceDN w:val="0"/>
              <w:adjustRightInd w:val="0"/>
              <w:snapToGrid w:val="0"/>
              <w:spacing w:line="400" w:lineRule="exact"/>
              <w:jc w:val="both"/>
              <w:textAlignment w:val="baseline"/>
              <w:rPr>
                <w:sz w:val="18"/>
              </w:rPr>
            </w:pPr>
          </w:p>
          <w:p w14:paraId="2C3463A1">
            <w:pPr>
              <w:kinsoku w:val="0"/>
              <w:autoSpaceDE w:val="0"/>
              <w:autoSpaceDN w:val="0"/>
              <w:adjustRightInd w:val="0"/>
              <w:snapToGrid w:val="0"/>
              <w:spacing w:line="400" w:lineRule="exact"/>
              <w:jc w:val="both"/>
              <w:textAlignment w:val="baseline"/>
              <w:rPr>
                <w:sz w:val="18"/>
              </w:rPr>
            </w:pPr>
            <w:r>
              <w:rPr>
                <w:rFonts w:hint="eastAsia"/>
                <w:sz w:val="18"/>
              </w:rPr>
              <w:t>ex:10496</w:t>
            </w:r>
          </w:p>
          <w:p w14:paraId="70DEE197">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31815059">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"63e572a7-dd98-4691-87bd-ffc77b784d2b" ;</w:t>
            </w:r>
          </w:p>
          <w:p w14:paraId="48F42ECA">
            <w:pPr>
              <w:kinsoku w:val="0"/>
              <w:autoSpaceDE w:val="0"/>
              <w:autoSpaceDN w:val="0"/>
              <w:adjustRightInd w:val="0"/>
              <w:snapToGrid w:val="0"/>
              <w:spacing w:line="400" w:lineRule="exact"/>
              <w:jc w:val="both"/>
              <w:textAlignment w:val="baseline"/>
              <w:rPr>
                <w:sz w:val="18"/>
              </w:rPr>
            </w:pPr>
            <w:r>
              <w:rPr>
                <w:rFonts w:hint="eastAsia"/>
                <w:sz w:val="18"/>
              </w:rPr>
              <w:t xml:space="preserve">    edkg:title "Essential Nutrients for Humans" ;</w:t>
            </w:r>
          </w:p>
          <w:p w14:paraId="5AB3C7A9">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"Body Water" ;</w:t>
            </w:r>
          </w:p>
          <w:p w14:paraId="3DFF74CA">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"{\"type\":\"text\",\"value\":\"(1) Functions of Water in the Human Body\nWater maintains cellular status, enhances metabolic functions, regulates blood circulation, dissolves nutrients for absorption and transport. It assists in waste excretion, heat dissipation, body temperature regulation, and blood pH balance. Water plays vital roles in food digestion, promoting bodily fluid circulation, lubricating joints and organs to maintain physiological functions. Additionally, it cushions internal organ vibrations.\n\n(2) Water Loss and Intake Pathways\n1. Water loss pathways: Urination, respiration, perspiration, defecation.\n2. Water intake pathways: Drinking, food consumption, internal metabolic processes.\n3. Insufficient water intake initially triggers adaptive reduction in water excretion to maintain balance, but severe deficiency disrupts this regulation.\"}" ;</w:t>
            </w:r>
          </w:p>
          <w:p w14:paraId="0C302D6C">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2F4B3904">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73D70B71">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1BDEE8B6">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"10496" .</w:t>
            </w:r>
          </w:p>
          <w:p w14:paraId="51924EEE">
            <w:pPr>
              <w:kinsoku w:val="0"/>
              <w:autoSpaceDE w:val="0"/>
              <w:autoSpaceDN w:val="0"/>
              <w:adjustRightInd w:val="0"/>
              <w:snapToGrid w:val="0"/>
              <w:spacing w:line="400" w:lineRule="exact"/>
              <w:jc w:val="both"/>
              <w:textAlignment w:val="baseline"/>
              <w:rPr>
                <w:sz w:val="18"/>
              </w:rPr>
            </w:pPr>
          </w:p>
          <w:p w14:paraId="74EADEDE">
            <w:pPr>
              <w:kinsoku w:val="0"/>
              <w:autoSpaceDE w:val="0"/>
              <w:autoSpaceDN w:val="0"/>
              <w:adjustRightInd w:val="0"/>
              <w:snapToGrid w:val="0"/>
              <w:spacing w:line="400" w:lineRule="exact"/>
              <w:jc w:val="both"/>
              <w:textAlignment w:val="baseline"/>
              <w:rPr>
                <w:sz w:val="18"/>
              </w:rPr>
            </w:pPr>
            <w:r>
              <w:rPr>
                <w:rFonts w:hint="eastAsia"/>
                <w:sz w:val="18"/>
              </w:rPr>
              <w:t>ex:10497</w:t>
            </w:r>
          </w:p>
          <w:p w14:paraId="7174E5C1">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2C9F07BD">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"aaf5fb34-473b-498b-ae1f-b7130ea76d33" ;</w:t>
            </w:r>
          </w:p>
          <w:p w14:paraId="6BF8A36B">
            <w:pPr>
              <w:kinsoku w:val="0"/>
              <w:autoSpaceDE w:val="0"/>
              <w:autoSpaceDN w:val="0"/>
              <w:adjustRightInd w:val="0"/>
              <w:snapToGrid w:val="0"/>
              <w:spacing w:line="400" w:lineRule="exact"/>
              <w:jc w:val="both"/>
              <w:textAlignment w:val="baseline"/>
              <w:rPr>
                <w:sz w:val="18"/>
              </w:rPr>
            </w:pPr>
            <w:r>
              <w:rPr>
                <w:rFonts w:hint="eastAsia"/>
                <w:sz w:val="18"/>
              </w:rPr>
              <w:t xml:space="preserve">    edkg:title "Essential Nutrients for Humans" ;</w:t>
            </w:r>
          </w:p>
          <w:p w14:paraId="3CA21DD5">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"Example Question" ;</w:t>
            </w:r>
          </w:p>
          <w:p w14:paraId="325F45D4">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"{\"type\":\"text\",\"value\":\"Which statement about nutrients is correct? ( )\nA. Glucose, proteins, and starch are all organic macromolecular compounds\nB. Lipids contain C, H, O and are liquid at room temperature\nC. Dietary starch is converted to glucose for absorption\nD. Inorganic salts are micronutrients not classified as essential\n\nAnalysis: Organic macromolecular compounds have large molecular weights. Glucose's molecular weight is relatively small (A incorrect). Plant lipids are liquid while animal lipids are solid at room temperature (B incorrect). Although required in small amounts, inorganic salts are essential nutrients (D incorrect).\nAnswer C\"}" ;</w:t>
            </w:r>
          </w:p>
          <w:p w14:paraId="0C069A81">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7461FB16">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"example" ;</w:t>
            </w:r>
          </w:p>
          <w:p w14:paraId="6DEA6BFB">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553D791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"10497" .</w:t>
            </w:r>
          </w:p>
          <w:p w14:paraId="325B3967">
            <w:pPr>
              <w:kinsoku w:val="0"/>
              <w:autoSpaceDE w:val="0"/>
              <w:autoSpaceDN w:val="0"/>
              <w:adjustRightInd w:val="0"/>
              <w:snapToGrid w:val="0"/>
              <w:spacing w:line="400" w:lineRule="exact"/>
              <w:jc w:val="both"/>
              <w:textAlignment w:val="baseline"/>
              <w:rPr>
                <w:sz w:val="18"/>
              </w:rPr>
            </w:pPr>
          </w:p>
          <w:p w14:paraId="70B5FA48">
            <w:pPr>
              <w:kinsoku w:val="0"/>
              <w:autoSpaceDE w:val="0"/>
              <w:autoSpaceDN w:val="0"/>
              <w:adjustRightInd w:val="0"/>
              <w:snapToGrid w:val="0"/>
              <w:spacing w:line="400" w:lineRule="exact"/>
              <w:jc w:val="both"/>
              <w:textAlignment w:val="baseline"/>
              <w:rPr>
                <w:sz w:val="18"/>
              </w:rPr>
            </w:pPr>
            <w:r>
              <w:rPr>
                <w:rFonts w:hint="eastAsia"/>
                <w:sz w:val="18"/>
              </w:rPr>
              <w:t>ex:10519</w:t>
            </w:r>
          </w:p>
          <w:p w14:paraId="104FA282">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5A19FC90">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"4ce01b32-0f03-4f00-92db-b08d01dab376" ;</w:t>
            </w:r>
          </w:p>
          <w:p w14:paraId="31FB0804">
            <w:pPr>
              <w:kinsoku w:val="0"/>
              <w:autoSpaceDE w:val="0"/>
              <w:autoSpaceDN w:val="0"/>
              <w:adjustRightInd w:val="0"/>
              <w:snapToGrid w:val="0"/>
              <w:spacing w:line="400" w:lineRule="exact"/>
              <w:jc w:val="both"/>
              <w:textAlignment w:val="baseline"/>
              <w:rPr>
                <w:sz w:val="18"/>
              </w:rPr>
            </w:pPr>
            <w:r>
              <w:rPr>
                <w:rFonts w:hint="eastAsia"/>
                <w:sz w:val="18"/>
              </w:rPr>
              <w:t xml:space="preserve">    edkg:title "Composite Materials" ;</w:t>
            </w:r>
          </w:p>
          <w:p w14:paraId="066F43EB">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"Definition" ;</w:t>
            </w:r>
          </w:p>
          <w:p w14:paraId="758D4644">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"{\"type\":\"text\",\"value\":\"Composite materials are created by combining two or more distinct materials, allowing each component to complement the other's strengths. This results in materials with significantly superior properties compared to their individual constituents. Examples include reinforced concrete and fiberglass.\"}" ;</w:t>
            </w:r>
          </w:p>
          <w:p w14:paraId="47CD8BE0">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337BDCE1">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31D568AC">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631D6C84">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"10519" .</w:t>
            </w:r>
          </w:p>
          <w:p w14:paraId="7AD90294">
            <w:pPr>
              <w:kinsoku w:val="0"/>
              <w:autoSpaceDE w:val="0"/>
              <w:autoSpaceDN w:val="0"/>
              <w:adjustRightInd w:val="0"/>
              <w:snapToGrid w:val="0"/>
              <w:spacing w:line="400" w:lineRule="exact"/>
              <w:jc w:val="both"/>
              <w:textAlignment w:val="baseline"/>
              <w:rPr>
                <w:sz w:val="18"/>
              </w:rPr>
            </w:pPr>
          </w:p>
          <w:p w14:paraId="7244E6EB">
            <w:pPr>
              <w:kinsoku w:val="0"/>
              <w:autoSpaceDE w:val="0"/>
              <w:autoSpaceDN w:val="0"/>
              <w:adjustRightInd w:val="0"/>
              <w:snapToGrid w:val="0"/>
              <w:spacing w:line="400" w:lineRule="exact"/>
              <w:jc w:val="both"/>
              <w:textAlignment w:val="baseline"/>
              <w:rPr>
                <w:sz w:val="18"/>
              </w:rPr>
            </w:pPr>
            <w:r>
              <w:rPr>
                <w:rFonts w:hint="eastAsia"/>
                <w:sz w:val="18"/>
              </w:rPr>
              <w:t>ex:10520</w:t>
            </w:r>
          </w:p>
          <w:p w14:paraId="585BA8A6">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4F61DC11">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"f1649d6e-7747-4c98-9ab5-1365a9ba2a0a" ;</w:t>
            </w:r>
          </w:p>
          <w:p w14:paraId="78446A5D">
            <w:pPr>
              <w:kinsoku w:val="0"/>
              <w:autoSpaceDE w:val="0"/>
              <w:autoSpaceDN w:val="0"/>
              <w:adjustRightInd w:val="0"/>
              <w:snapToGrid w:val="0"/>
              <w:spacing w:line="400" w:lineRule="exact"/>
              <w:jc w:val="both"/>
              <w:textAlignment w:val="baseline"/>
              <w:rPr>
                <w:sz w:val="18"/>
              </w:rPr>
            </w:pPr>
            <w:r>
              <w:rPr>
                <w:rFonts w:hint="eastAsia"/>
                <w:sz w:val="18"/>
              </w:rPr>
              <w:t xml:space="preserve">    edkg:title "Composite Materials" ;</w:t>
            </w:r>
          </w:p>
          <w:p w14:paraId="73B16B17">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"Advantages" ;</w:t>
            </w:r>
          </w:p>
          <w:p w14:paraId="7866548D">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"{\"type\":\"text\",\"value\":\"Composite materials integrate the advantages of their components, delivering enhanced comprehensive performance. They optimize resource utilization while conserving energy. Notable examples include: reinforced concrete (steel and concrete composite), vehicle tires (alloy steel and rubber composite), speedboat hulls and restaurant furniture (fiberglass-reinforced plastic/FRP), as well as aircraft wings and rocket nose cones (carbon fiber composites). These characteristics make composites a highly promising class of advanced materials.\"}" ;</w:t>
            </w:r>
          </w:p>
          <w:p w14:paraId="08C6A787">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481594B9">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7EF75D43">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72C1CE4B">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"10520" .</w:t>
            </w:r>
          </w:p>
          <w:p w14:paraId="1014164D">
            <w:pPr>
              <w:kinsoku w:val="0"/>
              <w:autoSpaceDE w:val="0"/>
              <w:autoSpaceDN w:val="0"/>
              <w:adjustRightInd w:val="0"/>
              <w:snapToGrid w:val="0"/>
              <w:spacing w:line="400" w:lineRule="exact"/>
              <w:jc w:val="both"/>
              <w:textAlignment w:val="baseline"/>
              <w:rPr>
                <w:sz w:val="18"/>
              </w:rPr>
            </w:pPr>
          </w:p>
          <w:p w14:paraId="6DA82F9B">
            <w:pPr>
              <w:kinsoku w:val="0"/>
              <w:autoSpaceDE w:val="0"/>
              <w:autoSpaceDN w:val="0"/>
              <w:adjustRightInd w:val="0"/>
              <w:snapToGrid w:val="0"/>
              <w:spacing w:line="400" w:lineRule="exact"/>
              <w:jc w:val="both"/>
              <w:textAlignment w:val="baseline"/>
              <w:rPr>
                <w:sz w:val="18"/>
              </w:rPr>
            </w:pPr>
            <w:r>
              <w:rPr>
                <w:rFonts w:hint="eastAsia"/>
                <w:sz w:val="18"/>
              </w:rPr>
              <w:t>ex:10521</w:t>
            </w:r>
          </w:p>
          <w:p w14:paraId="683750E1">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2D26C672">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"a307e9e6-efee-4bfa-b042-0345ade01540" ;</w:t>
            </w:r>
          </w:p>
          <w:p w14:paraId="4397BCCF">
            <w:pPr>
              <w:kinsoku w:val="0"/>
              <w:autoSpaceDE w:val="0"/>
              <w:autoSpaceDN w:val="0"/>
              <w:adjustRightInd w:val="0"/>
              <w:snapToGrid w:val="0"/>
              <w:spacing w:line="400" w:lineRule="exact"/>
              <w:jc w:val="both"/>
              <w:textAlignment w:val="baseline"/>
              <w:rPr>
                <w:sz w:val="18"/>
              </w:rPr>
            </w:pPr>
            <w:r>
              <w:rPr>
                <w:rFonts w:hint="eastAsia"/>
                <w:sz w:val="18"/>
              </w:rPr>
              <w:t xml:space="preserve">    edkg:title "Composite Materials" ;</w:t>
            </w:r>
          </w:p>
          <w:p w14:paraId="2F333049">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"Application Prospects" ;</w:t>
            </w:r>
          </w:p>
          <w:p w14:paraId="59D02740">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"{\"type\":\"text\",\"value\":\"With exceptional properties including high strength-to-weight ratio, high temperature resistance, and corrosion resistance, composites outperform single-component materials, particularly in aerospace applications. Mass reduction is critical for aircraft, missiles, rockets, satellites, and spacecraft - for instance, reducing a missile's mass by 1 kg can increase its range by several kilometers. Composites also withstand extreme conditions like ultra-high temperatures and intense thermal fluctuations during spaceflight. Their applications are expanding from small simple components to large complex structures, becoming pivotal in aerospace development. Additionally, composites show vast potential in mechanical engineering, sports equipment, and healthcare technologies.\"}" ;</w:t>
            </w:r>
          </w:p>
          <w:p w14:paraId="217EAE13">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13E8D0FE">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65A65BB1">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3A1870B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"10521" .</w:t>
            </w:r>
          </w:p>
          <w:p w14:paraId="56A8E708">
            <w:pPr>
              <w:kinsoku w:val="0"/>
              <w:autoSpaceDE w:val="0"/>
              <w:autoSpaceDN w:val="0"/>
              <w:adjustRightInd w:val="0"/>
              <w:snapToGrid w:val="0"/>
              <w:spacing w:line="400" w:lineRule="exact"/>
              <w:jc w:val="both"/>
              <w:textAlignment w:val="baseline"/>
              <w:rPr>
                <w:sz w:val="18"/>
              </w:rPr>
            </w:pPr>
          </w:p>
          <w:p w14:paraId="28B413D8">
            <w:pPr>
              <w:kinsoku w:val="0"/>
              <w:autoSpaceDE w:val="0"/>
              <w:autoSpaceDN w:val="0"/>
              <w:adjustRightInd w:val="0"/>
              <w:snapToGrid w:val="0"/>
              <w:spacing w:line="400" w:lineRule="exact"/>
              <w:jc w:val="both"/>
              <w:textAlignment w:val="baseline"/>
              <w:rPr>
                <w:sz w:val="18"/>
              </w:rPr>
            </w:pPr>
            <w:r>
              <w:rPr>
                <w:rFonts w:hint="eastAsia"/>
                <w:sz w:val="18"/>
              </w:rPr>
              <w:t>ex:10513</w:t>
            </w:r>
          </w:p>
          <w:p w14:paraId="1F6A1B90">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44B031D6">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"e30bc31c-5d13-428c-91fb-a0965c6a1362" ;</w:t>
            </w:r>
          </w:p>
          <w:p w14:paraId="3674C65E">
            <w:pPr>
              <w:kinsoku w:val="0"/>
              <w:autoSpaceDE w:val="0"/>
              <w:autoSpaceDN w:val="0"/>
              <w:adjustRightInd w:val="0"/>
              <w:snapToGrid w:val="0"/>
              <w:spacing w:line="400" w:lineRule="exact"/>
              <w:jc w:val="both"/>
              <w:textAlignment w:val="baseline"/>
              <w:rPr>
                <w:sz w:val="18"/>
              </w:rPr>
            </w:pPr>
            <w:r>
              <w:rPr>
                <w:rFonts w:hint="eastAsia"/>
                <w:sz w:val="18"/>
              </w:rPr>
              <w:t xml:space="preserve">    edkg:title "White Pollution" ;</w:t>
            </w:r>
          </w:p>
          <w:p w14:paraId="38EAE601">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"Plastic Packaging Recycling Symbols" ;</w:t>
            </w:r>
          </w:p>
          <w:p w14:paraId="268696BF">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"{\"type\":\"text\",\"value\":\"The recycling symbol for plastic packaging consists of three elements: a graphic, plastic code, and corresponding abbreviation. The graphic features three arrows forming an equilateral triangle. The central code combines '0' (indicating plastic material category) with Arabic numerals to denote specific plastic types. The abbreviation code is positioned below the triangular symbol.\"}" ;</w:t>
            </w:r>
          </w:p>
          <w:p w14:paraId="1451E3D3">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249DBF3D">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52BE59BB">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6B853B37">
            <w:pPr>
              <w:kinsoku w:val="0"/>
              <w:autoSpaceDE w:val="0"/>
              <w:autoSpaceDN w:val="0"/>
              <w:adjustRightInd w:val="0"/>
              <w:snapToGrid w:val="0"/>
              <w:spacing w:line="400" w:lineRule="exact"/>
              <w:jc w:val="both"/>
              <w:textAlignment w:val="baseline"/>
              <w:rPr>
                <w:sz w:val="18"/>
              </w:rPr>
            </w:pPr>
            <w:r>
              <w:rPr>
                <w:rFonts w:hint="eastAsia"/>
                <w:sz w:val="18"/>
              </w:rPr>
              <w:t xml:space="preserve">    edkg:humanAssignedId "10513" .</w:t>
            </w:r>
          </w:p>
          <w:p w14:paraId="713D967A">
            <w:pPr>
              <w:kinsoku w:val="0"/>
              <w:autoSpaceDE w:val="0"/>
              <w:autoSpaceDN w:val="0"/>
              <w:adjustRightInd w:val="0"/>
              <w:snapToGrid w:val="0"/>
              <w:spacing w:line="400" w:lineRule="exact"/>
              <w:jc w:val="both"/>
              <w:textAlignment w:val="baseline"/>
              <w:rPr>
                <w:sz w:val="18"/>
              </w:rPr>
            </w:pPr>
          </w:p>
          <w:p w14:paraId="62C2BCEE">
            <w:pPr>
              <w:kinsoku w:val="0"/>
              <w:autoSpaceDE w:val="0"/>
              <w:autoSpaceDN w:val="0"/>
              <w:adjustRightInd w:val="0"/>
              <w:snapToGrid w:val="0"/>
              <w:spacing w:line="400" w:lineRule="exact"/>
              <w:jc w:val="both"/>
              <w:textAlignment w:val="baseline"/>
              <w:rPr>
                <w:sz w:val="18"/>
              </w:rPr>
            </w:pPr>
            <w:r>
              <w:rPr>
                <w:rFonts w:hint="eastAsia"/>
                <w:sz w:val="18"/>
              </w:rPr>
              <w:t>ex:10514</w:t>
            </w:r>
          </w:p>
          <w:p w14:paraId="63D6E4FA">
            <w:pPr>
              <w:kinsoku w:val="0"/>
              <w:autoSpaceDE w:val="0"/>
              <w:autoSpaceDN w:val="0"/>
              <w:adjustRightInd w:val="0"/>
              <w:snapToGrid w:val="0"/>
              <w:spacing w:line="400" w:lineRule="exact"/>
              <w:jc w:val="both"/>
              <w:textAlignment w:val="baseline"/>
              <w:rPr>
                <w:sz w:val="18"/>
              </w:rPr>
            </w:pPr>
            <w:r>
              <w:rPr>
                <w:rFonts w:hint="eastAsia"/>
                <w:sz w:val="18"/>
              </w:rPr>
              <w:t xml:space="preserve">    a edkg:RIitem ;</w:t>
            </w:r>
          </w:p>
          <w:p w14:paraId="461B47F3">
            <w:pPr>
              <w:kinsoku w:val="0"/>
              <w:autoSpaceDE w:val="0"/>
              <w:autoSpaceDN w:val="0"/>
              <w:adjustRightInd w:val="0"/>
              <w:snapToGrid w:val="0"/>
              <w:spacing w:line="400" w:lineRule="exact"/>
              <w:jc w:val="both"/>
              <w:textAlignment w:val="baseline"/>
              <w:rPr>
                <w:sz w:val="18"/>
              </w:rPr>
            </w:pPr>
            <w:r>
              <w:rPr>
                <w:rFonts w:hint="eastAsia"/>
                <w:sz w:val="18"/>
              </w:rPr>
              <w:t xml:space="preserve">    edkg:identifier "031f7c4e-468f-48c0-a318-fd1856c3b691" ;</w:t>
            </w:r>
          </w:p>
          <w:p w14:paraId="1FA41C28">
            <w:pPr>
              <w:kinsoku w:val="0"/>
              <w:autoSpaceDE w:val="0"/>
              <w:autoSpaceDN w:val="0"/>
              <w:adjustRightInd w:val="0"/>
              <w:snapToGrid w:val="0"/>
              <w:spacing w:line="400" w:lineRule="exact"/>
              <w:jc w:val="both"/>
              <w:textAlignment w:val="baseline"/>
              <w:rPr>
                <w:sz w:val="18"/>
              </w:rPr>
            </w:pPr>
            <w:r>
              <w:rPr>
                <w:rFonts w:hint="eastAsia"/>
                <w:sz w:val="18"/>
              </w:rPr>
              <w:t xml:space="preserve">    edkg:title "White Pollution" ;</w:t>
            </w:r>
          </w:p>
          <w:p w14:paraId="75D8ED11">
            <w:pPr>
              <w:kinsoku w:val="0"/>
              <w:autoSpaceDE w:val="0"/>
              <w:autoSpaceDN w:val="0"/>
              <w:adjustRightInd w:val="0"/>
              <w:snapToGrid w:val="0"/>
              <w:spacing w:line="400" w:lineRule="exact"/>
              <w:jc w:val="both"/>
              <w:textAlignment w:val="baseline"/>
              <w:rPr>
                <w:sz w:val="18"/>
              </w:rPr>
            </w:pPr>
            <w:r>
              <w:rPr>
                <w:rFonts w:hint="eastAsia"/>
                <w:sz w:val="18"/>
              </w:rPr>
              <w:t xml:space="preserve">    edkg:description "Hazards and Control" ;</w:t>
            </w:r>
          </w:p>
          <w:p w14:paraId="1E0B8A68">
            <w:pPr>
              <w:kinsoku w:val="0"/>
              <w:autoSpaceDE w:val="0"/>
              <w:autoSpaceDN w:val="0"/>
              <w:adjustRightInd w:val="0"/>
              <w:snapToGrid w:val="0"/>
              <w:spacing w:line="400" w:lineRule="exact"/>
              <w:jc w:val="both"/>
              <w:textAlignment w:val="baseline"/>
              <w:rPr>
                <w:sz w:val="18"/>
              </w:rPr>
            </w:pPr>
            <w:r>
              <w:rPr>
                <w:rFonts w:hint="eastAsia"/>
                <w:sz w:val="18"/>
              </w:rPr>
              <w:t xml:space="preserve">    edkg:contentJson "{\"type\":\"text\",\"value\":\"(1) Definition: Environmental pollution caused by plastic waste, unrelated to color.\n\n(2) Hazards of White Pollution\n1. Most plastics are non-biodegradable, causing long-term soil degradation, groundwater contamination, and marine life endangerment.\n2. Incinerating chlorinated plastics releases toxic fumes with pungent odors, contributing to air pollution.\n\n(3) Solutions to White Pollution\n1. Minimize unnecessary plastic consumption\n2. Reuse applicable plastic products\n3. Adopt novel degradable plastics\n4. Implement comprehensive plastic recycling systems\"}" ;</w:t>
            </w:r>
          </w:p>
          <w:p w14:paraId="3BC97A8B">
            <w:pPr>
              <w:kinsoku w:val="0"/>
              <w:autoSpaceDE w:val="0"/>
              <w:autoSpaceDN w:val="0"/>
              <w:adjustRightInd w:val="0"/>
              <w:snapToGrid w:val="0"/>
              <w:spacing w:line="400" w:lineRule="exact"/>
              <w:jc w:val="both"/>
              <w:textAlignment w:val="baseline"/>
              <w:rPr>
                <w:sz w:val="18"/>
              </w:rPr>
            </w:pPr>
            <w:r>
              <w:rPr>
                <w:rFonts w:hint="eastAsia"/>
                <w:sz w:val="18"/>
              </w:rPr>
              <w:t xml:space="preserve">    edkg:itemType "Resource" ;</w:t>
            </w:r>
          </w:p>
          <w:p w14:paraId="3B6EFA44">
            <w:pPr>
              <w:kinsoku w:val="0"/>
              <w:autoSpaceDE w:val="0"/>
              <w:autoSpaceDN w:val="0"/>
              <w:adjustRightInd w:val="0"/>
              <w:snapToGrid w:val="0"/>
              <w:spacing w:line="400" w:lineRule="exact"/>
              <w:jc w:val="both"/>
              <w:textAlignment w:val="baseline"/>
              <w:rPr>
                <w:sz w:val="18"/>
              </w:rPr>
            </w:pPr>
            <w:r>
              <w:rPr>
                <w:rFonts w:hint="eastAsia"/>
                <w:sz w:val="18"/>
              </w:rPr>
              <w:t xml:space="preserve">    edkg:resourceType "reference" ;</w:t>
            </w:r>
          </w:p>
          <w:p w14:paraId="2B83DF64">
            <w:pPr>
              <w:kinsoku w:val="0"/>
              <w:autoSpaceDE w:val="0"/>
              <w:autoSpaceDN w:val="0"/>
              <w:adjustRightInd w:val="0"/>
              <w:snapToGrid w:val="0"/>
              <w:spacing w:line="400" w:lineRule="exact"/>
              <w:jc w:val="both"/>
              <w:textAlignment w:val="baseline"/>
              <w:rPr>
                <w:sz w:val="18"/>
              </w:rPr>
            </w:pPr>
            <w:r>
              <w:rPr>
                <w:rFonts w:hint="eastAsia"/>
                <w:sz w:val="18"/>
              </w:rPr>
              <w:t xml:space="preserve">    edkg:resourceFormat "text" ;</w:t>
            </w:r>
          </w:p>
          <w:p w14:paraId="7D1DCD40">
            <w:pPr>
              <w:kinsoku w:val="0"/>
              <w:autoSpaceDE w:val="0"/>
              <w:autoSpaceDN w:val="0"/>
              <w:adjustRightInd w:val="0"/>
              <w:snapToGrid w:val="0"/>
              <w:spacing w:line="400" w:lineRule="exact"/>
              <w:ind w:firstLine="360"/>
              <w:jc w:val="both"/>
              <w:textAlignment w:val="baseline"/>
              <w:rPr>
                <w:sz w:val="18"/>
              </w:rPr>
            </w:pPr>
            <w:r>
              <w:rPr>
                <w:rFonts w:hint="eastAsia"/>
                <w:sz w:val="18"/>
              </w:rPr>
              <w:t xml:space="preserve">edkg:humanAssignedId "10514" </w:t>
            </w:r>
          </w:p>
        </w:tc>
      </w:tr>
    </w:tbl>
    <w:p w14:paraId="7BF20A17">
      <w:pPr>
        <w:pStyle w:val="4"/>
        <w:rPr>
          <w:lang w:eastAsia="zh-CN"/>
        </w:rPr>
        <w:sectPr>
          <w:pgSz w:w="11906" w:h="16838"/>
          <w:pgMar w:top="1928" w:right="1134" w:bottom="1134" w:left="1134" w:header="1418" w:footer="1134" w:gutter="284"/>
          <w:lnNumType w:countBy="1"/>
          <w:cols w:space="720" w:num="1"/>
          <w:formProt w:val="0"/>
          <w:docGrid w:type="lines" w:linePitch="312" w:charSpace="0"/>
        </w:sectPr>
      </w:pPr>
    </w:p>
    <w:p w14:paraId="0F7A2126">
      <w:pPr>
        <w:pStyle w:val="3"/>
      </w:pPr>
      <w:bookmarkStart w:id="269" w:name="_Toc201854612"/>
      <w:bookmarkEnd w:id="269"/>
      <w:bookmarkStart w:id="270" w:name="_Toc201854611"/>
      <w:bookmarkEnd w:id="270"/>
      <w:bookmarkStart w:id="271" w:name="_Toc6776"/>
      <w:bookmarkStart w:id="272" w:name="_Toc27236"/>
      <w:r>
        <w:br w:type="textWrapping"/>
      </w:r>
      <w:r>
        <w:rPr>
          <w:b w:val="0"/>
        </w:rPr>
        <w:t>(informative)</w:t>
      </w:r>
      <w:r>
        <w:rPr>
          <w:b w:val="0"/>
        </w:rPr>
        <w:br w:type="textWrapping"/>
      </w:r>
      <w:r>
        <w:rPr>
          <w:rFonts w:hint="eastAsia"/>
        </w:rPr>
        <w:t xml:space="preserve">Application </w:t>
      </w:r>
      <w:r>
        <w:rPr>
          <w:rFonts w:hint="eastAsia"/>
          <w:lang w:eastAsia="zh-CN"/>
        </w:rPr>
        <w:t>s</w:t>
      </w:r>
      <w:r>
        <w:rPr>
          <w:rFonts w:hint="eastAsia"/>
        </w:rPr>
        <w:t xml:space="preserve">cenarios of </w:t>
      </w:r>
      <w:r>
        <w:rPr>
          <w:rFonts w:hint="eastAsia"/>
          <w:lang w:eastAsia="zh-CN"/>
        </w:rPr>
        <w:t>EDUKG</w:t>
      </w:r>
      <w:bookmarkEnd w:id="271"/>
      <w:bookmarkEnd w:id="272"/>
    </w:p>
    <w:p w14:paraId="5B566DF8">
      <w:pPr>
        <w:pStyle w:val="4"/>
        <w:rPr>
          <w:lang w:eastAsia="zh-CN"/>
        </w:rPr>
      </w:pPr>
      <w:r>
        <w:rPr>
          <w:rFonts w:hint="eastAsia"/>
          <w:lang w:eastAsia="zh-CN"/>
        </w:rPr>
        <w:t>EDUKG serves as a structured semantic backbone that enables a wide range of innovative applications across the educational ecosystem. By capturing the complex relationships between learning objectives, educational resources, and learner profiles, EDUKG provides the foundational intelligence required for the following representative application scenarios:</w:t>
      </w:r>
    </w:p>
    <w:p w14:paraId="1DC5A1A8">
      <w:pPr>
        <w:pStyle w:val="5"/>
        <w:numPr>
          <w:ilvl w:val="1"/>
          <w:numId w:val="61"/>
        </w:numPr>
        <w:tabs>
          <w:tab w:val="clear" w:pos="0"/>
        </w:tabs>
        <w:rPr>
          <w:rFonts w:eastAsia="等线"/>
        </w:rPr>
      </w:pPr>
      <w:bookmarkStart w:id="273" w:name="_Toc32011"/>
      <w:bookmarkStart w:id="274" w:name="_Toc1552"/>
      <w:bookmarkStart w:id="275" w:name="_Toc13845"/>
      <w:bookmarkStart w:id="276" w:name="_Toc25938"/>
      <w:r>
        <w:rPr>
          <w:rFonts w:hint="eastAsia" w:eastAsia="等线"/>
        </w:rPr>
        <w:t xml:space="preserve">Personalized </w:t>
      </w:r>
      <w:r>
        <w:rPr>
          <w:rFonts w:hint="eastAsia" w:eastAsia="等线"/>
          <w:lang w:eastAsia="zh-CN"/>
        </w:rPr>
        <w:t>l</w:t>
      </w:r>
      <w:r>
        <w:rPr>
          <w:rFonts w:hint="eastAsia" w:eastAsia="等线"/>
        </w:rPr>
        <w:t xml:space="preserve">earning </w:t>
      </w:r>
      <w:r>
        <w:rPr>
          <w:rFonts w:hint="eastAsia" w:eastAsia="等线"/>
          <w:lang w:eastAsia="zh-CN"/>
        </w:rPr>
        <w:t>p</w:t>
      </w:r>
      <w:r>
        <w:rPr>
          <w:rFonts w:hint="eastAsia" w:eastAsia="等线"/>
        </w:rPr>
        <w:t>athways</w:t>
      </w:r>
      <w:bookmarkEnd w:id="273"/>
      <w:bookmarkEnd w:id="274"/>
      <w:bookmarkEnd w:id="275"/>
      <w:bookmarkEnd w:id="276"/>
    </w:p>
    <w:p w14:paraId="41D76659">
      <w:pPr>
        <w:pStyle w:val="4"/>
        <w:rPr>
          <w:lang w:eastAsia="zh-CN"/>
        </w:rPr>
      </w:pPr>
      <w:r>
        <w:rPr>
          <w:rFonts w:hint="eastAsia"/>
          <w:lang w:eastAsia="zh-CN"/>
        </w:rPr>
        <w:t>One of the most significant applications of the EDUKG is the creation of personalized</w:t>
      </w:r>
      <w:r>
        <w:rPr>
          <w:lang w:eastAsia="zh-CN"/>
        </w:rPr>
        <w:t xml:space="preserve"> </w:t>
      </w:r>
      <w:r>
        <w:rPr>
          <w:rFonts w:hint="eastAsia"/>
          <w:lang w:eastAsia="zh-CN"/>
        </w:rPr>
        <w:t>learning pathways. By leveraging the rich semantic relationships captured in the graph, along with learner</w:t>
      </w:r>
      <w:r>
        <w:rPr>
          <w:lang w:eastAsia="zh-CN"/>
        </w:rPr>
        <w:t xml:space="preserve"> </w:t>
      </w:r>
      <w:r>
        <w:rPr>
          <w:rFonts w:hint="eastAsia"/>
          <w:lang w:eastAsia="zh-CN"/>
        </w:rPr>
        <w:t>profiles and performance data, intelligent systems can dynamically generate tailored learning experiences for</w:t>
      </w:r>
      <w:r>
        <w:rPr>
          <w:lang w:eastAsia="zh-CN"/>
        </w:rPr>
        <w:t xml:space="preserve"> </w:t>
      </w:r>
      <w:r>
        <w:rPr>
          <w:rFonts w:hint="eastAsia"/>
          <w:lang w:eastAsia="zh-CN"/>
        </w:rPr>
        <w:t>each individual learner.</w:t>
      </w:r>
    </w:p>
    <w:p w14:paraId="7F7E46A2">
      <w:pPr>
        <w:pStyle w:val="4"/>
      </w:pPr>
      <w:r>
        <w:rPr>
          <w:rFonts w:hint="eastAsia"/>
        </w:rPr>
        <w:t>The knowledge graph enables the identification of prerequisite knowledge, the recommendation of relevant</w:t>
      </w:r>
      <w:r>
        <w:t xml:space="preserve"> </w:t>
      </w:r>
      <w:r>
        <w:rPr>
          <w:rFonts w:hint="eastAsia"/>
        </w:rPr>
        <w:t>learning resources, and the adaptation of content difficulty based on learner needs and preferences. This</w:t>
      </w:r>
      <w:r>
        <w:t xml:space="preserve"> </w:t>
      </w:r>
      <w:r>
        <w:rPr>
          <w:rFonts w:hint="eastAsia"/>
        </w:rPr>
        <w:t>personalization leads to more engaging and effective learning experiences, as learners can focus on the most</w:t>
      </w:r>
      <w:r>
        <w:t xml:space="preserve"> </w:t>
      </w:r>
      <w:r>
        <w:rPr>
          <w:rFonts w:hint="eastAsia"/>
        </w:rPr>
        <w:t>relevant and challenging aspects of their learning journey.</w:t>
      </w:r>
    </w:p>
    <w:p w14:paraId="2A68C10B">
      <w:pPr>
        <w:pStyle w:val="5"/>
        <w:numPr>
          <w:ilvl w:val="1"/>
          <w:numId w:val="61"/>
        </w:numPr>
        <w:tabs>
          <w:tab w:val="clear" w:pos="0"/>
        </w:tabs>
        <w:rPr>
          <w:rFonts w:eastAsia="等线"/>
        </w:rPr>
      </w:pPr>
      <w:bookmarkStart w:id="277" w:name="_Toc28926"/>
      <w:bookmarkStart w:id="278" w:name="_Toc20528"/>
      <w:bookmarkStart w:id="279" w:name="_Toc12981"/>
      <w:bookmarkStart w:id="280" w:name="_Toc9051"/>
      <w:r>
        <w:rPr>
          <w:rFonts w:hint="eastAsia" w:eastAsia="等线"/>
        </w:rPr>
        <w:t xml:space="preserve">Intelligent </w:t>
      </w:r>
      <w:r>
        <w:rPr>
          <w:rFonts w:hint="eastAsia" w:eastAsia="等线"/>
          <w:lang w:eastAsia="zh-CN"/>
        </w:rPr>
        <w:t>t</w:t>
      </w:r>
      <w:r>
        <w:rPr>
          <w:rFonts w:hint="eastAsia" w:eastAsia="等线"/>
        </w:rPr>
        <w:t xml:space="preserve">utoring </w:t>
      </w:r>
      <w:r>
        <w:rPr>
          <w:rFonts w:hint="eastAsia" w:eastAsia="等线"/>
          <w:lang w:eastAsia="zh-CN"/>
        </w:rPr>
        <w:t>s</w:t>
      </w:r>
      <w:r>
        <w:rPr>
          <w:rFonts w:hint="eastAsia" w:eastAsia="等线"/>
        </w:rPr>
        <w:t>ystems</w:t>
      </w:r>
      <w:bookmarkEnd w:id="277"/>
      <w:bookmarkEnd w:id="278"/>
      <w:bookmarkEnd w:id="279"/>
      <w:bookmarkEnd w:id="280"/>
    </w:p>
    <w:p w14:paraId="0FC29725">
      <w:pPr>
        <w:pStyle w:val="4"/>
        <w:rPr>
          <w:lang w:eastAsia="zh-CN"/>
        </w:rPr>
      </w:pPr>
      <w:r>
        <w:rPr>
          <w:rFonts w:hint="eastAsia"/>
          <w:lang w:eastAsia="zh-CN"/>
        </w:rPr>
        <w:t>The EDUKG can power intelligent tutoring systems that provide real-time guidance,</w:t>
      </w:r>
      <w:r>
        <w:rPr>
          <w:lang w:eastAsia="zh-CN"/>
        </w:rPr>
        <w:t xml:space="preserve"> </w:t>
      </w:r>
      <w:r>
        <w:rPr>
          <w:rFonts w:hint="eastAsia"/>
          <w:lang w:eastAsia="zh-CN"/>
        </w:rPr>
        <w:t>feedback, and support to learners. By integrating natural language understanding and generation capabilities</w:t>
      </w:r>
      <w:r>
        <w:rPr>
          <w:lang w:eastAsia="zh-CN"/>
        </w:rPr>
        <w:t xml:space="preserve"> </w:t>
      </w:r>
      <w:r>
        <w:rPr>
          <w:rFonts w:hint="eastAsia"/>
          <w:lang w:eastAsia="zh-CN"/>
        </w:rPr>
        <w:t>through LLMs, these systems can engage in conversational interactions with learners, answering questions,</w:t>
      </w:r>
      <w:r>
        <w:rPr>
          <w:lang w:eastAsia="zh-CN"/>
        </w:rPr>
        <w:t xml:space="preserve"> </w:t>
      </w:r>
      <w:r>
        <w:rPr>
          <w:rFonts w:hint="eastAsia"/>
          <w:lang w:eastAsia="zh-CN"/>
        </w:rPr>
        <w:t>providing explanations, and offering targeted feedback based on the learner</w:t>
      </w:r>
      <w:r>
        <w:rPr>
          <w:lang w:eastAsia="zh-CN"/>
        </w:rPr>
        <w:t>’</w:t>
      </w:r>
      <w:r>
        <w:rPr>
          <w:rFonts w:hint="eastAsia"/>
          <w:lang w:eastAsia="zh-CN"/>
        </w:rPr>
        <w:t>s performance and the knowledge</w:t>
      </w:r>
      <w:r>
        <w:rPr>
          <w:lang w:eastAsia="zh-CN"/>
        </w:rPr>
        <w:t xml:space="preserve"> </w:t>
      </w:r>
      <w:r>
        <w:rPr>
          <w:rFonts w:hint="eastAsia"/>
          <w:lang w:eastAsia="zh-CN"/>
        </w:rPr>
        <w:t>graph</w:t>
      </w:r>
      <w:r>
        <w:rPr>
          <w:lang w:eastAsia="zh-CN"/>
        </w:rPr>
        <w:t>’</w:t>
      </w:r>
      <w:r>
        <w:rPr>
          <w:rFonts w:hint="eastAsia"/>
          <w:lang w:eastAsia="zh-CN"/>
        </w:rPr>
        <w:t>s content.</w:t>
      </w:r>
    </w:p>
    <w:p w14:paraId="372D193E">
      <w:pPr>
        <w:pStyle w:val="4"/>
        <w:rPr>
          <w:lang w:eastAsia="zh-CN"/>
        </w:rPr>
      </w:pPr>
      <w:r>
        <w:rPr>
          <w:rFonts w:hint="eastAsia"/>
          <w:lang w:eastAsia="zh-CN"/>
        </w:rPr>
        <w:t>Intelligent tutoring systems can also leverage the knowledge graph to generate adaptive assessments, dynamically selecting questions based on the learner</w:t>
      </w:r>
      <w:ins w:id="164" w:author="刘柏炜(2025013245)" w:date="2026-05-07T12:28:38Z">
        <w:r>
          <w:rPr>
            <w:rFonts w:hint="default"/>
            <w:lang w:val="en-US" w:eastAsia="zh-CN"/>
          </w:rPr>
          <w:t>’</w:t>
        </w:r>
      </w:ins>
      <w:r>
        <w:rPr>
          <w:rFonts w:hint="eastAsia"/>
          <w:lang w:eastAsia="zh-CN"/>
        </w:rPr>
        <w:t>s mastery of specific concepts and skills. This allows for more</w:t>
      </w:r>
      <w:r>
        <w:rPr>
          <w:lang w:eastAsia="zh-CN"/>
        </w:rPr>
        <w:t xml:space="preserve"> </w:t>
      </w:r>
      <w:r>
        <w:rPr>
          <w:rFonts w:hint="eastAsia"/>
          <w:lang w:eastAsia="zh-CN"/>
        </w:rPr>
        <w:t>precise measurement of learning outcomes and enables early identification of areas where additional support</w:t>
      </w:r>
      <w:r>
        <w:rPr>
          <w:lang w:eastAsia="zh-CN"/>
        </w:rPr>
        <w:t xml:space="preserve"> </w:t>
      </w:r>
      <w:r>
        <w:rPr>
          <w:rFonts w:hint="eastAsia"/>
          <w:lang w:eastAsia="zh-CN"/>
        </w:rPr>
        <w:t>or intervention may be needed.</w:t>
      </w:r>
    </w:p>
    <w:p w14:paraId="582E3F35">
      <w:pPr>
        <w:pStyle w:val="5"/>
        <w:numPr>
          <w:ilvl w:val="1"/>
          <w:numId w:val="61"/>
        </w:numPr>
        <w:tabs>
          <w:tab w:val="clear" w:pos="0"/>
        </w:tabs>
        <w:rPr>
          <w:rFonts w:eastAsia="等线"/>
        </w:rPr>
      </w:pPr>
      <w:bookmarkStart w:id="281" w:name="_Toc11894"/>
      <w:bookmarkStart w:id="282" w:name="_Toc29891"/>
      <w:bookmarkStart w:id="283" w:name="_Toc8406"/>
      <w:bookmarkStart w:id="284" w:name="_Toc13749"/>
      <w:r>
        <w:rPr>
          <w:rFonts w:hint="eastAsia" w:eastAsia="等线"/>
          <w:lang w:eastAsia="zh-CN"/>
        </w:rPr>
        <w:t>Curriculum analysis and design</w:t>
      </w:r>
      <w:bookmarkEnd w:id="281"/>
      <w:bookmarkEnd w:id="282"/>
      <w:bookmarkEnd w:id="283"/>
      <w:bookmarkEnd w:id="284"/>
    </w:p>
    <w:p w14:paraId="013BAC60">
      <w:pPr>
        <w:pStyle w:val="4"/>
      </w:pPr>
      <w:r>
        <w:rPr>
          <w:rFonts w:hint="eastAsia"/>
        </w:rPr>
        <w:t>The EDUKG provides a comprehensive view of the relationships between courses, learning objectives, and educational resources, enabling powerful curriculum analysis and design capabilities. Educators and curriculum designers can use the knowledge graph to identify gaps or redundancies in existing curricula, supporting comprehensive coverage of key concepts and skills.</w:t>
      </w:r>
    </w:p>
    <w:p w14:paraId="6950835D">
      <w:pPr>
        <w:pStyle w:val="4"/>
      </w:pPr>
      <w:r>
        <w:rPr>
          <w:rFonts w:hint="eastAsia"/>
        </w:rPr>
        <w:t>The graph’s semantic relationships can also facilitate the identification of interdisciplinary connections, enabling the creation of cross-disciplinary learning experiences that foster holistic understanding and real-world</w:t>
      </w:r>
      <w:r>
        <w:t xml:space="preserve"> </w:t>
      </w:r>
      <w:r>
        <w:rPr>
          <w:rFonts w:hint="eastAsia"/>
        </w:rPr>
        <w:t>problem-solving skills. Curriculum designers can explore the knowledge graph to discover new pedagogical</w:t>
      </w:r>
      <w:r>
        <w:t xml:space="preserve"> </w:t>
      </w:r>
      <w:r>
        <w:rPr>
          <w:rFonts w:hint="eastAsia"/>
        </w:rPr>
        <w:t>approaches, innovative teaching strategies, and emerging trends in education.</w:t>
      </w:r>
    </w:p>
    <w:p w14:paraId="50CC723C">
      <w:pPr>
        <w:pStyle w:val="5"/>
        <w:numPr>
          <w:ilvl w:val="1"/>
          <w:numId w:val="61"/>
        </w:numPr>
        <w:tabs>
          <w:tab w:val="clear" w:pos="0"/>
        </w:tabs>
        <w:rPr>
          <w:rFonts w:eastAsia="等线"/>
          <w:lang w:eastAsia="zh-CN"/>
        </w:rPr>
      </w:pPr>
      <w:bookmarkStart w:id="285" w:name="_Toc14895"/>
      <w:bookmarkStart w:id="286" w:name="_Toc29349"/>
      <w:bookmarkStart w:id="287" w:name="_Toc9509"/>
      <w:bookmarkStart w:id="288" w:name="_Toc5141"/>
      <w:r>
        <w:rPr>
          <w:rFonts w:hint="eastAsia" w:eastAsia="等线"/>
          <w:lang w:eastAsia="zh-CN"/>
        </w:rPr>
        <w:t>Educational research and analytics</w:t>
      </w:r>
      <w:bookmarkEnd w:id="285"/>
      <w:bookmarkEnd w:id="286"/>
      <w:bookmarkEnd w:id="287"/>
      <w:bookmarkEnd w:id="288"/>
    </w:p>
    <w:p w14:paraId="4E4738DE">
      <w:pPr>
        <w:pStyle w:val="4"/>
        <w:rPr>
          <w:lang w:eastAsia="zh-CN"/>
        </w:rPr>
      </w:pPr>
      <w:r>
        <w:rPr>
          <w:rFonts w:hint="eastAsia"/>
          <w:lang w:eastAsia="zh-CN"/>
        </w:rPr>
        <w:t>The EDUKG serves as a rich data source for educational research and analytics. Researchers can leverage the graph</w:t>
      </w:r>
      <w:ins w:id="165" w:author="Catherine Berger" w:date="2026-04-27T16:00:00Z">
        <w:r>
          <w:rPr>
            <w:lang w:eastAsia="zh-CN"/>
          </w:rPr>
          <w:t>’</w:t>
        </w:r>
      </w:ins>
      <w:del w:id="166" w:author="Catherine Berger" w:date="2026-04-27T16:00:00Z">
        <w:r>
          <w:rPr>
            <w:rFonts w:hint="eastAsia"/>
            <w:lang w:eastAsia="zh-CN"/>
          </w:rPr>
          <w:delText>’</w:delText>
        </w:r>
      </w:del>
      <w:r>
        <w:rPr>
          <w:rFonts w:hint="eastAsia"/>
          <w:lang w:eastAsia="zh-CN"/>
        </w:rPr>
        <w:t>s structured and interconnected data to investigate complex educational</w:t>
      </w:r>
      <w:r>
        <w:rPr>
          <w:lang w:eastAsia="zh-CN"/>
        </w:rPr>
        <w:t xml:space="preserve"> </w:t>
      </w:r>
      <w:r>
        <w:rPr>
          <w:rFonts w:hint="eastAsia"/>
          <w:lang w:eastAsia="zh-CN"/>
        </w:rPr>
        <w:t>phenomena, such as learner engagement patterns, knowledge acquisition processes, and the effectiveness of</w:t>
      </w:r>
      <w:r>
        <w:rPr>
          <w:lang w:eastAsia="zh-CN"/>
        </w:rPr>
        <w:t xml:space="preserve"> </w:t>
      </w:r>
      <w:r>
        <w:rPr>
          <w:rFonts w:hint="eastAsia"/>
          <w:lang w:eastAsia="zh-CN"/>
        </w:rPr>
        <w:t>different instructional strategies.</w:t>
      </w:r>
    </w:p>
    <w:p w14:paraId="1D5D8B05">
      <w:pPr>
        <w:pStyle w:val="4"/>
        <w:rPr>
          <w:lang w:eastAsia="zh-CN"/>
        </w:rPr>
      </w:pPr>
      <w:r>
        <w:rPr>
          <w:rFonts w:hint="eastAsia"/>
          <w:lang w:eastAsia="zh-CN"/>
        </w:rPr>
        <w:t>The graph’s ability to integrate data from multiple sources, including learning management systems, student</w:t>
      </w:r>
      <w:r>
        <w:rPr>
          <w:lang w:eastAsia="zh-CN"/>
        </w:rPr>
        <w:t xml:space="preserve"> </w:t>
      </w:r>
      <w:r>
        <w:rPr>
          <w:rFonts w:hint="eastAsia"/>
          <w:lang w:eastAsia="zh-CN"/>
        </w:rPr>
        <w:t>information systems, and educational repositories, enables comprehensive analyses that span across different</w:t>
      </w:r>
      <w:r>
        <w:rPr>
          <w:lang w:eastAsia="zh-CN"/>
        </w:rPr>
        <w:t xml:space="preserve"> </w:t>
      </w:r>
      <w:r>
        <w:rPr>
          <w:rFonts w:hint="eastAsia"/>
          <w:lang w:eastAsia="zh-CN"/>
        </w:rPr>
        <w:t>educational contexts and populations. Researchers can apply advanced data mining, machine learning, and</w:t>
      </w:r>
      <w:r>
        <w:rPr>
          <w:lang w:eastAsia="zh-CN"/>
        </w:rPr>
        <w:t xml:space="preserve"> </w:t>
      </w:r>
      <w:r>
        <w:rPr>
          <w:rFonts w:hint="eastAsia"/>
          <w:lang w:eastAsia="zh-CN"/>
        </w:rPr>
        <w:t>graph</w:t>
      </w:r>
      <w:r>
        <w:rPr>
          <w:lang w:eastAsia="zh-CN"/>
        </w:rPr>
        <w:t xml:space="preserve"> </w:t>
      </w:r>
      <w:r>
        <w:rPr>
          <w:rFonts w:hint="eastAsia"/>
          <w:lang w:eastAsia="zh-CN"/>
        </w:rPr>
        <w:t>analytics techniques to uncover insights, test hypotheses, and develop evidence-based recommendations for educational policy and practice.</w:t>
      </w:r>
    </w:p>
    <w:p w14:paraId="28AB07A6">
      <w:pPr>
        <w:pStyle w:val="5"/>
        <w:numPr>
          <w:ilvl w:val="1"/>
          <w:numId w:val="61"/>
        </w:numPr>
        <w:tabs>
          <w:tab w:val="clear" w:pos="0"/>
        </w:tabs>
        <w:rPr>
          <w:rFonts w:eastAsia="等线"/>
          <w:lang w:eastAsia="zh-CN"/>
        </w:rPr>
      </w:pPr>
      <w:bookmarkStart w:id="289" w:name="_Toc22399"/>
      <w:bookmarkStart w:id="290" w:name="_Toc1730"/>
      <w:bookmarkStart w:id="291" w:name="_Toc118"/>
      <w:bookmarkStart w:id="292" w:name="_Toc6372"/>
      <w:r>
        <w:rPr>
          <w:rFonts w:eastAsia="等线"/>
          <w:lang w:eastAsia="zh-CN"/>
        </w:rPr>
        <w:t xml:space="preserve">Open </w:t>
      </w:r>
      <w:r>
        <w:rPr>
          <w:rFonts w:hint="eastAsia" w:eastAsia="等线"/>
          <w:lang w:eastAsia="zh-CN"/>
        </w:rPr>
        <w:t>e</w:t>
      </w:r>
      <w:r>
        <w:rPr>
          <w:rFonts w:eastAsia="等线"/>
          <w:lang w:eastAsia="zh-CN"/>
        </w:rPr>
        <w:t xml:space="preserve">ducational </w:t>
      </w:r>
      <w:r>
        <w:rPr>
          <w:rFonts w:hint="eastAsia" w:eastAsia="等线"/>
          <w:lang w:eastAsia="zh-CN"/>
        </w:rPr>
        <w:t>r</w:t>
      </w:r>
      <w:r>
        <w:rPr>
          <w:rFonts w:eastAsia="等线"/>
          <w:lang w:eastAsia="zh-CN"/>
        </w:rPr>
        <w:t xml:space="preserve">esources </w:t>
      </w:r>
      <w:r>
        <w:rPr>
          <w:rFonts w:hint="eastAsia" w:eastAsia="等线"/>
          <w:lang w:eastAsia="zh-CN"/>
        </w:rPr>
        <w:t>d</w:t>
      </w:r>
      <w:r>
        <w:rPr>
          <w:rFonts w:eastAsia="等线"/>
          <w:lang w:eastAsia="zh-CN"/>
        </w:rPr>
        <w:t xml:space="preserve">iscovery and </w:t>
      </w:r>
      <w:r>
        <w:rPr>
          <w:rFonts w:hint="eastAsia" w:eastAsia="等线"/>
          <w:lang w:eastAsia="zh-CN"/>
        </w:rPr>
        <w:t>c</w:t>
      </w:r>
      <w:r>
        <w:rPr>
          <w:rFonts w:eastAsia="等线"/>
          <w:lang w:eastAsia="zh-CN"/>
        </w:rPr>
        <w:t>uration</w:t>
      </w:r>
      <w:bookmarkEnd w:id="289"/>
      <w:bookmarkEnd w:id="290"/>
      <w:bookmarkEnd w:id="291"/>
      <w:bookmarkEnd w:id="292"/>
    </w:p>
    <w:p w14:paraId="4451340F">
      <w:pPr>
        <w:pStyle w:val="4"/>
        <w:rPr>
          <w:lang w:eastAsia="zh-CN"/>
        </w:rPr>
      </w:pPr>
      <w:r>
        <w:rPr>
          <w:lang w:eastAsia="zh-CN"/>
        </w:rPr>
        <w:t xml:space="preserve">The </w:t>
      </w:r>
      <w:r>
        <w:rPr>
          <w:rFonts w:hint="eastAsia"/>
          <w:lang w:eastAsia="zh-CN"/>
        </w:rPr>
        <w:t>EDUKG</w:t>
      </w:r>
      <w:r>
        <w:rPr>
          <w:lang w:eastAsia="zh-CN"/>
        </w:rPr>
        <w:t xml:space="preserve"> can significantly enhance the discovery and curation of open educational resources (OER). By integrating metadata from various OER repositories and aligning it with the graph’s ontology, educators and learners can easily search for and access high-quality educational materials that are relevant to their specific needs and contexts.</w:t>
      </w:r>
    </w:p>
    <w:p w14:paraId="7A470B99">
      <w:pPr>
        <w:pStyle w:val="4"/>
        <w:rPr>
          <w:lang w:eastAsia="zh-CN"/>
        </w:rPr>
      </w:pPr>
      <w:r>
        <w:rPr>
          <w:lang w:eastAsia="zh-CN"/>
        </w:rPr>
        <w:t>The graph’s semantic relationships enable intelligent recommendation systems that suggest related resources, alternative explanations, or complementary learning activities based on the user’s interests and learning goals. This facilitates the creation of rich, diverse, and engaging learning experiences that draw upon the collective knowledge of the educational community.</w:t>
      </w:r>
    </w:p>
    <w:p w14:paraId="1294D8DB">
      <w:pPr>
        <w:pStyle w:val="4"/>
        <w:rPr>
          <w:lang w:eastAsia="zh-CN"/>
        </w:rPr>
      </w:pPr>
      <w:r>
        <w:rPr>
          <w:lang w:eastAsia="zh-CN"/>
        </w:rPr>
        <w:t xml:space="preserve">The applications discussed above are just a few examples of how the </w:t>
      </w:r>
      <w:r>
        <w:rPr>
          <w:rFonts w:hint="eastAsia"/>
          <w:lang w:eastAsia="zh-CN"/>
        </w:rPr>
        <w:t>EDUKG</w:t>
      </w:r>
      <w:r>
        <w:rPr>
          <w:lang w:eastAsia="zh-CN"/>
        </w:rPr>
        <w:t xml:space="preserve"> can transform educational practices and outcomes. As the graph continues to evolve and integrate with emerging technologies, such as immersive learning environments and artificial intelligence, its impact will only grow, driving innovation and empowering learners, educators, and researchers to push the boundaries of what is possible in education.</w:t>
      </w:r>
    </w:p>
    <w:p w14:paraId="73500F2A">
      <w:pPr>
        <w:pStyle w:val="5"/>
        <w:numPr>
          <w:ilvl w:val="1"/>
          <w:numId w:val="61"/>
        </w:numPr>
        <w:tabs>
          <w:tab w:val="clear" w:pos="0"/>
        </w:tabs>
        <w:rPr>
          <w:rFonts w:eastAsia="等线"/>
          <w:lang w:eastAsia="zh-CN"/>
        </w:rPr>
      </w:pPr>
      <w:bookmarkStart w:id="293" w:name="_Toc17860"/>
      <w:bookmarkStart w:id="294" w:name="_Toc3430"/>
      <w:bookmarkStart w:id="295" w:name="_Toc24166"/>
      <w:bookmarkStart w:id="296" w:name="_Toc22562"/>
      <w:r>
        <w:rPr>
          <w:rFonts w:eastAsia="等线"/>
          <w:lang w:eastAsia="zh-CN"/>
        </w:rPr>
        <w:t xml:space="preserve">Combine </w:t>
      </w:r>
      <w:r>
        <w:rPr>
          <w:rFonts w:hint="eastAsia" w:eastAsia="等线"/>
          <w:lang w:eastAsia="zh-CN"/>
        </w:rPr>
        <w:t>EDUKG</w:t>
      </w:r>
      <w:r>
        <w:rPr>
          <w:rFonts w:eastAsia="等线"/>
          <w:lang w:eastAsia="zh-CN"/>
        </w:rPr>
        <w:t xml:space="preserve"> with LLM and ITS/AIS</w:t>
      </w:r>
      <w:bookmarkEnd w:id="293"/>
      <w:bookmarkEnd w:id="294"/>
      <w:bookmarkEnd w:id="295"/>
      <w:bookmarkEnd w:id="296"/>
    </w:p>
    <w:p w14:paraId="6162B4A5">
      <w:pPr>
        <w:pStyle w:val="4"/>
        <w:rPr>
          <w:lang w:eastAsia="zh-CN"/>
        </w:rPr>
      </w:pPr>
      <w:r>
        <w:rPr>
          <w:rFonts w:hint="eastAsia"/>
          <w:lang w:eastAsia="zh-CN"/>
        </w:rPr>
        <w:t>EDUKG</w:t>
      </w:r>
      <w:r>
        <w:rPr>
          <w:lang w:eastAsia="zh-CN"/>
        </w:rPr>
        <w:t>s serve as a structured semantic backbone that connects learning content, institutional/community data, and learner personal data. As illustrated in Fig. 10, the contextual knowledge graph integrates these data sources to support adaptive educational applications.</w:t>
      </w:r>
    </w:p>
    <w:p w14:paraId="22B8F77C">
      <w:pPr>
        <w:pStyle w:val="4"/>
      </w:pPr>
      <w:r>
        <w:drawing>
          <wp:inline distT="0" distB="0" distL="114300" distR="114300">
            <wp:extent cx="5937885" cy="3738245"/>
            <wp:effectExtent l="0" t="0" r="5715" b="508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5937885" cy="3738245"/>
                    </a:xfrm>
                    <a:prstGeom prst="rect">
                      <a:avLst/>
                    </a:prstGeom>
                    <a:noFill/>
                    <a:ln>
                      <a:noFill/>
                    </a:ln>
                  </pic:spPr>
                </pic:pic>
              </a:graphicData>
            </a:graphic>
          </wp:inline>
        </w:drawing>
      </w:r>
    </w:p>
    <w:p w14:paraId="2CFB05D9">
      <w:pPr>
        <w:pStyle w:val="184"/>
        <w:rPr>
          <w:rFonts w:eastAsia="等线"/>
          <w:szCs w:val="24"/>
        </w:rPr>
      </w:pPr>
      <w:r>
        <w:rPr>
          <w:rFonts w:eastAsia="等线"/>
          <w:szCs w:val="24"/>
        </w:rPr>
        <w:t>Figure C.6</w:t>
      </w:r>
      <w:r>
        <w:rPr>
          <w:szCs w:val="24"/>
        </w:rPr>
        <w:t>—</w:t>
      </w:r>
      <w:r>
        <w:rPr>
          <w:rFonts w:hint="eastAsia" w:eastAsia="等线"/>
          <w:szCs w:val="24"/>
          <w:lang w:eastAsia="zh-CN"/>
        </w:rPr>
        <w:t>EDUKG</w:t>
      </w:r>
      <w:r>
        <w:rPr>
          <w:rFonts w:hint="eastAsia" w:eastAsia="等线"/>
          <w:szCs w:val="24"/>
        </w:rPr>
        <w:t xml:space="preserve"> in ITS Context</w:t>
      </w:r>
    </w:p>
    <w:p w14:paraId="351C1958">
      <w:pPr>
        <w:pStyle w:val="4"/>
      </w:pPr>
      <w:r>
        <w:rPr>
          <w:rFonts w:hint="eastAsia"/>
          <w:lang w:eastAsia="zh-CN"/>
        </w:rPr>
        <w:t>EDUKG</w:t>
      </w:r>
      <w:r>
        <w:rPr>
          <w:rFonts w:hint="eastAsia"/>
        </w:rPr>
        <w:t xml:space="preserve"> serves as a structured semantic backbone that connects learning content, pedagogical rules, and</w:t>
      </w:r>
      <w:r>
        <w:t xml:space="preserve"> </w:t>
      </w:r>
      <w:r>
        <w:rPr>
          <w:rFonts w:hint="eastAsia"/>
        </w:rPr>
        <w:t>learner interactions within an intelligent tutoring context. Key use cases include:</w:t>
      </w:r>
    </w:p>
    <w:p w14:paraId="120511B3">
      <w:pPr>
        <w:pStyle w:val="175"/>
        <w:numPr>
          <w:ilvl w:val="0"/>
          <w:numId w:val="62"/>
        </w:numPr>
        <w:rPr>
          <w:szCs w:val="24"/>
        </w:rPr>
      </w:pPr>
      <w:r>
        <w:rPr>
          <w:rFonts w:hint="eastAsia"/>
          <w:i/>
          <w:szCs w:val="24"/>
          <w:lang w:eastAsia="zh-CN"/>
        </w:rPr>
        <w:t>Intelligent tutoring systems (ITS):</w:t>
      </w:r>
      <w:r>
        <w:rPr>
          <w:rFonts w:hint="eastAsia"/>
          <w:szCs w:val="24"/>
        </w:rPr>
        <w:t xml:space="preserve"> </w:t>
      </w:r>
      <w:r>
        <w:rPr>
          <w:rFonts w:hint="eastAsia"/>
          <w:szCs w:val="24"/>
          <w:lang w:eastAsia="zh-CN"/>
        </w:rPr>
        <w:t>EDUKG</w:t>
      </w:r>
      <w:r>
        <w:rPr>
          <w:rFonts w:hint="eastAsia"/>
          <w:szCs w:val="24"/>
        </w:rPr>
        <w:t>s provide the structured knowledge</w:t>
      </w:r>
      <w:r>
        <w:rPr>
          <w:szCs w:val="24"/>
        </w:rPr>
        <w:t xml:space="preserve"> </w:t>
      </w:r>
      <w:r>
        <w:rPr>
          <w:rFonts w:hint="eastAsia"/>
          <w:szCs w:val="24"/>
        </w:rPr>
        <w:t>base for ITS, while</w:t>
      </w:r>
      <w:r>
        <w:rPr>
          <w:szCs w:val="24"/>
        </w:rPr>
        <w:t xml:space="preserve"> </w:t>
      </w:r>
      <w:r>
        <w:rPr>
          <w:rFonts w:hint="eastAsia"/>
          <w:szCs w:val="24"/>
        </w:rPr>
        <w:t>LLMs enable natural language interaction. This combination allows for:</w:t>
      </w:r>
    </w:p>
    <w:p w14:paraId="6784B380">
      <w:pPr>
        <w:pStyle w:val="176"/>
        <w:tabs>
          <w:tab w:val="left" w:pos="640"/>
        </w:tabs>
        <w:rPr>
          <w:szCs w:val="24"/>
          <w:lang w:eastAsia="zh-CN"/>
        </w:rPr>
      </w:pPr>
      <w:r>
        <w:rPr>
          <w:rFonts w:hint="eastAsia"/>
          <w:szCs w:val="24"/>
          <w:lang w:eastAsia="zh-CN"/>
        </w:rPr>
        <w:t>Dynamic generation of explanations and examples tailored to the learner</w:t>
      </w:r>
      <w:r>
        <w:rPr>
          <w:szCs w:val="24"/>
          <w:lang w:eastAsia="zh-CN"/>
        </w:rPr>
        <w:t>’</w:t>
      </w:r>
      <w:r>
        <w:rPr>
          <w:rFonts w:hint="eastAsia"/>
          <w:szCs w:val="24"/>
          <w:lang w:eastAsia="zh-CN"/>
        </w:rPr>
        <w:t>s context and prior</w:t>
      </w:r>
      <w:r>
        <w:rPr>
          <w:szCs w:val="24"/>
          <w:lang w:eastAsia="zh-CN"/>
        </w:rPr>
        <w:t xml:space="preserve"> </w:t>
      </w:r>
      <w:r>
        <w:rPr>
          <w:rFonts w:hint="eastAsia"/>
          <w:szCs w:val="24"/>
          <w:lang w:eastAsia="zh-CN"/>
        </w:rPr>
        <w:t>knowledge.</w:t>
      </w:r>
    </w:p>
    <w:p w14:paraId="68E72D88">
      <w:pPr>
        <w:pStyle w:val="176"/>
        <w:tabs>
          <w:tab w:val="left" w:pos="640"/>
        </w:tabs>
        <w:rPr>
          <w:szCs w:val="24"/>
          <w:lang w:eastAsia="zh-CN"/>
        </w:rPr>
      </w:pPr>
      <w:r>
        <w:rPr>
          <w:rFonts w:hint="eastAsia"/>
          <w:szCs w:val="24"/>
          <w:lang w:eastAsia="zh-CN"/>
        </w:rPr>
        <w:t>Adaptive question generation based on the learner’s progress and the knowledge graph structure.</w:t>
      </w:r>
    </w:p>
    <w:p w14:paraId="07CABA2A">
      <w:pPr>
        <w:pStyle w:val="176"/>
        <w:tabs>
          <w:tab w:val="left" w:pos="640"/>
        </w:tabs>
        <w:rPr>
          <w:szCs w:val="24"/>
          <w:lang w:eastAsia="zh-CN"/>
        </w:rPr>
      </w:pPr>
      <w:r>
        <w:rPr>
          <w:rFonts w:hint="eastAsia"/>
          <w:szCs w:val="24"/>
          <w:lang w:eastAsia="zh-CN"/>
        </w:rPr>
        <w:t>Semantic understanding of learner queries, facilitating more accurate and context-aware responses.</w:t>
      </w:r>
    </w:p>
    <w:p w14:paraId="07548520">
      <w:pPr>
        <w:pStyle w:val="175"/>
        <w:numPr>
          <w:ilvl w:val="0"/>
          <w:numId w:val="62"/>
        </w:numPr>
        <w:rPr>
          <w:szCs w:val="24"/>
        </w:rPr>
      </w:pPr>
      <w:r>
        <w:rPr>
          <w:rFonts w:hint="eastAsia"/>
          <w:i/>
          <w:szCs w:val="24"/>
          <w:lang w:eastAsia="zh-CN"/>
        </w:rPr>
        <w:t>Personalized learning pathways:</w:t>
      </w:r>
      <w:r>
        <w:rPr>
          <w:rFonts w:hint="eastAsia"/>
          <w:szCs w:val="24"/>
        </w:rPr>
        <w:t xml:space="preserve"> </w:t>
      </w:r>
      <w:r>
        <w:rPr>
          <w:rFonts w:hint="eastAsia"/>
          <w:szCs w:val="24"/>
          <w:lang w:eastAsia="zh-CN"/>
        </w:rPr>
        <w:t>EDUKG</w:t>
      </w:r>
      <w:r>
        <w:rPr>
          <w:rFonts w:hint="eastAsia"/>
          <w:szCs w:val="24"/>
        </w:rPr>
        <w:t>s represent the learning domain structure, while adaptive</w:t>
      </w:r>
      <w:r>
        <w:rPr>
          <w:szCs w:val="24"/>
        </w:rPr>
        <w:t xml:space="preserve"> </w:t>
      </w:r>
      <w:r>
        <w:rPr>
          <w:rFonts w:hint="eastAsia"/>
          <w:szCs w:val="24"/>
        </w:rPr>
        <w:t>systems use this structure to:</w:t>
      </w:r>
    </w:p>
    <w:p w14:paraId="5083C203">
      <w:pPr>
        <w:pStyle w:val="176"/>
        <w:numPr>
          <w:ilvl w:val="1"/>
          <w:numId w:val="63"/>
        </w:numPr>
        <w:tabs>
          <w:tab w:val="left" w:pos="640"/>
        </w:tabs>
        <w:rPr>
          <w:szCs w:val="24"/>
          <w:lang w:eastAsia="zh-CN"/>
        </w:rPr>
      </w:pPr>
      <w:r>
        <w:rPr>
          <w:rFonts w:hint="eastAsia"/>
          <w:szCs w:val="24"/>
          <w:lang w:eastAsia="zh-CN"/>
        </w:rPr>
        <w:t>Generate individualized learning paths based on learner goals, prior knowledge, and learning</w:t>
      </w:r>
      <w:r>
        <w:rPr>
          <w:szCs w:val="24"/>
          <w:lang w:eastAsia="zh-CN"/>
        </w:rPr>
        <w:t xml:space="preserve"> </w:t>
      </w:r>
      <w:r>
        <w:rPr>
          <w:rFonts w:hint="eastAsia"/>
          <w:szCs w:val="24"/>
          <w:lang w:eastAsia="zh-CN"/>
        </w:rPr>
        <w:t>style.</w:t>
      </w:r>
    </w:p>
    <w:p w14:paraId="69B6DF6E">
      <w:pPr>
        <w:pStyle w:val="176"/>
        <w:numPr>
          <w:ilvl w:val="1"/>
          <w:numId w:val="63"/>
        </w:numPr>
        <w:tabs>
          <w:tab w:val="left" w:pos="640"/>
        </w:tabs>
        <w:rPr>
          <w:szCs w:val="24"/>
          <w:lang w:eastAsia="zh-CN"/>
        </w:rPr>
      </w:pPr>
      <w:r>
        <w:rPr>
          <w:rFonts w:hint="eastAsia"/>
          <w:szCs w:val="24"/>
          <w:lang w:eastAsia="zh-CN"/>
        </w:rPr>
        <w:t>Dynamically adjust learning paths based on real-time performance data and learner feedback.</w:t>
      </w:r>
    </w:p>
    <w:p w14:paraId="27A65FD8">
      <w:pPr>
        <w:pStyle w:val="176"/>
        <w:numPr>
          <w:ilvl w:val="1"/>
          <w:numId w:val="63"/>
        </w:numPr>
        <w:tabs>
          <w:tab w:val="left" w:pos="640"/>
        </w:tabs>
        <w:rPr>
          <w:szCs w:val="24"/>
        </w:rPr>
      </w:pPr>
      <w:r>
        <w:rPr>
          <w:rFonts w:hint="eastAsia"/>
          <w:szCs w:val="24"/>
          <w:lang w:eastAsia="zh-CN"/>
        </w:rPr>
        <w:t>Incorporate LLM-generated content to fill gaps in the curriculum or provide additional explanations.</w:t>
      </w:r>
    </w:p>
    <w:p w14:paraId="34B7B5FD">
      <w:pPr>
        <w:pStyle w:val="175"/>
        <w:numPr>
          <w:ilvl w:val="0"/>
          <w:numId w:val="62"/>
        </w:numPr>
        <w:rPr>
          <w:szCs w:val="24"/>
        </w:rPr>
      </w:pPr>
      <w:r>
        <w:rPr>
          <w:rFonts w:hint="eastAsia"/>
          <w:i/>
          <w:szCs w:val="24"/>
          <w:lang w:eastAsia="zh-CN"/>
        </w:rPr>
        <w:t>Curriculum mapping and design:</w:t>
      </w:r>
      <w:r>
        <w:rPr>
          <w:rFonts w:hint="eastAsia"/>
          <w:szCs w:val="24"/>
        </w:rPr>
        <w:t xml:space="preserve"> </w:t>
      </w:r>
      <w:r>
        <w:rPr>
          <w:rFonts w:hint="eastAsia"/>
          <w:szCs w:val="24"/>
          <w:lang w:eastAsia="zh-CN"/>
        </w:rPr>
        <w:t>EDUKG</w:t>
      </w:r>
      <w:r>
        <w:rPr>
          <w:rFonts w:hint="eastAsia"/>
          <w:szCs w:val="24"/>
        </w:rPr>
        <w:t>s provide a comprehensive view of the curriculum, which</w:t>
      </w:r>
      <w:r>
        <w:rPr>
          <w:szCs w:val="24"/>
        </w:rPr>
        <w:t xml:space="preserve"> </w:t>
      </w:r>
      <w:r>
        <w:rPr>
          <w:rFonts w:hint="eastAsia"/>
          <w:szCs w:val="24"/>
        </w:rPr>
        <w:t>can be enhanced by:</w:t>
      </w:r>
    </w:p>
    <w:p w14:paraId="06CD808F">
      <w:pPr>
        <w:pStyle w:val="176"/>
        <w:numPr>
          <w:ilvl w:val="1"/>
          <w:numId w:val="64"/>
        </w:numPr>
        <w:tabs>
          <w:tab w:val="left" w:pos="640"/>
        </w:tabs>
        <w:rPr>
          <w:szCs w:val="24"/>
          <w:lang w:eastAsia="zh-CN"/>
        </w:rPr>
      </w:pPr>
      <w:r>
        <w:rPr>
          <w:rFonts w:hint="eastAsia"/>
          <w:szCs w:val="24"/>
          <w:lang w:eastAsia="zh-CN"/>
        </w:rPr>
        <w:t>Using LLMs to analyze and suggest improvements in curriculum coherence and progression.</w:t>
      </w:r>
    </w:p>
    <w:p w14:paraId="14C992AB">
      <w:pPr>
        <w:pStyle w:val="176"/>
        <w:numPr>
          <w:ilvl w:val="1"/>
          <w:numId w:val="64"/>
        </w:numPr>
        <w:tabs>
          <w:tab w:val="left" w:pos="640"/>
        </w:tabs>
        <w:rPr>
          <w:szCs w:val="24"/>
          <w:lang w:eastAsia="zh-CN"/>
        </w:rPr>
      </w:pPr>
      <w:r>
        <w:rPr>
          <w:rFonts w:hint="eastAsia"/>
          <w:szCs w:val="24"/>
          <w:lang w:eastAsia="zh-CN"/>
        </w:rPr>
        <w:t>Identifying cross-disciplinary connections and opportunities for integrated learning experiences.</w:t>
      </w:r>
    </w:p>
    <w:p w14:paraId="140C5DC0">
      <w:pPr>
        <w:pStyle w:val="176"/>
        <w:numPr>
          <w:ilvl w:val="1"/>
          <w:numId w:val="64"/>
        </w:numPr>
        <w:tabs>
          <w:tab w:val="left" w:pos="640"/>
        </w:tabs>
        <w:rPr>
          <w:szCs w:val="24"/>
        </w:rPr>
      </w:pPr>
      <w:r>
        <w:rPr>
          <w:rFonts w:hint="eastAsia"/>
          <w:szCs w:val="24"/>
          <w:lang w:eastAsia="zh-CN"/>
        </w:rPr>
        <w:t>Enabling adaptive curriculum adjustments based on aggregated learner performance data.</w:t>
      </w:r>
    </w:p>
    <w:p w14:paraId="397547FF">
      <w:pPr>
        <w:pStyle w:val="175"/>
        <w:numPr>
          <w:ilvl w:val="0"/>
          <w:numId w:val="62"/>
        </w:numPr>
        <w:rPr>
          <w:szCs w:val="24"/>
        </w:rPr>
      </w:pPr>
      <w:r>
        <w:rPr>
          <w:rFonts w:hint="eastAsia"/>
          <w:i/>
          <w:szCs w:val="24"/>
          <w:lang w:eastAsia="zh-CN"/>
        </w:rPr>
        <w:t xml:space="preserve">Intelligent content recommendation: </w:t>
      </w:r>
      <w:r>
        <w:rPr>
          <w:rFonts w:hint="eastAsia"/>
          <w:szCs w:val="24"/>
        </w:rPr>
        <w:t xml:space="preserve">Combining </w:t>
      </w:r>
      <w:r>
        <w:rPr>
          <w:rFonts w:hint="eastAsia"/>
          <w:szCs w:val="24"/>
          <w:lang w:eastAsia="zh-CN"/>
        </w:rPr>
        <w:t>EDUKG</w:t>
      </w:r>
      <w:r>
        <w:rPr>
          <w:rFonts w:hint="eastAsia"/>
          <w:szCs w:val="24"/>
        </w:rPr>
        <w:t>s with LLMs and adaptive systems enables:</w:t>
      </w:r>
    </w:p>
    <w:p w14:paraId="6357D2C8">
      <w:pPr>
        <w:pStyle w:val="176"/>
        <w:numPr>
          <w:ilvl w:val="1"/>
          <w:numId w:val="65"/>
        </w:numPr>
        <w:tabs>
          <w:tab w:val="left" w:pos="640"/>
        </w:tabs>
        <w:rPr>
          <w:szCs w:val="24"/>
          <w:lang w:eastAsia="zh-CN"/>
        </w:rPr>
      </w:pPr>
      <w:r>
        <w:rPr>
          <w:rFonts w:hint="eastAsia"/>
          <w:szCs w:val="24"/>
          <w:lang w:eastAsia="zh-CN"/>
        </w:rPr>
        <w:t>Context-aware recommendation of learning resources aligned with the learner’s knowledge</w:t>
      </w:r>
      <w:r>
        <w:rPr>
          <w:szCs w:val="24"/>
          <w:lang w:eastAsia="zh-CN"/>
        </w:rPr>
        <w:t xml:space="preserve"> </w:t>
      </w:r>
      <w:r>
        <w:rPr>
          <w:rFonts w:hint="eastAsia"/>
          <w:szCs w:val="24"/>
          <w:lang w:eastAsia="zh-CN"/>
        </w:rPr>
        <w:t>state and objectives.</w:t>
      </w:r>
    </w:p>
    <w:p w14:paraId="3B3E37FF">
      <w:pPr>
        <w:pStyle w:val="176"/>
        <w:numPr>
          <w:ilvl w:val="1"/>
          <w:numId w:val="65"/>
        </w:numPr>
        <w:tabs>
          <w:tab w:val="left" w:pos="640"/>
        </w:tabs>
        <w:rPr>
          <w:szCs w:val="24"/>
          <w:lang w:eastAsia="zh-CN"/>
        </w:rPr>
      </w:pPr>
      <w:r>
        <w:rPr>
          <w:rFonts w:hint="eastAsia"/>
          <w:szCs w:val="24"/>
          <w:lang w:eastAsia="zh-CN"/>
        </w:rPr>
        <w:t>Dynamic creation of supplementary learning materials guided by the knowledge structure in</w:t>
      </w:r>
      <w:r>
        <w:rPr>
          <w:szCs w:val="24"/>
          <w:lang w:eastAsia="zh-CN"/>
        </w:rPr>
        <w:t xml:space="preserve"> </w:t>
      </w:r>
      <w:r>
        <w:rPr>
          <w:rFonts w:hint="eastAsia"/>
          <w:szCs w:val="24"/>
          <w:lang w:eastAsia="zh-CN"/>
        </w:rPr>
        <w:t>the EDUKG.</w:t>
      </w:r>
    </w:p>
    <w:p w14:paraId="5CF6F658">
      <w:pPr>
        <w:pStyle w:val="176"/>
        <w:numPr>
          <w:ilvl w:val="1"/>
          <w:numId w:val="65"/>
        </w:numPr>
        <w:tabs>
          <w:tab w:val="left" w:pos="640"/>
        </w:tabs>
        <w:rPr>
          <w:szCs w:val="24"/>
        </w:rPr>
      </w:pPr>
      <w:r>
        <w:rPr>
          <w:rFonts w:hint="eastAsia"/>
          <w:szCs w:val="24"/>
          <w:lang w:eastAsia="zh-CN"/>
        </w:rPr>
        <w:t>Adaptive pacing of content delivery based on prerequisite relationships and learner progress.</w:t>
      </w:r>
    </w:p>
    <w:p w14:paraId="09557D77">
      <w:pPr>
        <w:pStyle w:val="175"/>
        <w:numPr>
          <w:ilvl w:val="0"/>
          <w:numId w:val="62"/>
        </w:numPr>
        <w:rPr>
          <w:szCs w:val="24"/>
        </w:rPr>
      </w:pPr>
      <w:r>
        <w:rPr>
          <w:rFonts w:hint="eastAsia"/>
          <w:i/>
          <w:szCs w:val="24"/>
          <w:lang w:eastAsia="zh-CN"/>
        </w:rPr>
        <w:t>Knowledge discovery and analytics:</w:t>
      </w:r>
      <w:r>
        <w:rPr>
          <w:rFonts w:hint="eastAsia"/>
          <w:szCs w:val="24"/>
        </w:rPr>
        <w:t xml:space="preserve"> The integration of </w:t>
      </w:r>
      <w:r>
        <w:rPr>
          <w:rFonts w:hint="eastAsia"/>
          <w:szCs w:val="24"/>
          <w:lang w:eastAsia="zh-CN"/>
        </w:rPr>
        <w:t>EDUKG</w:t>
      </w:r>
      <w:r>
        <w:rPr>
          <w:rFonts w:hint="eastAsia"/>
          <w:szCs w:val="24"/>
        </w:rPr>
        <w:t>s, LLMs, and adaptive systems</w:t>
      </w:r>
      <w:r>
        <w:rPr>
          <w:szCs w:val="24"/>
        </w:rPr>
        <w:t xml:space="preserve"> </w:t>
      </w:r>
      <w:r>
        <w:rPr>
          <w:rFonts w:hint="eastAsia"/>
          <w:szCs w:val="24"/>
        </w:rPr>
        <w:t>facilitates:</w:t>
      </w:r>
    </w:p>
    <w:p w14:paraId="2FBAFC7F">
      <w:pPr>
        <w:pStyle w:val="176"/>
        <w:numPr>
          <w:ilvl w:val="1"/>
          <w:numId w:val="66"/>
        </w:numPr>
        <w:tabs>
          <w:tab w:val="left" w:pos="640"/>
        </w:tabs>
        <w:rPr>
          <w:szCs w:val="24"/>
          <w:lang w:eastAsia="zh-CN"/>
        </w:rPr>
      </w:pPr>
      <w:r>
        <w:rPr>
          <w:rFonts w:hint="eastAsia"/>
          <w:szCs w:val="24"/>
          <w:lang w:eastAsia="zh-CN"/>
        </w:rPr>
        <w:t>Advanced pattern recognition in learning behaviors and outcomes across large learner populations.</w:t>
      </w:r>
    </w:p>
    <w:p w14:paraId="33756BCE">
      <w:pPr>
        <w:pStyle w:val="176"/>
        <w:numPr>
          <w:ilvl w:val="1"/>
          <w:numId w:val="66"/>
        </w:numPr>
        <w:tabs>
          <w:tab w:val="left" w:pos="640"/>
        </w:tabs>
        <w:rPr>
          <w:szCs w:val="24"/>
          <w:lang w:eastAsia="zh-CN"/>
        </w:rPr>
      </w:pPr>
      <w:r>
        <w:rPr>
          <w:rFonts w:hint="eastAsia"/>
          <w:szCs w:val="24"/>
          <w:lang w:eastAsia="zh-CN"/>
        </w:rPr>
        <w:t>Natural language querying of complex educational datasets.</w:t>
      </w:r>
    </w:p>
    <w:p w14:paraId="3AB5853E">
      <w:pPr>
        <w:pStyle w:val="176"/>
        <w:numPr>
          <w:ilvl w:val="1"/>
          <w:numId w:val="66"/>
        </w:numPr>
        <w:tabs>
          <w:tab w:val="left" w:pos="640"/>
        </w:tabs>
        <w:rPr>
          <w:szCs w:val="24"/>
        </w:rPr>
      </w:pPr>
      <w:r>
        <w:rPr>
          <w:rFonts w:hint="eastAsia"/>
          <w:szCs w:val="24"/>
          <w:lang w:eastAsia="zh-CN"/>
        </w:rPr>
        <w:t>Predictive modeling of student performance and engagement to support proactive interventions.</w:t>
      </w:r>
    </w:p>
    <w:p w14:paraId="60C57955">
      <w:pPr>
        <w:pStyle w:val="175"/>
        <w:numPr>
          <w:ilvl w:val="0"/>
          <w:numId w:val="62"/>
        </w:numPr>
        <w:rPr>
          <w:szCs w:val="24"/>
        </w:rPr>
      </w:pPr>
      <w:r>
        <w:rPr>
          <w:rFonts w:hint="eastAsia"/>
          <w:i/>
          <w:szCs w:val="24"/>
          <w:lang w:eastAsia="zh-CN"/>
        </w:rPr>
        <w:t xml:space="preserve">Adaptive assessment: </w:t>
      </w:r>
      <w:r>
        <w:rPr>
          <w:rFonts w:hint="eastAsia"/>
          <w:szCs w:val="24"/>
          <w:lang w:eastAsia="zh-CN"/>
        </w:rPr>
        <w:t>EDUKG</w:t>
      </w:r>
      <w:r>
        <w:rPr>
          <w:rFonts w:hint="eastAsia"/>
          <w:szCs w:val="24"/>
        </w:rPr>
        <w:t>s provide the structural foundation for adaptive assessments, while</w:t>
      </w:r>
      <w:r>
        <w:rPr>
          <w:szCs w:val="24"/>
        </w:rPr>
        <w:t xml:space="preserve"> </w:t>
      </w:r>
      <w:r>
        <w:rPr>
          <w:rFonts w:hint="eastAsia"/>
          <w:szCs w:val="24"/>
        </w:rPr>
        <w:t>LLMs enhance their functionality through:</w:t>
      </w:r>
    </w:p>
    <w:p w14:paraId="12CC9B9B">
      <w:pPr>
        <w:pStyle w:val="176"/>
        <w:numPr>
          <w:ilvl w:val="1"/>
          <w:numId w:val="67"/>
        </w:numPr>
        <w:tabs>
          <w:tab w:val="left" w:pos="640"/>
        </w:tabs>
        <w:rPr>
          <w:szCs w:val="24"/>
          <w:lang w:eastAsia="zh-CN"/>
        </w:rPr>
      </w:pPr>
      <w:r>
        <w:rPr>
          <w:rFonts w:hint="eastAsia"/>
          <w:szCs w:val="24"/>
          <w:lang w:eastAsia="zh-CN"/>
        </w:rPr>
        <w:t>Dynamic generation of assessment items based on the learner</w:t>
      </w:r>
      <w:r>
        <w:rPr>
          <w:szCs w:val="24"/>
          <w:lang w:eastAsia="zh-CN"/>
        </w:rPr>
        <w:t>’</w:t>
      </w:r>
      <w:r>
        <w:rPr>
          <w:rFonts w:hint="eastAsia"/>
          <w:szCs w:val="24"/>
          <w:lang w:eastAsia="zh-CN"/>
        </w:rPr>
        <w:t>s knowledge state.</w:t>
      </w:r>
    </w:p>
    <w:p w14:paraId="4E7A4819">
      <w:pPr>
        <w:pStyle w:val="176"/>
        <w:numPr>
          <w:ilvl w:val="1"/>
          <w:numId w:val="67"/>
        </w:numPr>
        <w:tabs>
          <w:tab w:val="left" w:pos="640"/>
        </w:tabs>
        <w:rPr>
          <w:szCs w:val="24"/>
          <w:lang w:eastAsia="zh-CN"/>
        </w:rPr>
      </w:pPr>
      <w:r>
        <w:rPr>
          <w:rFonts w:hint="eastAsia"/>
          <w:szCs w:val="24"/>
          <w:lang w:eastAsia="zh-CN"/>
        </w:rPr>
        <w:t>Intelligent analysis of open-ended responses.</w:t>
      </w:r>
    </w:p>
    <w:p w14:paraId="442CC92A">
      <w:pPr>
        <w:pStyle w:val="176"/>
        <w:numPr>
          <w:ilvl w:val="1"/>
          <w:numId w:val="67"/>
        </w:numPr>
        <w:tabs>
          <w:tab w:val="left" w:pos="640"/>
        </w:tabs>
        <w:rPr>
          <w:szCs w:val="24"/>
          <w:lang w:eastAsia="zh-CN"/>
        </w:rPr>
      </w:pPr>
      <w:r>
        <w:rPr>
          <w:rFonts w:hint="eastAsia"/>
          <w:szCs w:val="24"/>
          <w:lang w:eastAsia="zh-CN"/>
        </w:rPr>
        <w:t>Adaptive selection of assessment strategies based on learner characteristics and performance</w:t>
      </w:r>
      <w:r>
        <w:rPr>
          <w:szCs w:val="24"/>
          <w:lang w:eastAsia="zh-CN"/>
        </w:rPr>
        <w:t xml:space="preserve"> </w:t>
      </w:r>
      <w:r>
        <w:rPr>
          <w:rFonts w:hint="eastAsia"/>
          <w:szCs w:val="24"/>
          <w:lang w:eastAsia="zh-CN"/>
        </w:rPr>
        <w:t>patterns.</w:t>
      </w:r>
    </w:p>
    <w:p w14:paraId="052E212F">
      <w:pPr>
        <w:pStyle w:val="4"/>
      </w:pPr>
      <w:r>
        <w:rPr>
          <w:rFonts w:hint="eastAsia"/>
        </w:rPr>
        <w:t>By leveraging the synergies between Educational Knowledge Graphs, Large Language Models, and adaptive instructional systems, educational technology can provide more personalized, effective, and engaging</w:t>
      </w:r>
      <w:r>
        <w:t xml:space="preserve"> </w:t>
      </w:r>
      <w:r>
        <w:rPr>
          <w:rFonts w:hint="eastAsia"/>
        </w:rPr>
        <w:t>learning experiences. This integration enables data-driven decision-making at all levels of education, from</w:t>
      </w:r>
      <w:r>
        <w:t xml:space="preserve"> </w:t>
      </w:r>
      <w:r>
        <w:rPr>
          <w:rFonts w:hint="eastAsia"/>
        </w:rPr>
        <w:t>individual learner support to institutional policy formulation.</w:t>
      </w:r>
    </w:p>
    <w:p w14:paraId="55BBC225">
      <w:pPr>
        <w:pStyle w:val="4"/>
        <w:numPr>
          <w:ilvl w:val="1"/>
          <w:numId w:val="61"/>
        </w:numPr>
        <w:rPr>
          <w:rFonts w:ascii="Arial" w:hAnsi="Arial"/>
          <w:b/>
          <w:sz w:val="24"/>
          <w:szCs w:val="24"/>
          <w:lang w:eastAsia="zh-CN"/>
        </w:rPr>
      </w:pPr>
      <w:r>
        <w:rPr>
          <w:rFonts w:ascii="Arial" w:hAnsi="Arial"/>
          <w:b/>
          <w:sz w:val="24"/>
          <w:szCs w:val="24"/>
          <w:lang w:eastAsia="zh-CN"/>
        </w:rPr>
        <w:t xml:space="preserve">Embedding </w:t>
      </w:r>
      <w:r>
        <w:rPr>
          <w:rFonts w:hint="eastAsia" w:ascii="Arial" w:hAnsi="Arial"/>
          <w:b/>
          <w:sz w:val="24"/>
          <w:szCs w:val="24"/>
          <w:lang w:eastAsia="zh-CN"/>
        </w:rPr>
        <w:t>d</w:t>
      </w:r>
      <w:r>
        <w:rPr>
          <w:rFonts w:ascii="Arial" w:hAnsi="Arial"/>
          <w:b/>
          <w:sz w:val="24"/>
          <w:szCs w:val="24"/>
          <w:lang w:eastAsia="zh-CN"/>
        </w:rPr>
        <w:t xml:space="preserve">atabase and </w:t>
      </w:r>
      <w:r>
        <w:rPr>
          <w:rFonts w:hint="eastAsia" w:ascii="Arial" w:hAnsi="Arial"/>
          <w:b/>
          <w:sz w:val="24"/>
          <w:szCs w:val="24"/>
          <w:lang w:eastAsia="zh-CN"/>
        </w:rPr>
        <w:t>l</w:t>
      </w:r>
      <w:r>
        <w:rPr>
          <w:rFonts w:ascii="Arial" w:hAnsi="Arial"/>
          <w:b/>
          <w:sz w:val="24"/>
          <w:szCs w:val="24"/>
          <w:lang w:eastAsia="zh-CN"/>
        </w:rPr>
        <w:t xml:space="preserve">anguage </w:t>
      </w:r>
      <w:r>
        <w:rPr>
          <w:rFonts w:hint="eastAsia" w:ascii="Arial" w:hAnsi="Arial"/>
          <w:b/>
          <w:sz w:val="24"/>
          <w:szCs w:val="24"/>
          <w:lang w:eastAsia="zh-CN"/>
        </w:rPr>
        <w:t>m</w:t>
      </w:r>
      <w:r>
        <w:rPr>
          <w:rFonts w:ascii="Arial" w:hAnsi="Arial"/>
          <w:b/>
          <w:sz w:val="24"/>
          <w:szCs w:val="24"/>
          <w:lang w:eastAsia="zh-CN"/>
        </w:rPr>
        <w:t xml:space="preserve">odel </w:t>
      </w:r>
      <w:r>
        <w:rPr>
          <w:rFonts w:hint="eastAsia" w:ascii="Arial" w:hAnsi="Arial"/>
          <w:b/>
          <w:sz w:val="24"/>
          <w:szCs w:val="24"/>
          <w:lang w:eastAsia="zh-CN"/>
        </w:rPr>
        <w:t>i</w:t>
      </w:r>
      <w:r>
        <w:rPr>
          <w:rFonts w:ascii="Arial" w:hAnsi="Arial"/>
          <w:b/>
          <w:sz w:val="24"/>
          <w:szCs w:val="24"/>
          <w:lang w:eastAsia="zh-CN"/>
        </w:rPr>
        <w:t>ntegration</w:t>
      </w:r>
    </w:p>
    <w:p w14:paraId="1F13D684">
      <w:pPr>
        <w:pStyle w:val="4"/>
        <w:numPr>
          <w:ilvl w:val="2"/>
          <w:numId w:val="61"/>
        </w:numPr>
        <w:tabs>
          <w:tab w:val="left" w:pos="0"/>
        </w:tabs>
        <w:rPr>
          <w:rFonts w:ascii="Arial" w:hAnsi="Arial"/>
          <w:b/>
          <w:lang w:eastAsia="zh-CN"/>
        </w:rPr>
      </w:pPr>
      <w:r>
        <w:rPr>
          <w:rFonts w:ascii="Arial" w:hAnsi="Arial"/>
          <w:b/>
          <w:lang w:eastAsia="zh-CN"/>
        </w:rPr>
        <w:t>Embedding databases for semantic search</w:t>
      </w:r>
    </w:p>
    <w:p w14:paraId="57194DF5">
      <w:pPr>
        <w:pStyle w:val="4"/>
        <w:rPr>
          <w:bCs/>
          <w:szCs w:val="24"/>
          <w:lang w:eastAsia="zh-CN"/>
        </w:rPr>
      </w:pPr>
      <w:r>
        <w:rPr>
          <w:bCs/>
          <w:szCs w:val="24"/>
          <w:lang w:eastAsia="zh-CN"/>
        </w:rPr>
        <w:t>Embedding databases</w:t>
      </w:r>
      <w:del w:id="167" w:author="Catherine Berger" w:date="2026-04-27T15:59:00Z">
        <w:r>
          <w:rPr>
            <w:bCs/>
            <w:szCs w:val="24"/>
            <w:lang w:eastAsia="zh-CN"/>
          </w:rPr>
          <w:delText>, such as Weaviate or Pinecone,</w:delText>
        </w:r>
      </w:del>
      <w:r>
        <w:rPr>
          <w:bCs/>
          <w:szCs w:val="24"/>
          <w:lang w:eastAsia="zh-CN"/>
        </w:rPr>
        <w:t xml:space="preserve"> provide a scalable and efficient way to perform semantic search and similarity-based retrieval within the </w:t>
      </w:r>
      <w:r>
        <w:rPr>
          <w:rFonts w:hint="eastAsia"/>
          <w:bCs/>
          <w:szCs w:val="24"/>
          <w:lang w:eastAsia="zh-CN"/>
        </w:rPr>
        <w:t>EDUKG</w:t>
      </w:r>
      <w:r>
        <w:rPr>
          <w:bCs/>
          <w:szCs w:val="24"/>
          <w:lang w:eastAsia="zh-CN"/>
        </w:rPr>
        <w:t>. These databases leverage vector embeddings, which are dense numerical representations of entities and concepts, to capture semantic relationships and enable fast and accurate search results.</w:t>
      </w:r>
    </w:p>
    <w:p w14:paraId="00D09F34">
      <w:pPr>
        <w:pStyle w:val="4"/>
        <w:rPr>
          <w:bCs/>
          <w:szCs w:val="24"/>
          <w:lang w:eastAsia="zh-CN"/>
        </w:rPr>
      </w:pPr>
      <w:r>
        <w:rPr>
          <w:bCs/>
          <w:szCs w:val="24"/>
          <w:lang w:eastAsia="zh-CN"/>
        </w:rPr>
        <w:t xml:space="preserve">To integrate an embedding database with the </w:t>
      </w:r>
      <w:r>
        <w:rPr>
          <w:rFonts w:hint="eastAsia"/>
          <w:bCs/>
          <w:szCs w:val="24"/>
          <w:lang w:eastAsia="zh-CN"/>
        </w:rPr>
        <w:t>EDUKG</w:t>
      </w:r>
      <w:r>
        <w:rPr>
          <w:bCs/>
          <w:szCs w:val="24"/>
          <w:lang w:eastAsia="zh-CN"/>
        </w:rPr>
        <w:t>, the following steps can be taken:</w:t>
      </w:r>
    </w:p>
    <w:p w14:paraId="5E783048">
      <w:pPr>
        <w:pStyle w:val="175"/>
        <w:numPr>
          <w:ilvl w:val="0"/>
          <w:numId w:val="68"/>
        </w:numPr>
        <w:rPr>
          <w:szCs w:val="24"/>
        </w:rPr>
      </w:pPr>
      <w:r>
        <w:rPr>
          <w:rFonts w:hint="eastAsia"/>
          <w:i/>
          <w:szCs w:val="24"/>
          <w:lang w:eastAsia="zh-CN"/>
        </w:rPr>
        <w:t xml:space="preserve">Entity Embedding: </w:t>
      </w:r>
      <w:r>
        <w:rPr>
          <w:rFonts w:hint="eastAsia"/>
          <w:bCs/>
          <w:szCs w:val="24"/>
          <w:lang w:eastAsia="zh-CN"/>
        </w:rPr>
        <w:t>Each entity in the knowledge graph, such as courses, learning resources, or</w:t>
      </w:r>
      <w:r>
        <w:rPr>
          <w:bCs/>
          <w:szCs w:val="24"/>
          <w:lang w:eastAsia="zh-CN"/>
        </w:rPr>
        <w:t xml:space="preserve"> </w:t>
      </w:r>
      <w:r>
        <w:rPr>
          <w:rFonts w:hint="eastAsia"/>
          <w:bCs/>
          <w:szCs w:val="24"/>
          <w:lang w:eastAsia="zh-CN"/>
        </w:rPr>
        <w:t>learners, is mapped to a high-dimensional vector space</w:t>
      </w:r>
      <w:del w:id="168" w:author="Catherine Berger" w:date="2026-04-27T15:59:00Z">
        <w:r>
          <w:rPr>
            <w:rFonts w:hint="eastAsia"/>
            <w:bCs/>
            <w:szCs w:val="24"/>
            <w:lang w:eastAsia="zh-CN"/>
          </w:rPr>
          <w:delText xml:space="preserve"> using techniques like Word2Vec, GloVe, or</w:delText>
        </w:r>
      </w:del>
      <w:del w:id="169" w:author="Catherine Berger" w:date="2026-04-27T15:59:00Z">
        <w:r>
          <w:rPr>
            <w:bCs/>
            <w:szCs w:val="24"/>
            <w:lang w:eastAsia="zh-CN"/>
          </w:rPr>
          <w:delText xml:space="preserve"> </w:delText>
        </w:r>
      </w:del>
      <w:del w:id="170" w:author="Catherine Berger" w:date="2026-04-27T15:59:00Z">
        <w:r>
          <w:rPr>
            <w:rFonts w:hint="eastAsia"/>
            <w:bCs/>
            <w:szCs w:val="24"/>
            <w:lang w:eastAsia="zh-CN"/>
          </w:rPr>
          <w:delText>Llama</w:delText>
        </w:r>
      </w:del>
      <w:r>
        <w:rPr>
          <w:rFonts w:hint="eastAsia"/>
          <w:bCs/>
          <w:szCs w:val="24"/>
          <w:lang w:eastAsia="zh-CN"/>
        </w:rPr>
        <w:t>. These embeddings capture the semantic meaning and relationships between entities based on</w:t>
      </w:r>
      <w:r>
        <w:rPr>
          <w:bCs/>
          <w:szCs w:val="24"/>
          <w:lang w:eastAsia="zh-CN"/>
        </w:rPr>
        <w:t xml:space="preserve"> </w:t>
      </w:r>
      <w:r>
        <w:rPr>
          <w:rFonts w:hint="eastAsia"/>
          <w:bCs/>
          <w:szCs w:val="24"/>
          <w:lang w:eastAsia="zh-CN"/>
        </w:rPr>
        <w:t>their context within the knowledge graph.</w:t>
      </w:r>
    </w:p>
    <w:p w14:paraId="43E1224F">
      <w:pPr>
        <w:pStyle w:val="175"/>
        <w:numPr>
          <w:ilvl w:val="0"/>
          <w:numId w:val="68"/>
        </w:numPr>
        <w:rPr>
          <w:szCs w:val="24"/>
        </w:rPr>
      </w:pPr>
      <w:r>
        <w:rPr>
          <w:rFonts w:hint="eastAsia"/>
          <w:i/>
          <w:szCs w:val="24"/>
          <w:lang w:eastAsia="zh-CN"/>
        </w:rPr>
        <w:t>Indexing:</w:t>
      </w:r>
      <w:r>
        <w:rPr>
          <w:rFonts w:hint="eastAsia"/>
          <w:szCs w:val="24"/>
        </w:rPr>
        <w:t xml:space="preserve"> The entity embeddings are indexed in the embedding database, allowing for efficient</w:t>
      </w:r>
      <w:r>
        <w:rPr>
          <w:szCs w:val="24"/>
        </w:rPr>
        <w:t xml:space="preserve"> </w:t>
      </w:r>
      <w:r>
        <w:rPr>
          <w:rFonts w:hint="eastAsia"/>
          <w:szCs w:val="24"/>
        </w:rPr>
        <w:t>similarity-based retrieval. Embedding databases typically use specialized indexing structures, such</w:t>
      </w:r>
      <w:r>
        <w:rPr>
          <w:szCs w:val="24"/>
        </w:rPr>
        <w:t xml:space="preserve"> </w:t>
      </w:r>
      <w:r>
        <w:rPr>
          <w:rFonts w:hint="eastAsia"/>
          <w:szCs w:val="24"/>
        </w:rPr>
        <w:t>as approximate nearest neighbor (ANN) algorithms, to enable fast and scalable search operations.</w:t>
      </w:r>
    </w:p>
    <w:p w14:paraId="2EEE0213">
      <w:pPr>
        <w:pStyle w:val="175"/>
        <w:numPr>
          <w:ilvl w:val="0"/>
          <w:numId w:val="68"/>
        </w:numPr>
        <w:rPr>
          <w:szCs w:val="24"/>
        </w:rPr>
      </w:pPr>
      <w:r>
        <w:rPr>
          <w:rFonts w:hint="eastAsia"/>
          <w:i/>
          <w:szCs w:val="24"/>
          <w:lang w:eastAsia="zh-CN"/>
        </w:rPr>
        <w:t>Semantic Search:</w:t>
      </w:r>
      <w:r>
        <w:rPr>
          <w:rFonts w:hint="eastAsia"/>
          <w:szCs w:val="24"/>
        </w:rPr>
        <w:t xml:space="preserve"> When a user performs a search query, the query is also mapped to the same vector</w:t>
      </w:r>
      <w:r>
        <w:rPr>
          <w:szCs w:val="24"/>
        </w:rPr>
        <w:t xml:space="preserve"> </w:t>
      </w:r>
      <w:r>
        <w:rPr>
          <w:rFonts w:hint="eastAsia"/>
          <w:szCs w:val="24"/>
        </w:rPr>
        <w:t>space as the entity embeddings. The embedding database then retrieves the most similar entities</w:t>
      </w:r>
      <w:r>
        <w:rPr>
          <w:szCs w:val="24"/>
        </w:rPr>
        <w:t xml:space="preserve"> </w:t>
      </w:r>
      <w:r>
        <w:rPr>
          <w:rFonts w:hint="eastAsia"/>
          <w:szCs w:val="24"/>
        </w:rPr>
        <w:t>based on the cosine similarity or other distance metrics between the query vector and the indexed</w:t>
      </w:r>
      <w:r>
        <w:rPr>
          <w:szCs w:val="24"/>
        </w:rPr>
        <w:t xml:space="preserve"> </w:t>
      </w:r>
      <w:r>
        <w:rPr>
          <w:rFonts w:hint="eastAsia"/>
          <w:szCs w:val="24"/>
        </w:rPr>
        <w:t>entity vectors.</w:t>
      </w:r>
    </w:p>
    <w:p w14:paraId="7BD2506A">
      <w:pPr>
        <w:pStyle w:val="175"/>
        <w:numPr>
          <w:ilvl w:val="0"/>
          <w:numId w:val="68"/>
        </w:numPr>
        <w:rPr>
          <w:szCs w:val="24"/>
        </w:rPr>
      </w:pPr>
      <w:r>
        <w:rPr>
          <w:rFonts w:hint="eastAsia"/>
          <w:i/>
          <w:szCs w:val="24"/>
          <w:lang w:eastAsia="zh-CN"/>
        </w:rPr>
        <w:t xml:space="preserve">Result Ranking and Filtering: </w:t>
      </w:r>
      <w:r>
        <w:rPr>
          <w:rFonts w:hint="eastAsia"/>
          <w:szCs w:val="24"/>
        </w:rPr>
        <w:t>The retrieved entities are ranked based on their similarity scores and</w:t>
      </w:r>
      <w:r>
        <w:rPr>
          <w:szCs w:val="24"/>
        </w:rPr>
        <w:t xml:space="preserve"> </w:t>
      </w:r>
      <w:r>
        <w:rPr>
          <w:rFonts w:hint="eastAsia"/>
          <w:szCs w:val="24"/>
        </w:rPr>
        <w:t>can be further filtered or refined based on additional criteria, such as entity type, properties, or user</w:t>
      </w:r>
      <w:r>
        <w:rPr>
          <w:szCs w:val="24"/>
        </w:rPr>
        <w:t xml:space="preserve"> </w:t>
      </w:r>
      <w:r>
        <w:rPr>
          <w:rFonts w:hint="eastAsia"/>
          <w:szCs w:val="24"/>
        </w:rPr>
        <w:t>preferences.</w:t>
      </w:r>
    </w:p>
    <w:p w14:paraId="4E63F794">
      <w:pPr>
        <w:pStyle w:val="4"/>
        <w:rPr>
          <w:bCs/>
          <w:szCs w:val="24"/>
          <w:lang w:eastAsia="zh-CN"/>
        </w:rPr>
      </w:pPr>
      <w:r>
        <w:rPr>
          <w:bCs/>
          <w:szCs w:val="24"/>
          <w:lang w:eastAsia="zh-CN"/>
        </w:rPr>
        <w:t xml:space="preserve">By integrating an embedding database with the </w:t>
      </w:r>
      <w:r>
        <w:rPr>
          <w:rFonts w:hint="eastAsia"/>
          <w:bCs/>
          <w:szCs w:val="24"/>
          <w:lang w:eastAsia="zh-CN"/>
        </w:rPr>
        <w:t>EDUKG</w:t>
      </w:r>
      <w:r>
        <w:rPr>
          <w:bCs/>
          <w:szCs w:val="24"/>
          <w:lang w:eastAsia="zh-CN"/>
        </w:rPr>
        <w:t>, users can perform semantic searches that go beyond traditional keyword-based matching. This enables the discovery of relevant educational content, the identification of similar learners or educators, and the recommendation of personalized learning resources based on semantic similarity.</w:t>
      </w:r>
    </w:p>
    <w:p w14:paraId="6C1DD961">
      <w:pPr>
        <w:pStyle w:val="4"/>
        <w:numPr>
          <w:ilvl w:val="2"/>
          <w:numId w:val="61"/>
        </w:numPr>
        <w:tabs>
          <w:tab w:val="left" w:pos="0"/>
        </w:tabs>
        <w:rPr>
          <w:bCs/>
          <w:szCs w:val="24"/>
          <w:lang w:eastAsia="zh-CN"/>
        </w:rPr>
      </w:pPr>
      <w:r>
        <w:rPr>
          <w:rFonts w:ascii="Arial" w:hAnsi="Arial"/>
          <w:b/>
          <w:lang w:eastAsia="zh-CN"/>
        </w:rPr>
        <w:t>Language model integration for question answering and content generatio</w:t>
      </w:r>
      <w:r>
        <w:rPr>
          <w:rFonts w:hint="eastAsia" w:ascii="Arial" w:hAnsi="Arial"/>
          <w:b/>
          <w:lang w:eastAsia="zh-CN"/>
        </w:rPr>
        <w:t>n</w:t>
      </w:r>
    </w:p>
    <w:p w14:paraId="50295EAA">
      <w:pPr>
        <w:pStyle w:val="4"/>
        <w:rPr>
          <w:bCs/>
          <w:szCs w:val="24"/>
          <w:lang w:eastAsia="zh-CN"/>
        </w:rPr>
      </w:pPr>
      <w:r>
        <w:rPr>
          <w:bCs/>
          <w:szCs w:val="24"/>
          <w:lang w:eastAsia="zh-CN"/>
        </w:rPr>
        <w:t>LLMs</w:t>
      </w:r>
      <w:del w:id="171" w:author="Catherine Berger" w:date="2026-04-27T15:58:00Z">
        <w:r>
          <w:rPr>
            <w:bCs/>
            <w:szCs w:val="24"/>
            <w:lang w:eastAsia="zh-CN"/>
          </w:rPr>
          <w:delText>, such as GPT-4o or Llama,</w:delText>
        </w:r>
      </w:del>
      <w:r>
        <w:rPr>
          <w:bCs/>
          <w:szCs w:val="24"/>
          <w:lang w:eastAsia="zh-CN"/>
        </w:rPr>
        <w:t xml:space="preserve"> have demonstrated remarkable capabilities in natural language understanding and generation. Integrating LLMs with the </w:t>
      </w:r>
      <w:r>
        <w:rPr>
          <w:rFonts w:hint="eastAsia"/>
          <w:bCs/>
          <w:szCs w:val="24"/>
          <w:lang w:eastAsia="zh-CN"/>
        </w:rPr>
        <w:t>EDUKG</w:t>
      </w:r>
      <w:r>
        <w:rPr>
          <w:bCs/>
          <w:szCs w:val="24"/>
          <w:lang w:eastAsia="zh-CN"/>
        </w:rPr>
        <w:t xml:space="preserve"> can enable advanced </w:t>
      </w:r>
      <w:del w:id="172" w:author="Catherine Berger" w:date="2026-04-27T15:59:00Z">
        <w:r>
          <w:rPr>
            <w:bCs/>
            <w:szCs w:val="24"/>
            <w:lang w:eastAsia="zh-CN"/>
          </w:rPr>
          <w:delText>question answering and content generation</w:delText>
        </w:r>
      </w:del>
      <w:ins w:id="173" w:author="Catherine Berger" w:date="2026-04-27T15:59:00Z">
        <w:r>
          <w:rPr>
            <w:bCs/>
            <w:szCs w:val="24"/>
            <w:lang w:eastAsia="zh-CN"/>
          </w:rPr>
          <w:t>question-answering and content-generation</w:t>
        </w:r>
      </w:ins>
      <w:r>
        <w:rPr>
          <w:bCs/>
          <w:szCs w:val="24"/>
          <w:lang w:eastAsia="zh-CN"/>
        </w:rPr>
        <w:t xml:space="preserve"> features, enhancing the usability and value of the knowledge graph.</w:t>
      </w:r>
    </w:p>
    <w:p w14:paraId="5E21867C">
      <w:pPr>
        <w:pStyle w:val="4"/>
        <w:rPr>
          <w:bCs/>
          <w:szCs w:val="24"/>
          <w:lang w:eastAsia="zh-CN"/>
        </w:rPr>
      </w:pPr>
      <w:r>
        <w:rPr>
          <w:bCs/>
          <w:szCs w:val="24"/>
          <w:lang w:eastAsia="zh-CN"/>
        </w:rPr>
        <w:t xml:space="preserve">To integrate LLMs with the </w:t>
      </w:r>
      <w:r>
        <w:rPr>
          <w:rFonts w:hint="eastAsia"/>
          <w:bCs/>
          <w:szCs w:val="24"/>
          <w:lang w:eastAsia="zh-CN"/>
        </w:rPr>
        <w:t>EDUKG</w:t>
      </w:r>
      <w:r>
        <w:rPr>
          <w:bCs/>
          <w:szCs w:val="24"/>
          <w:lang w:eastAsia="zh-CN"/>
        </w:rPr>
        <w:t>, the following approaches can be employed:</w:t>
      </w:r>
    </w:p>
    <w:p w14:paraId="47311E02">
      <w:pPr>
        <w:pStyle w:val="175"/>
        <w:numPr>
          <w:ilvl w:val="0"/>
          <w:numId w:val="69"/>
        </w:numPr>
        <w:rPr>
          <w:bCs/>
          <w:szCs w:val="24"/>
          <w:lang w:eastAsia="zh-CN"/>
        </w:rPr>
      </w:pPr>
      <w:r>
        <w:rPr>
          <w:rFonts w:hint="eastAsia"/>
          <w:i/>
          <w:szCs w:val="24"/>
          <w:lang w:eastAsia="zh-CN"/>
        </w:rPr>
        <w:t xml:space="preserve">Knowledge graph grounding: </w:t>
      </w:r>
      <w:r>
        <w:rPr>
          <w:rFonts w:hint="eastAsia"/>
          <w:bCs/>
          <w:szCs w:val="24"/>
          <w:lang w:eastAsia="zh-CN"/>
        </w:rPr>
        <w:t>The LLM is trained on a large corpus of text data, which may include</w:t>
      </w:r>
      <w:r>
        <w:rPr>
          <w:bCs/>
          <w:szCs w:val="24"/>
          <w:lang w:eastAsia="zh-CN"/>
        </w:rPr>
        <w:t xml:space="preserve"> </w:t>
      </w:r>
      <w:r>
        <w:rPr>
          <w:rFonts w:hint="eastAsia"/>
          <w:bCs/>
          <w:szCs w:val="24"/>
          <w:lang w:eastAsia="zh-CN"/>
        </w:rPr>
        <w:t>educational content and domain-specific knowledge. By aligning the LLM’s training data with the</w:t>
      </w:r>
      <w:r>
        <w:rPr>
          <w:bCs/>
          <w:szCs w:val="24"/>
          <w:lang w:eastAsia="zh-CN"/>
        </w:rPr>
        <w:t xml:space="preserve"> </w:t>
      </w:r>
      <w:r>
        <w:rPr>
          <w:rFonts w:hint="eastAsia"/>
          <w:bCs/>
          <w:szCs w:val="24"/>
          <w:lang w:eastAsia="zh-CN"/>
        </w:rPr>
        <w:t>entities and relationships in the EDUKG, the model can ground its understanding</w:t>
      </w:r>
      <w:r>
        <w:rPr>
          <w:bCs/>
          <w:szCs w:val="24"/>
          <w:lang w:eastAsia="zh-CN"/>
        </w:rPr>
        <w:t xml:space="preserve"> </w:t>
      </w:r>
      <w:r>
        <w:rPr>
          <w:rFonts w:hint="eastAsia"/>
          <w:bCs/>
          <w:szCs w:val="24"/>
          <w:lang w:eastAsia="zh-CN"/>
        </w:rPr>
        <w:t>and generate responses that are consistent with the knowledge graph’s structure and semantics.</w:t>
      </w:r>
    </w:p>
    <w:p w14:paraId="42592032">
      <w:pPr>
        <w:pStyle w:val="175"/>
        <w:numPr>
          <w:ilvl w:val="0"/>
          <w:numId w:val="69"/>
        </w:numPr>
        <w:rPr>
          <w:bCs/>
          <w:szCs w:val="24"/>
          <w:lang w:eastAsia="zh-CN"/>
        </w:rPr>
      </w:pPr>
      <w:r>
        <w:rPr>
          <w:rFonts w:hint="eastAsia"/>
          <w:i/>
          <w:szCs w:val="24"/>
          <w:lang w:eastAsia="zh-CN"/>
        </w:rPr>
        <w:t>Entity linking:</w:t>
      </w:r>
      <w:r>
        <w:rPr>
          <w:rFonts w:hint="eastAsia"/>
          <w:bCs/>
          <w:szCs w:val="24"/>
          <w:lang w:eastAsia="zh-CN"/>
        </w:rPr>
        <w:t xml:space="preserve"> When a user asks a question or provides a prompt, the LLM can perform entity</w:t>
      </w:r>
      <w:r>
        <w:rPr>
          <w:bCs/>
          <w:szCs w:val="24"/>
          <w:lang w:eastAsia="zh-CN"/>
        </w:rPr>
        <w:t xml:space="preserve"> </w:t>
      </w:r>
      <w:r>
        <w:rPr>
          <w:rFonts w:hint="eastAsia"/>
          <w:bCs/>
          <w:szCs w:val="24"/>
          <w:lang w:eastAsia="zh-CN"/>
        </w:rPr>
        <w:t>linking to identify and disambiguate the mentioned entities within the EDUKG.</w:t>
      </w:r>
      <w:r>
        <w:rPr>
          <w:bCs/>
          <w:szCs w:val="24"/>
          <w:lang w:eastAsia="zh-CN"/>
        </w:rPr>
        <w:t xml:space="preserve"> </w:t>
      </w:r>
      <w:r>
        <w:rPr>
          <w:rFonts w:hint="eastAsia"/>
          <w:bCs/>
          <w:szCs w:val="24"/>
          <w:lang w:eastAsia="zh-CN"/>
        </w:rPr>
        <w:t>This allows the model to retrieve relevant information from the knowledge graph and incorporate it</w:t>
      </w:r>
      <w:r>
        <w:rPr>
          <w:bCs/>
          <w:szCs w:val="24"/>
          <w:lang w:eastAsia="zh-CN"/>
        </w:rPr>
        <w:t xml:space="preserve"> </w:t>
      </w:r>
      <w:r>
        <w:rPr>
          <w:rFonts w:hint="eastAsia"/>
          <w:bCs/>
          <w:szCs w:val="24"/>
          <w:lang w:eastAsia="zh-CN"/>
        </w:rPr>
        <w:t>into its generated responses.</w:t>
      </w:r>
    </w:p>
    <w:p w14:paraId="70350676">
      <w:pPr>
        <w:pStyle w:val="175"/>
        <w:numPr>
          <w:ilvl w:val="0"/>
          <w:numId w:val="69"/>
        </w:numPr>
        <w:rPr>
          <w:bCs/>
          <w:szCs w:val="24"/>
          <w:lang w:eastAsia="zh-CN"/>
        </w:rPr>
      </w:pPr>
      <w:r>
        <w:rPr>
          <w:rFonts w:hint="eastAsia"/>
          <w:i/>
          <w:szCs w:val="24"/>
          <w:lang w:eastAsia="zh-CN"/>
        </w:rPr>
        <w:t xml:space="preserve">Graph-Augmented generation: </w:t>
      </w:r>
      <w:r>
        <w:rPr>
          <w:rFonts w:hint="eastAsia"/>
          <w:bCs/>
          <w:szCs w:val="24"/>
          <w:lang w:eastAsia="zh-CN"/>
        </w:rPr>
        <w:t>The LLM can leverage the structure and relationships of the EDUKG to generate more coherent and contextually relevant content. By traversing the</w:t>
      </w:r>
      <w:r>
        <w:rPr>
          <w:bCs/>
          <w:szCs w:val="24"/>
          <w:lang w:eastAsia="zh-CN"/>
        </w:rPr>
        <w:t xml:space="preserve"> </w:t>
      </w:r>
      <w:r>
        <w:rPr>
          <w:rFonts w:hint="eastAsia"/>
          <w:bCs/>
          <w:szCs w:val="24"/>
          <w:lang w:eastAsia="zh-CN"/>
        </w:rPr>
        <w:t>graph and considering the connected entities and their properties, the model can produce responses</w:t>
      </w:r>
      <w:r>
        <w:rPr>
          <w:bCs/>
          <w:szCs w:val="24"/>
          <w:lang w:eastAsia="zh-CN"/>
        </w:rPr>
        <w:t xml:space="preserve"> </w:t>
      </w:r>
      <w:r>
        <w:rPr>
          <w:rFonts w:hint="eastAsia"/>
          <w:bCs/>
          <w:szCs w:val="24"/>
          <w:lang w:eastAsia="zh-CN"/>
        </w:rPr>
        <w:t>that are grounded in the educational domain and aligned with the knowledge graph</w:t>
      </w:r>
      <w:r>
        <w:rPr>
          <w:bCs/>
          <w:szCs w:val="24"/>
          <w:lang w:eastAsia="zh-CN"/>
        </w:rPr>
        <w:t>’</w:t>
      </w:r>
      <w:r>
        <w:rPr>
          <w:rFonts w:hint="eastAsia"/>
          <w:bCs/>
          <w:szCs w:val="24"/>
          <w:lang w:eastAsia="zh-CN"/>
        </w:rPr>
        <w:t>s ontology.</w:t>
      </w:r>
    </w:p>
    <w:p w14:paraId="3D45D713">
      <w:pPr>
        <w:pStyle w:val="175"/>
        <w:numPr>
          <w:ilvl w:val="0"/>
          <w:numId w:val="69"/>
        </w:numPr>
        <w:rPr>
          <w:bCs/>
          <w:szCs w:val="24"/>
          <w:lang w:eastAsia="zh-CN"/>
        </w:rPr>
      </w:pPr>
      <w:r>
        <w:rPr>
          <w:rFonts w:hint="eastAsia"/>
          <w:i/>
          <w:szCs w:val="24"/>
          <w:lang w:eastAsia="zh-CN"/>
        </w:rPr>
        <w:t>Feedback and refinement:</w:t>
      </w:r>
      <w:r>
        <w:rPr>
          <w:rFonts w:hint="eastAsia"/>
          <w:bCs/>
          <w:szCs w:val="24"/>
          <w:lang w:eastAsia="zh-CN"/>
        </w:rPr>
        <w:t xml:space="preserve"> The generated content can be further refined and validated based on</w:t>
      </w:r>
      <w:r>
        <w:rPr>
          <w:bCs/>
          <w:szCs w:val="24"/>
          <w:lang w:eastAsia="zh-CN"/>
        </w:rPr>
        <w:t xml:space="preserve"> </w:t>
      </w:r>
      <w:r>
        <w:rPr>
          <w:rFonts w:hint="eastAsia"/>
          <w:bCs/>
          <w:szCs w:val="24"/>
          <w:lang w:eastAsia="zh-CN"/>
        </w:rPr>
        <w:t>feedback from subject matter experts or through comparison with the knowledge graph’s existing</w:t>
      </w:r>
      <w:r>
        <w:rPr>
          <w:bCs/>
          <w:szCs w:val="24"/>
          <w:lang w:eastAsia="zh-CN"/>
        </w:rPr>
        <w:t xml:space="preserve"> </w:t>
      </w:r>
      <w:r>
        <w:rPr>
          <w:rFonts w:hint="eastAsia"/>
          <w:bCs/>
          <w:szCs w:val="24"/>
          <w:lang w:eastAsia="zh-CN"/>
        </w:rPr>
        <w:t>data. This iterative process helps improve the quality and accuracy of the generated content over time.</w:t>
      </w:r>
    </w:p>
    <w:p w14:paraId="3B58D7A2">
      <w:pPr>
        <w:pStyle w:val="4"/>
        <w:rPr>
          <w:bCs/>
          <w:szCs w:val="24"/>
          <w:lang w:eastAsia="zh-CN"/>
        </w:rPr>
      </w:pPr>
      <w:r>
        <w:rPr>
          <w:bCs/>
          <w:szCs w:val="24"/>
          <w:lang w:eastAsia="zh-CN"/>
        </w:rPr>
        <w:t xml:space="preserve">By integrating LLMs with the </w:t>
      </w:r>
      <w:r>
        <w:rPr>
          <w:rFonts w:hint="eastAsia"/>
          <w:bCs/>
          <w:szCs w:val="24"/>
          <w:lang w:eastAsia="zh-CN"/>
        </w:rPr>
        <w:t>EDUKG</w:t>
      </w:r>
      <w:r>
        <w:rPr>
          <w:bCs/>
          <w:szCs w:val="24"/>
          <w:lang w:eastAsia="zh-CN"/>
        </w:rPr>
        <w:t>, users can engage in natural language interactions, asking questions and receiving informative answers based on the collective knowledge captured in the graph. LLMs can also assist in the creation of new educational content, such as course descriptions, learning objectives, or assessment questions, by generating text that is consistent with the knowledge graph’s structure and domain-specific conventions.</w:t>
      </w:r>
    </w:p>
    <w:p w14:paraId="5A55329F">
      <w:pPr>
        <w:pStyle w:val="4"/>
        <w:rPr>
          <w:bCs/>
          <w:szCs w:val="24"/>
          <w:lang w:eastAsia="zh-CN"/>
        </w:rPr>
      </w:pPr>
      <w:r>
        <w:rPr>
          <w:bCs/>
          <w:szCs w:val="24"/>
          <w:lang w:eastAsia="zh-CN"/>
        </w:rPr>
        <w:t xml:space="preserve">The combination of embedding databases and LLMs with the </w:t>
      </w:r>
      <w:r>
        <w:rPr>
          <w:rFonts w:hint="eastAsia"/>
          <w:bCs/>
          <w:szCs w:val="24"/>
          <w:lang w:eastAsia="zh-CN"/>
        </w:rPr>
        <w:t>EDUKG</w:t>
      </w:r>
      <w:r>
        <w:rPr>
          <w:bCs/>
          <w:szCs w:val="24"/>
          <w:lang w:eastAsia="zh-CN"/>
        </w:rPr>
        <w:t xml:space="preserve"> opens up new possibilities for semantic search, question answering, and content generation, enhancing the accessibility and utility of educational knowledge for learners, educators, and researchers alike.</w:t>
      </w:r>
    </w:p>
    <w:p w14:paraId="1183F6A0">
      <w:pPr>
        <w:pStyle w:val="4"/>
        <w:numPr>
          <w:ilvl w:val="1"/>
          <w:numId w:val="61"/>
        </w:numPr>
        <w:rPr>
          <w:bCs/>
          <w:szCs w:val="24"/>
          <w:lang w:eastAsia="zh-CN"/>
        </w:rPr>
      </w:pPr>
      <w:r>
        <w:rPr>
          <w:rFonts w:ascii="Arial" w:hAnsi="Arial"/>
          <w:b/>
          <w:sz w:val="24"/>
          <w:szCs w:val="24"/>
          <w:lang w:eastAsia="zh-CN"/>
        </w:rPr>
        <w:t xml:space="preserve">Applying </w:t>
      </w:r>
      <w:r>
        <w:rPr>
          <w:rFonts w:hint="eastAsia" w:ascii="Arial" w:hAnsi="Arial"/>
          <w:b/>
          <w:sz w:val="24"/>
          <w:szCs w:val="24"/>
          <w:lang w:eastAsia="zh-CN"/>
        </w:rPr>
        <w:t>EDUKG</w:t>
      </w:r>
      <w:r>
        <w:rPr>
          <w:rFonts w:ascii="Arial" w:hAnsi="Arial"/>
          <w:b/>
          <w:sz w:val="24"/>
          <w:szCs w:val="24"/>
          <w:lang w:eastAsia="zh-CN"/>
        </w:rPr>
        <w:t xml:space="preserve"> as AIED </w:t>
      </w:r>
      <w:r>
        <w:rPr>
          <w:rFonts w:hint="eastAsia" w:ascii="Arial" w:hAnsi="Arial"/>
          <w:b/>
          <w:sz w:val="24"/>
          <w:szCs w:val="24"/>
          <w:lang w:eastAsia="zh-CN"/>
        </w:rPr>
        <w:t>c</w:t>
      </w:r>
      <w:r>
        <w:rPr>
          <w:rFonts w:ascii="Arial" w:hAnsi="Arial"/>
          <w:b/>
          <w:sz w:val="24"/>
          <w:szCs w:val="24"/>
          <w:lang w:eastAsia="zh-CN"/>
        </w:rPr>
        <w:t>omponent</w:t>
      </w:r>
    </w:p>
    <w:p w14:paraId="0E990B14">
      <w:pPr>
        <w:pStyle w:val="4"/>
        <w:numPr>
          <w:ilvl w:val="2"/>
          <w:numId w:val="61"/>
        </w:numPr>
        <w:tabs>
          <w:tab w:val="left" w:pos="0"/>
        </w:tabs>
        <w:rPr>
          <w:bCs/>
          <w:szCs w:val="24"/>
          <w:lang w:eastAsia="zh-CN"/>
        </w:rPr>
      </w:pPr>
      <w:r>
        <w:rPr>
          <w:rFonts w:ascii="Arial" w:hAnsi="Arial"/>
          <w:b/>
          <w:lang w:eastAsia="zh-CN"/>
        </w:rPr>
        <w:t>KG for representation</w:t>
      </w:r>
    </w:p>
    <w:p w14:paraId="204AC586">
      <w:pPr>
        <w:pStyle w:val="4"/>
        <w:rPr>
          <w:bCs/>
          <w:szCs w:val="24"/>
          <w:lang w:eastAsia="zh-CN"/>
        </w:rPr>
      </w:pPr>
      <w:r>
        <w:rPr>
          <w:bCs/>
          <w:szCs w:val="24"/>
          <w:lang w:eastAsia="zh-CN"/>
        </w:rPr>
        <w:t xml:space="preserve">The </w:t>
      </w:r>
      <w:r>
        <w:rPr>
          <w:rFonts w:hint="eastAsia"/>
          <w:bCs/>
          <w:szCs w:val="24"/>
          <w:lang w:eastAsia="zh-CN"/>
        </w:rPr>
        <w:t>EDUKG</w:t>
      </w:r>
      <w:r>
        <w:rPr>
          <w:bCs/>
          <w:szCs w:val="24"/>
          <w:lang w:eastAsia="zh-CN"/>
        </w:rPr>
        <w:t xml:space="preserve"> is designed to provide a comprehensive and flexible representation of educational knowledge. It allows for the integration of diverse data sources, such as curricula, learning materials, assessment data, and student performance records, into a unified and structured format. The graph-based nature of the </w:t>
      </w:r>
      <w:r>
        <w:rPr>
          <w:rFonts w:hint="eastAsia"/>
          <w:bCs/>
          <w:szCs w:val="24"/>
          <w:lang w:eastAsia="zh-CN"/>
        </w:rPr>
        <w:t>EDUKG</w:t>
      </w:r>
      <w:r>
        <w:rPr>
          <w:bCs/>
          <w:szCs w:val="24"/>
          <w:lang w:eastAsia="zh-CN"/>
        </w:rPr>
        <w:t xml:space="preserve"> enables the representation of complex relationships and dependencies between educational entities, facilitating advanced analytics and personalized learning applications.</w:t>
      </w:r>
    </w:p>
    <w:p w14:paraId="6F88758D">
      <w:pPr>
        <w:pStyle w:val="4"/>
        <w:numPr>
          <w:ilvl w:val="2"/>
          <w:numId w:val="61"/>
        </w:numPr>
        <w:tabs>
          <w:tab w:val="left" w:pos="0"/>
        </w:tabs>
        <w:rPr>
          <w:bCs/>
          <w:szCs w:val="24"/>
          <w:lang w:eastAsia="zh-CN"/>
        </w:rPr>
      </w:pPr>
      <w:r>
        <w:rPr>
          <w:rFonts w:ascii="Arial" w:hAnsi="Arial"/>
          <w:b/>
          <w:lang w:eastAsia="zh-CN"/>
        </w:rPr>
        <w:t>KG for actioning or recommendation</w:t>
      </w:r>
    </w:p>
    <w:p w14:paraId="61129430">
      <w:pPr>
        <w:pStyle w:val="4"/>
        <w:rPr>
          <w:szCs w:val="24"/>
          <w:lang w:eastAsia="zh-CN"/>
        </w:rPr>
      </w:pPr>
      <w:r>
        <w:rPr>
          <w:szCs w:val="24"/>
          <w:lang w:eastAsia="zh-CN"/>
        </w:rPr>
        <w:t xml:space="preserve">The </w:t>
      </w:r>
      <w:r>
        <w:rPr>
          <w:rFonts w:hint="eastAsia"/>
          <w:szCs w:val="24"/>
          <w:lang w:eastAsia="zh-CN"/>
        </w:rPr>
        <w:t>EDUKG</w:t>
      </w:r>
      <w:r>
        <w:rPr>
          <w:szCs w:val="24"/>
          <w:lang w:eastAsia="zh-CN"/>
        </w:rPr>
        <w:t xml:space="preserve"> can be leveraged for various actioning and recommendation tasks in educational settings. By traversing the graph and analyzing the relationships between entities, intelligent systems can provide personalized learning recommendations, suggest relevant learning resources, and adapt instructional strategies based on individual learner profiles and performance data. The </w:t>
      </w:r>
      <w:r>
        <w:rPr>
          <w:rFonts w:hint="eastAsia"/>
          <w:szCs w:val="24"/>
          <w:lang w:eastAsia="zh-CN"/>
        </w:rPr>
        <w:t>EDUKG</w:t>
      </w:r>
      <w:r>
        <w:rPr>
          <w:szCs w:val="24"/>
          <w:lang w:eastAsia="zh-CN"/>
        </w:rPr>
        <w:t>’s rich semantic structure allows for the implementation of sophisticated recommendation algorithms and adaptive learning approaches.</w:t>
      </w:r>
    </w:p>
    <w:p w14:paraId="20CBD9EB">
      <w:pPr>
        <w:pStyle w:val="4"/>
        <w:rPr>
          <w:szCs w:val="24"/>
          <w:lang w:eastAsia="zh-CN"/>
        </w:rPr>
      </w:pPr>
      <w:r>
        <w:rPr>
          <w:szCs w:val="24"/>
          <w:lang w:eastAsia="zh-CN"/>
        </w:rPr>
        <w:t xml:space="preserve">Pedagogy rules play a crucial role in actioning and recommendation. They represent the strategies, guidelines, and rules that govern the design, delivery, and evaluation of instruction. By incorporating pedagogy rules into the </w:t>
      </w:r>
      <w:r>
        <w:rPr>
          <w:rFonts w:hint="eastAsia"/>
          <w:szCs w:val="24"/>
          <w:lang w:eastAsia="zh-CN"/>
        </w:rPr>
        <w:t>EDUKG</w:t>
      </w:r>
      <w:r>
        <w:rPr>
          <w:szCs w:val="24"/>
          <w:lang w:eastAsia="zh-CN"/>
        </w:rPr>
        <w:t>, the system can make informed decisions about learning paths, teaching strategies, difficulty progression, and feedback mechanisms. The attributes of pedagogy rules, such as applicability conditions, effectiveness scores, and associated tasks, enable the system to select and apply appropriate instructional approaches based on the learner’s context and performance.</w:t>
      </w:r>
    </w:p>
    <w:p w14:paraId="4773D61A">
      <w:pPr>
        <w:pStyle w:val="4"/>
        <w:numPr>
          <w:ilvl w:val="2"/>
          <w:numId w:val="61"/>
        </w:numPr>
        <w:tabs>
          <w:tab w:val="left" w:pos="0"/>
        </w:tabs>
        <w:rPr>
          <w:szCs w:val="24"/>
          <w:lang w:eastAsia="zh-CN"/>
        </w:rPr>
      </w:pPr>
      <w:r>
        <w:rPr>
          <w:rFonts w:ascii="Arial" w:hAnsi="Arial"/>
          <w:b/>
          <w:lang w:eastAsia="zh-CN"/>
        </w:rPr>
        <w:t>KG for semantic reasoning</w:t>
      </w:r>
    </w:p>
    <w:p w14:paraId="41E97318">
      <w:pPr>
        <w:pStyle w:val="4"/>
        <w:rPr>
          <w:szCs w:val="24"/>
          <w:lang w:eastAsia="zh-CN"/>
        </w:rPr>
      </w:pPr>
      <w:r>
        <w:rPr>
          <w:szCs w:val="24"/>
          <w:lang w:eastAsia="zh-CN"/>
        </w:rPr>
        <w:t xml:space="preserve">The </w:t>
      </w:r>
      <w:r>
        <w:rPr>
          <w:rFonts w:hint="eastAsia"/>
          <w:szCs w:val="24"/>
          <w:lang w:eastAsia="zh-CN"/>
        </w:rPr>
        <w:t>EDUKG</w:t>
      </w:r>
      <w:r>
        <w:rPr>
          <w:szCs w:val="24"/>
          <w:lang w:eastAsia="zh-CN"/>
        </w:rPr>
        <w:t>’s ontology-based structure enables semantic reasoning and inference capabilities. By leveraging the defined classes, properties, and relationships, educational applications can perform logical reasoning tasks, such as:</w:t>
      </w:r>
    </w:p>
    <w:p w14:paraId="33F13CC8">
      <w:pPr>
        <w:pStyle w:val="175"/>
        <w:numPr>
          <w:ilvl w:val="0"/>
          <w:numId w:val="70"/>
        </w:numPr>
        <w:ind w:left="640" w:hanging="440"/>
        <w:contextualSpacing w:val="0"/>
        <w:rPr>
          <w:szCs w:val="24"/>
          <w:lang w:eastAsia="zh-CN"/>
        </w:rPr>
        <w:pPrChange w:id="174" w:author="Catherine Berger" w:date="2026-04-27T16:01:00Z">
          <w:pPr>
            <w:pStyle w:val="175"/>
            <w:numPr>
              <w:ilvl w:val="0"/>
              <w:numId w:val="70"/>
            </w:numPr>
            <w:ind w:left="640" w:hanging="440"/>
          </w:pPr>
        </w:pPrChange>
      </w:pPr>
      <w:r>
        <w:rPr>
          <w:rFonts w:hint="eastAsia"/>
          <w:szCs w:val="24"/>
          <w:lang w:eastAsia="zh-CN"/>
        </w:rPr>
        <w:t>Identifying prerequisite knowledge for a given learning point</w:t>
      </w:r>
    </w:p>
    <w:p w14:paraId="48B58F0F">
      <w:pPr>
        <w:pStyle w:val="175"/>
        <w:numPr>
          <w:ilvl w:val="0"/>
          <w:numId w:val="70"/>
        </w:numPr>
        <w:ind w:left="640" w:hanging="440"/>
        <w:contextualSpacing w:val="0"/>
        <w:rPr>
          <w:szCs w:val="24"/>
          <w:lang w:eastAsia="zh-CN"/>
        </w:rPr>
        <w:pPrChange w:id="175" w:author="Catherine Berger" w:date="2026-04-27T16:01:00Z">
          <w:pPr>
            <w:pStyle w:val="175"/>
            <w:numPr>
              <w:ilvl w:val="0"/>
              <w:numId w:val="70"/>
            </w:numPr>
            <w:ind w:left="640" w:hanging="440"/>
          </w:pPr>
        </w:pPrChange>
      </w:pPr>
      <w:r>
        <w:rPr>
          <w:rFonts w:hint="eastAsia"/>
          <w:szCs w:val="24"/>
          <w:lang w:eastAsia="zh-CN"/>
        </w:rPr>
        <w:t>Determining the most suitable learning resources for a specific topic or skill level</w:t>
      </w:r>
    </w:p>
    <w:p w14:paraId="783E1A72">
      <w:pPr>
        <w:pStyle w:val="175"/>
        <w:numPr>
          <w:ilvl w:val="0"/>
          <w:numId w:val="70"/>
        </w:numPr>
        <w:ind w:left="640" w:hanging="440"/>
        <w:contextualSpacing w:val="0"/>
        <w:rPr>
          <w:szCs w:val="24"/>
          <w:lang w:eastAsia="zh-CN"/>
        </w:rPr>
        <w:pPrChange w:id="176" w:author="Catherine Berger" w:date="2026-04-27T16:01:00Z">
          <w:pPr>
            <w:pStyle w:val="175"/>
            <w:numPr>
              <w:ilvl w:val="0"/>
              <w:numId w:val="70"/>
            </w:numPr>
            <w:ind w:left="640" w:hanging="440"/>
          </w:pPr>
        </w:pPrChange>
      </w:pPr>
      <w:r>
        <w:rPr>
          <w:rFonts w:hint="eastAsia"/>
          <w:szCs w:val="24"/>
          <w:lang w:eastAsia="zh-CN"/>
        </w:rPr>
        <w:t>Inferring the mastery level of a student based on their performance data</w:t>
      </w:r>
    </w:p>
    <w:p w14:paraId="01898C1E">
      <w:pPr>
        <w:pStyle w:val="175"/>
        <w:numPr>
          <w:ilvl w:val="0"/>
          <w:numId w:val="70"/>
        </w:numPr>
        <w:ind w:left="640" w:hanging="440"/>
        <w:contextualSpacing w:val="0"/>
        <w:rPr>
          <w:szCs w:val="24"/>
          <w:lang w:eastAsia="zh-CN"/>
        </w:rPr>
        <w:pPrChange w:id="177" w:author="Catherine Berger" w:date="2026-04-27T16:01:00Z">
          <w:pPr>
            <w:pStyle w:val="175"/>
            <w:numPr>
              <w:ilvl w:val="0"/>
              <w:numId w:val="70"/>
            </w:numPr>
            <w:ind w:left="640" w:hanging="440"/>
          </w:pPr>
        </w:pPrChange>
      </w:pPr>
      <w:r>
        <w:rPr>
          <w:rFonts w:hint="eastAsia"/>
          <w:szCs w:val="24"/>
          <w:lang w:eastAsia="zh-CN"/>
        </w:rPr>
        <w:t>Generating personalized learning paths or curriculum sequences</w:t>
      </w:r>
    </w:p>
    <w:p w14:paraId="14D10263">
      <w:pPr>
        <w:pStyle w:val="175"/>
        <w:spacing w:before="240" w:line="240" w:lineRule="auto"/>
        <w:contextualSpacing w:val="0"/>
        <w:rPr>
          <w:szCs w:val="24"/>
          <w:lang w:eastAsia="zh-CN"/>
        </w:rPr>
        <w:pPrChange w:id="178" w:author="Catherine Berger" w:date="2026-04-27T16:01:00Z">
          <w:pPr>
            <w:pStyle w:val="175"/>
          </w:pPr>
        </w:pPrChange>
      </w:pPr>
      <w:r>
        <w:rPr>
          <w:rFonts w:hint="eastAsia"/>
          <w:szCs w:val="24"/>
          <w:lang w:eastAsia="zh-CN"/>
        </w:rPr>
        <w:t>Semantic reasoning over the EDUKG can help in automating decision-making processes, providing intelligent</w:t>
      </w:r>
      <w:r>
        <w:rPr>
          <w:szCs w:val="24"/>
          <w:lang w:eastAsia="zh-CN"/>
        </w:rPr>
        <w:t xml:space="preserve"> s</w:t>
      </w:r>
      <w:r>
        <w:rPr>
          <w:rFonts w:hint="eastAsia"/>
          <w:szCs w:val="24"/>
          <w:lang w:eastAsia="zh-CN"/>
        </w:rPr>
        <w:t>upport for learners and educators, and enabling adaptive and personalized learning experiences.</w:t>
      </w:r>
    </w:p>
    <w:p w14:paraId="31555F3E">
      <w:pPr>
        <w:pStyle w:val="175"/>
        <w:rPr>
          <w:szCs w:val="24"/>
          <w:lang w:eastAsia="zh-CN"/>
        </w:rPr>
      </w:pPr>
    </w:p>
    <w:p w14:paraId="3333933F">
      <w:pPr>
        <w:pStyle w:val="3"/>
      </w:pPr>
      <w:bookmarkStart w:id="297" w:name="_Toc27593"/>
      <w:bookmarkStart w:id="298" w:name="_Toc5385"/>
      <w:r>
        <w:br w:type="textWrapping"/>
      </w:r>
      <w:r>
        <w:rPr>
          <w:b w:val="0"/>
        </w:rPr>
        <w:t>(informative)</w:t>
      </w:r>
      <w:r>
        <w:rPr>
          <w:b w:val="0"/>
        </w:rPr>
        <w:br w:type="textWrapping"/>
      </w:r>
      <w:r>
        <w:rPr>
          <w:rFonts w:hint="eastAsia"/>
        </w:rPr>
        <w:t xml:space="preserve">Case </w:t>
      </w:r>
      <w:r>
        <w:rPr>
          <w:rFonts w:hint="eastAsia"/>
          <w:lang w:eastAsia="zh-CN"/>
        </w:rPr>
        <w:t>s</w:t>
      </w:r>
      <w:r>
        <w:rPr>
          <w:rFonts w:hint="eastAsia"/>
        </w:rPr>
        <w:t>tudies</w:t>
      </w:r>
      <w:bookmarkEnd w:id="297"/>
      <w:bookmarkEnd w:id="298"/>
    </w:p>
    <w:p w14:paraId="5CA49F2E">
      <w:pPr>
        <w:pStyle w:val="4"/>
        <w:numPr>
          <w:ilvl w:val="1"/>
          <w:numId w:val="71"/>
        </w:numPr>
        <w:outlineLvl w:val="1"/>
      </w:pPr>
      <w:bookmarkStart w:id="299" w:name="_Toc6700"/>
      <w:bookmarkStart w:id="300" w:name="_Toc21693"/>
      <w:bookmarkStart w:id="301" w:name="_Toc18867"/>
      <w:bookmarkStart w:id="302" w:name="_Toc21226"/>
      <w:r>
        <w:rPr>
          <w:rFonts w:ascii="Arial" w:hAnsi="Arial"/>
          <w:b/>
          <w:sz w:val="24"/>
          <w:lang w:eastAsia="zh-CN"/>
        </w:rPr>
        <w:t xml:space="preserve">Case </w:t>
      </w:r>
      <w:r>
        <w:rPr>
          <w:rFonts w:hint="eastAsia" w:ascii="Arial" w:hAnsi="Arial"/>
          <w:b/>
          <w:sz w:val="24"/>
          <w:lang w:eastAsia="zh-CN"/>
        </w:rPr>
        <w:t>s</w:t>
      </w:r>
      <w:r>
        <w:rPr>
          <w:rFonts w:ascii="Arial" w:hAnsi="Arial"/>
          <w:b/>
          <w:sz w:val="24"/>
          <w:lang w:eastAsia="zh-CN"/>
        </w:rPr>
        <w:t xml:space="preserve">tudy: </w:t>
      </w:r>
      <w:del w:id="179" w:author="Catherine Berger" w:date="2026-04-27T16:11:00Z">
        <w:r>
          <w:rPr>
            <w:rFonts w:hint="eastAsia" w:ascii="Arial" w:hAnsi="Arial"/>
            <w:b/>
            <w:sz w:val="24"/>
            <w:lang w:eastAsia="zh-CN"/>
          </w:rPr>
          <w:delText>p</w:delText>
        </w:r>
      </w:del>
      <w:del w:id="180" w:author="Catherine Berger" w:date="2026-04-27T16:11:00Z">
        <w:r>
          <w:rPr>
            <w:rFonts w:ascii="Arial" w:hAnsi="Arial"/>
            <w:b/>
            <w:sz w:val="24"/>
            <w:lang w:eastAsia="zh-CN"/>
          </w:rPr>
          <w:delText xml:space="preserve">ersonalized </w:delText>
        </w:r>
      </w:del>
      <w:ins w:id="181" w:author="Catherine Berger" w:date="2026-04-27T16:11:00Z">
        <w:r>
          <w:rPr>
            <w:rFonts w:ascii="Arial" w:hAnsi="Arial"/>
            <w:b/>
            <w:sz w:val="24"/>
            <w:lang w:eastAsia="zh-CN"/>
          </w:rPr>
          <w:t xml:space="preserve">Personalized </w:t>
        </w:r>
      </w:ins>
      <w:r>
        <w:rPr>
          <w:rFonts w:hint="eastAsia" w:ascii="Arial" w:hAnsi="Arial"/>
          <w:b/>
          <w:sz w:val="24"/>
          <w:lang w:eastAsia="zh-CN"/>
        </w:rPr>
        <w:t>l</w:t>
      </w:r>
      <w:r>
        <w:rPr>
          <w:rFonts w:ascii="Arial" w:hAnsi="Arial"/>
          <w:b/>
          <w:sz w:val="24"/>
          <w:lang w:eastAsia="zh-CN"/>
        </w:rPr>
        <w:t xml:space="preserve">earning </w:t>
      </w:r>
      <w:r>
        <w:rPr>
          <w:rFonts w:hint="eastAsia" w:ascii="Arial" w:hAnsi="Arial"/>
          <w:b/>
          <w:sz w:val="24"/>
          <w:lang w:eastAsia="zh-CN"/>
        </w:rPr>
        <w:t>p</w:t>
      </w:r>
      <w:r>
        <w:rPr>
          <w:rFonts w:ascii="Arial" w:hAnsi="Arial"/>
          <w:b/>
          <w:sz w:val="24"/>
          <w:lang w:eastAsia="zh-CN"/>
        </w:rPr>
        <w:t>latform</w:t>
      </w:r>
      <w:bookmarkEnd w:id="299"/>
      <w:bookmarkEnd w:id="300"/>
      <w:bookmarkEnd w:id="301"/>
      <w:bookmarkEnd w:id="302"/>
    </w:p>
    <w:p w14:paraId="327B8E40">
      <w:pPr>
        <w:pStyle w:val="4"/>
        <w:rPr>
          <w:rFonts w:ascii="Times New Roman Regular" w:hAnsi="Times New Roman Regular" w:cs="Times New Roman Regular"/>
          <w:kern w:val="2"/>
          <w:szCs w:val="24"/>
          <w:lang w:eastAsia="zh-CN"/>
        </w:rPr>
      </w:pPr>
      <w:r>
        <w:rPr>
          <w:rFonts w:hint="eastAsia" w:ascii="Times New Roman Regular" w:hAnsi="Times New Roman Regular" w:cs="Times New Roman Regular"/>
          <w:kern w:val="2"/>
          <w:szCs w:val="24"/>
          <w:lang w:eastAsia="zh-CN"/>
        </w:rPr>
        <w:t>A leading educational technology company developed a personalized learning platform powered by an EDUKG. The platform integrates data from various sources, including learning management</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systems, educational content providers, and student assessments, to create a comprehensive knowledge base</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of educational concepts, resources, and learner profiles.</w:t>
      </w:r>
    </w:p>
    <w:p w14:paraId="490D0A03">
      <w:pPr>
        <w:pStyle w:val="4"/>
        <w:rPr>
          <w:rFonts w:ascii="Times New Roman Regular" w:hAnsi="Times New Roman Regular" w:cs="Times New Roman Regular"/>
          <w:kern w:val="2"/>
          <w:szCs w:val="24"/>
          <w:lang w:eastAsia="zh-CN"/>
        </w:rPr>
      </w:pPr>
      <w:del w:id="182" w:author="Catherine Berger" w:date="2026-04-27T16:11:00Z">
        <w:r>
          <w:rPr>
            <w:rFonts w:hint="eastAsia" w:ascii="Times New Roman Regular" w:hAnsi="Times New Roman Regular" w:cs="Times New Roman Regular"/>
            <w:kern w:val="2"/>
            <w:szCs w:val="24"/>
            <w:lang w:eastAsia="zh-CN"/>
          </w:rPr>
          <w:delText xml:space="preserve">The </w:delText>
        </w:r>
      </w:del>
      <w:ins w:id="183" w:author="Catherine Berger" w:date="2026-04-27T16:11:00Z">
        <w:r>
          <w:rPr>
            <w:rFonts w:ascii="Times New Roman Regular" w:hAnsi="Times New Roman Regular" w:cs="Times New Roman Regular"/>
            <w:kern w:val="2"/>
            <w:szCs w:val="24"/>
            <w:lang w:eastAsia="zh-CN"/>
          </w:rPr>
          <w:t>For this example, t</w:t>
        </w:r>
      </w:ins>
      <w:ins w:id="184" w:author="Catherine Berger" w:date="2026-04-27T16:11:00Z">
        <w:r>
          <w:rPr>
            <w:rFonts w:hint="eastAsia" w:ascii="Times New Roman Regular" w:hAnsi="Times New Roman Regular" w:cs="Times New Roman Regular"/>
            <w:kern w:val="2"/>
            <w:szCs w:val="24"/>
            <w:lang w:eastAsia="zh-CN"/>
          </w:rPr>
          <w:t xml:space="preserve">he </w:t>
        </w:r>
      </w:ins>
      <w:r>
        <w:rPr>
          <w:rFonts w:hint="eastAsia" w:ascii="Times New Roman Regular" w:hAnsi="Times New Roman Regular" w:cs="Times New Roman Regular"/>
          <w:kern w:val="2"/>
          <w:szCs w:val="24"/>
          <w:lang w:eastAsia="zh-CN"/>
        </w:rPr>
        <w:t>knowledge graph is built using RDF and SPARQL, with Apache Jena as the RDF data store and Stardog</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as the graph database.</w:t>
      </w:r>
      <w:ins w:id="185" w:author="Catherine Berger" w:date="2026-04-27T16:02:00Z">
        <w:r>
          <w:rPr>
            <w:rStyle w:val="106"/>
            <w:rFonts w:ascii="Times New Roman Regular" w:hAnsi="Times New Roman Regular" w:cs="Times New Roman Regular"/>
            <w:kern w:val="2"/>
            <w:szCs w:val="24"/>
            <w:lang w:eastAsia="zh-CN"/>
          </w:rPr>
          <w:footnoteReference w:id="10"/>
        </w:r>
      </w:ins>
      <w:r>
        <w:rPr>
          <w:rFonts w:hint="eastAsia" w:ascii="Times New Roman Regular" w:hAnsi="Times New Roman Regular" w:cs="Times New Roman Regular"/>
          <w:kern w:val="2"/>
          <w:szCs w:val="24"/>
          <w:lang w:eastAsia="zh-CN"/>
        </w:rPr>
        <w:t xml:space="preserve"> The platform leverages embedding databases </w:t>
      </w:r>
      <w:del w:id="186" w:author="Catherine Berger" w:date="2026-04-27T16:11:00Z">
        <w:r>
          <w:rPr>
            <w:rFonts w:hint="eastAsia" w:ascii="Times New Roman Regular" w:hAnsi="Times New Roman Regular" w:cs="Times New Roman Regular"/>
            <w:kern w:val="2"/>
            <w:szCs w:val="24"/>
            <w:lang w:eastAsia="zh-CN"/>
          </w:rPr>
          <w:delText>l</w:delText>
        </w:r>
      </w:del>
      <w:del w:id="187" w:author="Catherine Berger" w:date="2026-04-27T16:01:00Z">
        <w:r>
          <w:rPr>
            <w:rFonts w:hint="eastAsia" w:ascii="Times New Roman Regular" w:hAnsi="Times New Roman Regular" w:cs="Times New Roman Regular"/>
            <w:kern w:val="2"/>
            <w:szCs w:val="24"/>
            <w:lang w:eastAsia="zh-CN"/>
          </w:rPr>
          <w:delText xml:space="preserve">ike Weaviate </w:delText>
        </w:r>
      </w:del>
      <w:r>
        <w:rPr>
          <w:rFonts w:hint="eastAsia" w:ascii="Times New Roman Regular" w:hAnsi="Times New Roman Regular" w:cs="Times New Roman Regular"/>
          <w:kern w:val="2"/>
          <w:szCs w:val="24"/>
          <w:lang w:eastAsia="zh-CN"/>
        </w:rPr>
        <w:t>to enable semantic search</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and recommendation of learning resources based on learner preferences and performance.</w:t>
      </w:r>
    </w:p>
    <w:p w14:paraId="1445E9FD">
      <w:pPr>
        <w:pStyle w:val="4"/>
        <w:rPr>
          <w:rFonts w:ascii="Times New Roman Regular" w:hAnsi="Times New Roman Regular" w:cs="Times New Roman Regular"/>
          <w:kern w:val="2"/>
          <w:szCs w:val="24"/>
          <w:lang w:eastAsia="zh-CN"/>
        </w:rPr>
      </w:pPr>
      <w:r>
        <w:rPr>
          <w:rFonts w:hint="eastAsia" w:ascii="Times New Roman Regular" w:hAnsi="Times New Roman Regular" w:cs="Times New Roman Regular"/>
          <w:kern w:val="2"/>
          <w:szCs w:val="24"/>
          <w:lang w:eastAsia="zh-CN"/>
        </w:rPr>
        <w:t xml:space="preserve">The personalized learning platform also incorporates LLMs </w:t>
      </w:r>
      <w:del w:id="188" w:author="Catherine Berger" w:date="2026-04-27T16:01:00Z">
        <w:r>
          <w:rPr>
            <w:rFonts w:hint="eastAsia" w:ascii="Times New Roman Regular" w:hAnsi="Times New Roman Regular" w:cs="Times New Roman Regular"/>
            <w:kern w:val="2"/>
            <w:szCs w:val="24"/>
            <w:lang w:eastAsia="zh-CN"/>
          </w:rPr>
          <w:delText xml:space="preserve">like GPT-4o </w:delText>
        </w:r>
      </w:del>
      <w:r>
        <w:rPr>
          <w:rFonts w:hint="eastAsia" w:ascii="Times New Roman Regular" w:hAnsi="Times New Roman Regular" w:cs="Times New Roman Regular"/>
          <w:kern w:val="2"/>
          <w:szCs w:val="24"/>
          <w:lang w:eastAsia="zh-CN"/>
        </w:rPr>
        <w:t>to provide intelligent tutoring and</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adaptive assessment capabilities. Learners can interact with the platform using natural language, asking</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questions and receiving guidance tailored to their individual needs.</w:t>
      </w:r>
    </w:p>
    <w:p w14:paraId="592E3AAB">
      <w:pPr>
        <w:pStyle w:val="4"/>
        <w:rPr>
          <w:rFonts w:ascii="Times New Roman Regular" w:hAnsi="Times New Roman Regular" w:cs="Times New Roman Regular"/>
          <w:kern w:val="2"/>
          <w:szCs w:val="24"/>
          <w:lang w:eastAsia="zh-CN"/>
        </w:rPr>
      </w:pPr>
      <w:r>
        <w:rPr>
          <w:rFonts w:hint="eastAsia" w:ascii="Times New Roman Regular" w:hAnsi="Times New Roman Regular" w:cs="Times New Roman Regular"/>
          <w:kern w:val="2"/>
          <w:szCs w:val="24"/>
          <w:lang w:eastAsia="zh-CN"/>
        </w:rPr>
        <w:t>The platform has achieved significant technical milestones, including:</w:t>
      </w:r>
    </w:p>
    <w:p w14:paraId="5D8D8EF5">
      <w:pPr>
        <w:pStyle w:val="175"/>
        <w:numPr>
          <w:ilvl w:val="0"/>
          <w:numId w:val="72"/>
        </w:numPr>
        <w:rPr>
          <w:szCs w:val="24"/>
          <w:lang w:eastAsia="zh-CN"/>
        </w:rPr>
      </w:pPr>
      <w:r>
        <w:rPr>
          <w:rFonts w:hint="eastAsia"/>
          <w:szCs w:val="24"/>
          <w:lang w:eastAsia="zh-CN"/>
        </w:rPr>
        <w:t>Integrating data from over 100 different sources, resulting in a knowledge graph with millions of</w:t>
      </w:r>
      <w:r>
        <w:rPr>
          <w:szCs w:val="24"/>
          <w:lang w:eastAsia="zh-CN"/>
        </w:rPr>
        <w:t xml:space="preserve"> </w:t>
      </w:r>
      <w:r>
        <w:rPr>
          <w:rFonts w:hint="eastAsia"/>
          <w:szCs w:val="24"/>
          <w:lang w:eastAsia="zh-CN"/>
        </w:rPr>
        <w:t>triples.</w:t>
      </w:r>
    </w:p>
    <w:p w14:paraId="1AB228DE">
      <w:pPr>
        <w:pStyle w:val="175"/>
        <w:numPr>
          <w:ilvl w:val="0"/>
          <w:numId w:val="72"/>
        </w:numPr>
        <w:rPr>
          <w:szCs w:val="24"/>
          <w:lang w:eastAsia="zh-CN"/>
        </w:rPr>
      </w:pPr>
      <w:r>
        <w:rPr>
          <w:rFonts w:hint="eastAsia"/>
          <w:szCs w:val="24"/>
          <w:lang w:eastAsia="zh-CN"/>
        </w:rPr>
        <w:t>Enabling real-time personalization and recommendation of learning resources based on learner profiles and performance data.</w:t>
      </w:r>
    </w:p>
    <w:p w14:paraId="3FD69AA6">
      <w:pPr>
        <w:pStyle w:val="175"/>
        <w:numPr>
          <w:ilvl w:val="0"/>
          <w:numId w:val="72"/>
        </w:numPr>
        <w:rPr>
          <w:szCs w:val="24"/>
          <w:lang w:eastAsia="zh-CN"/>
        </w:rPr>
      </w:pPr>
      <w:r>
        <w:rPr>
          <w:rFonts w:hint="eastAsia"/>
          <w:szCs w:val="24"/>
          <w:lang w:eastAsia="zh-CN"/>
        </w:rPr>
        <w:t>Achieving high accuracy in predicting learner mastery of concepts and suggesting targeted interventions.</w:t>
      </w:r>
    </w:p>
    <w:p w14:paraId="26F7AF84">
      <w:pPr>
        <w:pStyle w:val="175"/>
        <w:numPr>
          <w:ilvl w:val="0"/>
          <w:numId w:val="72"/>
        </w:numPr>
        <w:rPr>
          <w:szCs w:val="24"/>
          <w:lang w:eastAsia="zh-CN"/>
        </w:rPr>
      </w:pPr>
      <w:r>
        <w:rPr>
          <w:rFonts w:hint="eastAsia"/>
          <w:szCs w:val="24"/>
          <w:lang w:eastAsia="zh-CN"/>
        </w:rPr>
        <w:t>Providing natural language interaction capabilities that enhance learner engagement and support.</w:t>
      </w:r>
    </w:p>
    <w:p w14:paraId="0715334C">
      <w:pPr>
        <w:pStyle w:val="4"/>
        <w:numPr>
          <w:ilvl w:val="1"/>
          <w:numId w:val="71"/>
        </w:numPr>
        <w:outlineLvl w:val="1"/>
        <w:rPr>
          <w:rFonts w:ascii="Arial" w:hAnsi="Arial"/>
          <w:b/>
          <w:sz w:val="24"/>
          <w:lang w:eastAsia="zh-CN"/>
        </w:rPr>
      </w:pPr>
      <w:bookmarkStart w:id="303" w:name="_Toc26731"/>
      <w:bookmarkStart w:id="304" w:name="_Toc28666"/>
      <w:bookmarkStart w:id="305" w:name="_Toc4335"/>
      <w:bookmarkStart w:id="306" w:name="_Toc723"/>
      <w:r>
        <w:rPr>
          <w:rFonts w:ascii="Arial" w:hAnsi="Arial"/>
          <w:b/>
          <w:sz w:val="24"/>
          <w:lang w:eastAsia="zh-CN"/>
        </w:rPr>
        <w:t xml:space="preserve">Case </w:t>
      </w:r>
      <w:r>
        <w:rPr>
          <w:rFonts w:hint="eastAsia" w:ascii="Arial" w:hAnsi="Arial"/>
          <w:b/>
          <w:sz w:val="24"/>
          <w:lang w:eastAsia="zh-CN"/>
        </w:rPr>
        <w:t>s</w:t>
      </w:r>
      <w:r>
        <w:rPr>
          <w:rFonts w:ascii="Arial" w:hAnsi="Arial"/>
          <w:b/>
          <w:sz w:val="24"/>
          <w:lang w:eastAsia="zh-CN"/>
        </w:rPr>
        <w:t xml:space="preserve">tudy: </w:t>
      </w:r>
      <w:del w:id="189" w:author="Catherine Berger" w:date="2026-04-27T16:09:00Z">
        <w:r>
          <w:rPr>
            <w:rFonts w:hint="eastAsia" w:ascii="Arial" w:hAnsi="Arial"/>
            <w:b/>
            <w:sz w:val="24"/>
            <w:lang w:eastAsia="zh-CN"/>
          </w:rPr>
          <w:delText>r</w:delText>
        </w:r>
      </w:del>
      <w:del w:id="190" w:author="Catherine Berger" w:date="2026-04-27T16:09:00Z">
        <w:r>
          <w:rPr>
            <w:rFonts w:ascii="Arial" w:hAnsi="Arial"/>
            <w:b/>
            <w:sz w:val="24"/>
            <w:lang w:eastAsia="zh-CN"/>
          </w:rPr>
          <w:delText xml:space="preserve">esearch </w:delText>
        </w:r>
      </w:del>
      <w:ins w:id="191" w:author="Catherine Berger" w:date="2026-04-27T16:09:00Z">
        <w:r>
          <w:rPr>
            <w:rFonts w:ascii="Arial" w:hAnsi="Arial"/>
            <w:b/>
            <w:sz w:val="24"/>
            <w:lang w:eastAsia="zh-CN"/>
          </w:rPr>
          <w:t xml:space="preserve">Research </w:t>
        </w:r>
      </w:ins>
      <w:r>
        <w:rPr>
          <w:rFonts w:hint="eastAsia" w:ascii="Arial" w:hAnsi="Arial"/>
          <w:b/>
          <w:sz w:val="24"/>
          <w:lang w:eastAsia="zh-CN"/>
        </w:rPr>
        <w:t>c</w:t>
      </w:r>
      <w:r>
        <w:rPr>
          <w:rFonts w:ascii="Arial" w:hAnsi="Arial"/>
          <w:b/>
          <w:sz w:val="24"/>
          <w:lang w:eastAsia="zh-CN"/>
        </w:rPr>
        <w:t xml:space="preserve">ollaboration </w:t>
      </w:r>
      <w:r>
        <w:rPr>
          <w:rFonts w:hint="eastAsia" w:ascii="Arial" w:hAnsi="Arial"/>
          <w:b/>
          <w:sz w:val="24"/>
          <w:lang w:eastAsia="zh-CN"/>
        </w:rPr>
        <w:t>p</w:t>
      </w:r>
      <w:r>
        <w:rPr>
          <w:rFonts w:ascii="Arial" w:hAnsi="Arial"/>
          <w:b/>
          <w:sz w:val="24"/>
          <w:lang w:eastAsia="zh-CN"/>
        </w:rPr>
        <w:t>latform</w:t>
      </w:r>
      <w:bookmarkEnd w:id="303"/>
      <w:bookmarkEnd w:id="304"/>
      <w:bookmarkEnd w:id="305"/>
      <w:bookmarkEnd w:id="306"/>
    </w:p>
    <w:p w14:paraId="535DA401">
      <w:pPr>
        <w:pStyle w:val="175"/>
        <w:rPr>
          <w:szCs w:val="24"/>
          <w:lang w:eastAsia="zh-CN"/>
        </w:rPr>
      </w:pPr>
      <w:r>
        <w:rPr>
          <w:szCs w:val="24"/>
          <w:lang w:eastAsia="zh-CN"/>
        </w:rPr>
        <w:t xml:space="preserve">A research university developed a collaboration platform to facilitate interdisciplinary research and knowledge sharing among its faculty and students. The platform leverages an </w:t>
      </w:r>
      <w:r>
        <w:rPr>
          <w:rFonts w:hint="eastAsia"/>
          <w:szCs w:val="24"/>
          <w:lang w:eastAsia="zh-CN"/>
        </w:rPr>
        <w:t>EDUKG</w:t>
      </w:r>
      <w:r>
        <w:rPr>
          <w:szCs w:val="24"/>
          <w:lang w:eastAsia="zh-CN"/>
        </w:rPr>
        <w:t xml:space="preserve"> to connect researchers, projects, publications, and datasets across different domains.</w:t>
      </w:r>
    </w:p>
    <w:p w14:paraId="4A699972">
      <w:pPr>
        <w:pStyle w:val="4"/>
        <w:rPr>
          <w:rFonts w:ascii="Times New Roman Regular" w:hAnsi="Times New Roman Regular" w:cs="Times New Roman Regular"/>
          <w:kern w:val="2"/>
          <w:szCs w:val="24"/>
          <w:lang w:eastAsia="zh-CN"/>
        </w:rPr>
      </w:pPr>
      <w:del w:id="192" w:author="Catherine Berger" w:date="2026-04-27T16:09:00Z">
        <w:r>
          <w:rPr>
            <w:rFonts w:hint="eastAsia" w:ascii="Times New Roman Regular" w:hAnsi="Times New Roman Regular" w:cs="Times New Roman Regular"/>
            <w:kern w:val="2"/>
            <w:szCs w:val="24"/>
            <w:lang w:eastAsia="zh-CN"/>
          </w:rPr>
          <w:delText xml:space="preserve">The </w:delText>
        </w:r>
      </w:del>
      <w:ins w:id="193" w:author="Catherine Berger" w:date="2026-04-27T16:09:00Z">
        <w:r>
          <w:rPr>
            <w:rFonts w:ascii="Times New Roman Regular" w:hAnsi="Times New Roman Regular" w:cs="Times New Roman Regular"/>
            <w:kern w:val="2"/>
            <w:szCs w:val="24"/>
            <w:lang w:eastAsia="zh-CN"/>
          </w:rPr>
          <w:t>For this</w:t>
        </w:r>
      </w:ins>
      <w:ins w:id="194" w:author="Catherine Berger" w:date="2026-04-27T16:10:00Z">
        <w:r>
          <w:rPr>
            <w:rFonts w:ascii="Times New Roman Regular" w:hAnsi="Times New Roman Regular" w:cs="Times New Roman Regular"/>
            <w:kern w:val="2"/>
            <w:szCs w:val="24"/>
            <w:lang w:eastAsia="zh-CN"/>
          </w:rPr>
          <w:t xml:space="preserve"> example, t</w:t>
        </w:r>
      </w:ins>
      <w:ins w:id="195" w:author="Catherine Berger" w:date="2026-04-27T16:09:00Z">
        <w:r>
          <w:rPr>
            <w:rFonts w:hint="eastAsia" w:ascii="Times New Roman Regular" w:hAnsi="Times New Roman Regular" w:cs="Times New Roman Regular"/>
            <w:kern w:val="2"/>
            <w:szCs w:val="24"/>
            <w:lang w:eastAsia="zh-CN"/>
          </w:rPr>
          <w:t xml:space="preserve">he </w:t>
        </w:r>
      </w:ins>
      <w:r>
        <w:rPr>
          <w:rFonts w:hint="eastAsia" w:ascii="Times New Roman Regular" w:hAnsi="Times New Roman Regular" w:cs="Times New Roman Regular"/>
          <w:kern w:val="2"/>
          <w:szCs w:val="24"/>
          <w:lang w:eastAsia="zh-CN"/>
        </w:rPr>
        <w:t>knowledge graph is implemented using RDF and SPARQL, with Apache Fuseki as the SPARQL endpoint</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 xml:space="preserve">and Neo4j as the graph database. The platform integrates embedding databases </w:t>
      </w:r>
      <w:del w:id="196" w:author="Catherine Berger" w:date="2026-04-27T16:10:00Z">
        <w:r>
          <w:rPr>
            <w:rFonts w:hint="eastAsia" w:ascii="Times New Roman Regular" w:hAnsi="Times New Roman Regular" w:cs="Times New Roman Regular"/>
            <w:kern w:val="2"/>
            <w:szCs w:val="24"/>
            <w:lang w:eastAsia="zh-CN"/>
          </w:rPr>
          <w:delText xml:space="preserve">like Pinecone </w:delText>
        </w:r>
      </w:del>
      <w:r>
        <w:rPr>
          <w:rFonts w:hint="eastAsia" w:ascii="Times New Roman Regular" w:hAnsi="Times New Roman Regular" w:cs="Times New Roman Regular"/>
          <w:kern w:val="2"/>
          <w:szCs w:val="24"/>
          <w:lang w:eastAsia="zh-CN"/>
        </w:rPr>
        <w:t>to enable</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semantic search and recommendation of research resources and potential collaborators.</w:t>
      </w:r>
    </w:p>
    <w:p w14:paraId="50309782">
      <w:pPr>
        <w:pStyle w:val="4"/>
        <w:rPr>
          <w:rFonts w:ascii="Times New Roman Regular" w:hAnsi="Times New Roman Regular" w:cs="Times New Roman Regular"/>
          <w:kern w:val="2"/>
          <w:szCs w:val="24"/>
          <w:lang w:eastAsia="zh-CN"/>
        </w:rPr>
      </w:pPr>
      <w:r>
        <w:rPr>
          <w:rFonts w:hint="eastAsia" w:ascii="Times New Roman Regular" w:hAnsi="Times New Roman Regular" w:cs="Times New Roman Regular"/>
          <w:kern w:val="2"/>
          <w:szCs w:val="24"/>
          <w:lang w:eastAsia="zh-CN"/>
        </w:rPr>
        <w:t xml:space="preserve">The collaboration platform also utilizes LLMs </w:t>
      </w:r>
      <w:del w:id="197" w:author="Catherine Berger" w:date="2026-04-27T16:10:00Z">
        <w:r>
          <w:rPr>
            <w:rFonts w:hint="eastAsia" w:ascii="Times New Roman Regular" w:hAnsi="Times New Roman Regular" w:cs="Times New Roman Regular"/>
            <w:kern w:val="2"/>
            <w:szCs w:val="24"/>
            <w:lang w:eastAsia="zh-CN"/>
          </w:rPr>
          <w:delText xml:space="preserve">like Llama </w:delText>
        </w:r>
      </w:del>
      <w:r>
        <w:rPr>
          <w:rFonts w:hint="eastAsia" w:ascii="Times New Roman Regular" w:hAnsi="Times New Roman Regular" w:cs="Times New Roman Regular"/>
          <w:kern w:val="2"/>
          <w:szCs w:val="24"/>
          <w:lang w:eastAsia="zh-CN"/>
        </w:rPr>
        <w:t>to automatically extract key information from</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research papers and generate summaries and keyword tags. Researchers can use natural language queries to</w:t>
      </w:r>
      <w:r>
        <w:rPr>
          <w:rFonts w:ascii="Times New Roman Regular" w:hAnsi="Times New Roman Regular" w:cs="Times New Roman Regular"/>
          <w:kern w:val="2"/>
          <w:szCs w:val="24"/>
          <w:lang w:eastAsia="zh-CN"/>
        </w:rPr>
        <w:t xml:space="preserve"> </w:t>
      </w:r>
      <w:r>
        <w:rPr>
          <w:rFonts w:hint="eastAsia" w:ascii="Times New Roman Regular" w:hAnsi="Times New Roman Regular" w:cs="Times New Roman Regular"/>
          <w:kern w:val="2"/>
          <w:szCs w:val="24"/>
          <w:lang w:eastAsia="zh-CN"/>
        </w:rPr>
        <w:t>discover relevant content and expertise within the university.</w:t>
      </w:r>
    </w:p>
    <w:p w14:paraId="7331420C">
      <w:pPr>
        <w:pStyle w:val="4"/>
        <w:rPr>
          <w:rFonts w:ascii="Times New Roman Regular" w:hAnsi="Times New Roman Regular" w:cs="Times New Roman Regular"/>
          <w:kern w:val="2"/>
          <w:szCs w:val="24"/>
          <w:lang w:eastAsia="zh-CN"/>
        </w:rPr>
      </w:pPr>
      <w:r>
        <w:rPr>
          <w:rFonts w:hint="eastAsia" w:ascii="Times New Roman Regular" w:hAnsi="Times New Roman Regular" w:cs="Times New Roman Regular"/>
          <w:kern w:val="2"/>
          <w:szCs w:val="24"/>
          <w:lang w:eastAsia="zh-CN"/>
        </w:rPr>
        <w:t>The platform has achieved notable technical successes, including:</w:t>
      </w:r>
    </w:p>
    <w:p w14:paraId="43BFAECF">
      <w:pPr>
        <w:pStyle w:val="175"/>
        <w:numPr>
          <w:ilvl w:val="0"/>
          <w:numId w:val="73"/>
        </w:numPr>
        <w:spacing w:line="240" w:lineRule="auto"/>
        <w:ind w:left="648" w:hanging="446"/>
        <w:contextualSpacing w:val="0"/>
        <w:rPr>
          <w:szCs w:val="24"/>
          <w:lang w:eastAsia="zh-CN"/>
        </w:rPr>
        <w:pPrChange w:id="198" w:author="Catherine Berger" w:date="2026-04-27T16:04:00Z">
          <w:pPr>
            <w:pStyle w:val="175"/>
            <w:numPr>
              <w:ilvl w:val="0"/>
              <w:numId w:val="73"/>
            </w:numPr>
            <w:ind w:left="640" w:hanging="440"/>
          </w:pPr>
        </w:pPrChange>
      </w:pPr>
      <w:r>
        <w:rPr>
          <w:rFonts w:hint="eastAsia"/>
          <w:szCs w:val="24"/>
          <w:lang w:eastAsia="zh-CN"/>
        </w:rPr>
        <w:t>Integrating data from the university</w:t>
      </w:r>
      <w:ins w:id="199" w:author="Catherine Berger" w:date="2026-04-27T16:04:00Z">
        <w:r>
          <w:rPr>
            <w:szCs w:val="24"/>
            <w:lang w:eastAsia="zh-CN"/>
          </w:rPr>
          <w:t>’</w:t>
        </w:r>
      </w:ins>
      <w:del w:id="200" w:author="Catherine Berger" w:date="2026-04-27T16:04:00Z">
        <w:r>
          <w:rPr>
            <w:rFonts w:hint="eastAsia"/>
            <w:szCs w:val="24"/>
            <w:lang w:eastAsia="zh-CN"/>
          </w:rPr>
          <w:delText>’</w:delText>
        </w:r>
      </w:del>
      <w:r>
        <w:rPr>
          <w:rFonts w:hint="eastAsia"/>
          <w:szCs w:val="24"/>
          <w:lang w:eastAsia="zh-CN"/>
        </w:rPr>
        <w:t>s research information management system, institutional repository, and grant databases, creating a unified knowledge base of research activities.</w:t>
      </w:r>
    </w:p>
    <w:p w14:paraId="2BA21D22">
      <w:pPr>
        <w:pStyle w:val="175"/>
        <w:numPr>
          <w:ilvl w:val="0"/>
          <w:numId w:val="73"/>
        </w:numPr>
        <w:spacing w:line="240" w:lineRule="auto"/>
        <w:ind w:left="648" w:hanging="446"/>
        <w:contextualSpacing w:val="0"/>
        <w:rPr>
          <w:szCs w:val="24"/>
          <w:lang w:eastAsia="zh-CN"/>
        </w:rPr>
        <w:pPrChange w:id="201" w:author="Catherine Berger" w:date="2026-04-27T16:04:00Z">
          <w:pPr>
            <w:pStyle w:val="175"/>
            <w:numPr>
              <w:ilvl w:val="0"/>
              <w:numId w:val="73"/>
            </w:numPr>
            <w:ind w:left="640" w:hanging="440"/>
          </w:pPr>
        </w:pPrChange>
      </w:pPr>
      <w:r>
        <w:rPr>
          <w:rFonts w:hint="eastAsia"/>
          <w:szCs w:val="24"/>
          <w:lang w:eastAsia="zh-CN"/>
        </w:rPr>
        <w:t>Enabling semantic search and recommendation of research resources and collaborators based on research interests and expertise.</w:t>
      </w:r>
    </w:p>
    <w:p w14:paraId="05446457">
      <w:pPr>
        <w:pStyle w:val="175"/>
        <w:numPr>
          <w:ilvl w:val="0"/>
          <w:numId w:val="73"/>
        </w:numPr>
        <w:spacing w:line="240" w:lineRule="auto"/>
        <w:ind w:left="648" w:hanging="446"/>
        <w:contextualSpacing w:val="0"/>
        <w:rPr>
          <w:szCs w:val="24"/>
          <w:lang w:eastAsia="zh-CN"/>
        </w:rPr>
        <w:pPrChange w:id="202" w:author="Catherine Berger" w:date="2026-04-27T16:04:00Z">
          <w:pPr>
            <w:pStyle w:val="175"/>
            <w:numPr>
              <w:ilvl w:val="0"/>
              <w:numId w:val="73"/>
            </w:numPr>
            <w:ind w:left="640" w:hanging="440"/>
          </w:pPr>
        </w:pPrChange>
      </w:pPr>
      <w:r>
        <w:rPr>
          <w:rFonts w:hint="eastAsia"/>
          <w:szCs w:val="24"/>
          <w:lang w:eastAsia="zh-CN"/>
        </w:rPr>
        <w:t>Automating the extraction of key information from research papers, reducing manual effort and improving discoverability.</w:t>
      </w:r>
    </w:p>
    <w:p w14:paraId="2BCA1FEB">
      <w:pPr>
        <w:pStyle w:val="175"/>
        <w:numPr>
          <w:ilvl w:val="0"/>
          <w:numId w:val="73"/>
        </w:numPr>
        <w:spacing w:line="240" w:lineRule="auto"/>
        <w:ind w:left="648" w:hanging="446"/>
        <w:contextualSpacing w:val="0"/>
        <w:rPr>
          <w:szCs w:val="24"/>
          <w:lang w:eastAsia="zh-CN"/>
        </w:rPr>
        <w:pPrChange w:id="203" w:author="Catherine Berger" w:date="2026-04-27T16:04:00Z">
          <w:pPr>
            <w:pStyle w:val="175"/>
            <w:numPr>
              <w:ilvl w:val="0"/>
              <w:numId w:val="73"/>
            </w:numPr>
            <w:ind w:left="640" w:hanging="440"/>
          </w:pPr>
        </w:pPrChange>
      </w:pPr>
      <w:r>
        <w:rPr>
          <w:rFonts w:hint="eastAsia"/>
          <w:szCs w:val="24"/>
          <w:lang w:eastAsia="zh-CN"/>
        </w:rPr>
        <w:t>Facilitating cross-disciplinary collaboration and knowledge sharing among researchers, leading to</w:t>
      </w:r>
      <w:r>
        <w:rPr>
          <w:szCs w:val="24"/>
          <w:lang w:eastAsia="zh-CN"/>
        </w:rPr>
        <w:t xml:space="preserve"> </w:t>
      </w:r>
      <w:r>
        <w:rPr>
          <w:rFonts w:hint="eastAsia"/>
          <w:szCs w:val="24"/>
          <w:lang w:eastAsia="zh-CN"/>
        </w:rPr>
        <w:t>increased research output and impact.</w:t>
      </w:r>
    </w:p>
    <w:p w14:paraId="04374AB3">
      <w:pPr>
        <w:pStyle w:val="175"/>
        <w:spacing w:line="240" w:lineRule="auto"/>
        <w:rPr>
          <w:rFonts w:ascii="Times New Roman Regular" w:hAnsi="Times New Roman Regular" w:cs="Times New Roman Regular"/>
          <w:kern w:val="2"/>
          <w:szCs w:val="24"/>
          <w:lang w:eastAsia="zh-CN"/>
        </w:rPr>
      </w:pPr>
      <w:r>
        <w:rPr>
          <w:rFonts w:hint="eastAsia"/>
          <w:szCs w:val="24"/>
          <w:lang w:eastAsia="zh-CN"/>
        </w:rPr>
        <w:t>These case studies demonstrate the technical feasibility and benefits of implementing EDUKGs in different educational contexts. By leveraging RDF, SPARQL, graph databases, embedding</w:t>
      </w:r>
      <w:r>
        <w:rPr>
          <w:szCs w:val="24"/>
          <w:lang w:eastAsia="zh-CN"/>
        </w:rPr>
        <w:t xml:space="preserve"> </w:t>
      </w:r>
      <w:r>
        <w:rPr>
          <w:rFonts w:hint="eastAsia"/>
          <w:szCs w:val="24"/>
          <w:lang w:eastAsia="zh-CN"/>
        </w:rPr>
        <w:t>databases, and LLMs, these platforms have achieved significant improvements in personalized learning, research collaboration, and knowledge discovery.</w:t>
      </w:r>
      <w:r>
        <w:rPr>
          <w:rFonts w:ascii="Times New Roman Regular" w:hAnsi="Times New Roman Regular" w:cs="Times New Roman Regular"/>
          <w:kern w:val="2"/>
          <w:szCs w:val="24"/>
          <w:lang w:eastAsia="zh-CN"/>
        </w:rPr>
        <w:br w:type="page"/>
      </w:r>
    </w:p>
    <w:p w14:paraId="58395DB6">
      <w:pPr>
        <w:pStyle w:val="175"/>
        <w:spacing w:line="480" w:lineRule="auto"/>
        <w:outlineLvl w:val="0"/>
      </w:pPr>
      <w:bookmarkStart w:id="307" w:name="_Toc1005"/>
      <w:bookmarkStart w:id="308" w:name="_Toc11539"/>
      <w:r>
        <w:rPr>
          <w:rFonts w:ascii="Arial" w:hAnsi="Arial"/>
          <w:b/>
          <w:sz w:val="24"/>
          <w:lang w:eastAsia="zh-CN"/>
        </w:rPr>
        <w:t>Annex E</w:t>
      </w:r>
      <w:r>
        <w:rPr>
          <w:rFonts w:hint="eastAsia" w:ascii="Arial" w:hAnsi="Arial"/>
          <w:b/>
          <w:sz w:val="24"/>
          <w:lang w:eastAsia="zh-CN"/>
        </w:rPr>
        <w:t xml:space="preserve"> </w:t>
      </w:r>
      <w:r>
        <w:br w:type="textWrapping"/>
      </w:r>
      <w:r>
        <w:rPr>
          <w:rFonts w:ascii="Arial" w:hAnsi="Arial"/>
          <w:sz w:val="24"/>
        </w:rPr>
        <w:t>(informative)</w:t>
      </w:r>
      <w:r>
        <w:br w:type="textWrapping"/>
      </w:r>
      <w:r>
        <w:rPr>
          <w:rFonts w:ascii="Arial" w:hAnsi="Arial"/>
          <w:b/>
          <w:sz w:val="24"/>
          <w:lang w:eastAsia="zh-CN"/>
        </w:rPr>
        <w:t>E</w:t>
      </w:r>
      <w:r>
        <w:rPr>
          <w:rFonts w:hint="eastAsia" w:ascii="Arial" w:hAnsi="Arial"/>
          <w:b/>
          <w:sz w:val="24"/>
          <w:lang w:eastAsia="zh-CN"/>
        </w:rPr>
        <w:t>DUKG</w:t>
      </w:r>
      <w:r>
        <w:rPr>
          <w:rFonts w:ascii="Arial" w:hAnsi="Arial"/>
          <w:b/>
          <w:sz w:val="24"/>
          <w:lang w:eastAsia="zh-CN"/>
        </w:rPr>
        <w:t xml:space="preserve"> </w:t>
      </w:r>
      <w:r>
        <w:rPr>
          <w:rFonts w:hint="eastAsia" w:ascii="Arial" w:hAnsi="Arial"/>
          <w:b/>
          <w:sz w:val="24"/>
          <w:lang w:eastAsia="zh-CN"/>
        </w:rPr>
        <w:t>i</w:t>
      </w:r>
      <w:r>
        <w:rPr>
          <w:rFonts w:ascii="Arial" w:hAnsi="Arial"/>
          <w:b/>
          <w:sz w:val="24"/>
          <w:lang w:eastAsia="zh-CN"/>
        </w:rPr>
        <w:t>mplementation</w:t>
      </w:r>
      <w:bookmarkEnd w:id="307"/>
      <w:bookmarkEnd w:id="308"/>
    </w:p>
    <w:p w14:paraId="2BCD0129">
      <w:pPr>
        <w:pStyle w:val="353"/>
        <w:numPr>
          <w:ilvl w:val="1"/>
          <w:numId w:val="74"/>
        </w:numPr>
        <w:tabs>
          <w:tab w:val="clear" w:pos="0"/>
        </w:tabs>
      </w:pPr>
      <w:bookmarkStart w:id="309" w:name="_Toc19774"/>
      <w:bookmarkStart w:id="310" w:name="_Toc1231"/>
      <w:bookmarkStart w:id="311" w:name="_Toc263"/>
      <w:bookmarkStart w:id="312" w:name="_Toc26700"/>
      <w:r>
        <w:rPr>
          <w:rFonts w:hint="eastAsia"/>
        </w:rPr>
        <w:t xml:space="preserve">Knowledge </w:t>
      </w:r>
      <w:r>
        <w:rPr>
          <w:rFonts w:hint="eastAsia"/>
          <w:lang w:eastAsia="zh-CN"/>
        </w:rPr>
        <w:t>g</w:t>
      </w:r>
      <w:r>
        <w:rPr>
          <w:rFonts w:hint="eastAsia"/>
        </w:rPr>
        <w:t xml:space="preserve">raph DB </w:t>
      </w:r>
      <w:r>
        <w:rPr>
          <w:rFonts w:hint="eastAsia"/>
          <w:lang w:eastAsia="zh-CN"/>
        </w:rPr>
        <w:t>c</w:t>
      </w:r>
      <w:r>
        <w:rPr>
          <w:rFonts w:hint="eastAsia"/>
        </w:rPr>
        <w:t>onstruction</w:t>
      </w:r>
      <w:bookmarkEnd w:id="309"/>
      <w:bookmarkEnd w:id="310"/>
      <w:bookmarkEnd w:id="311"/>
      <w:bookmarkEnd w:id="312"/>
    </w:p>
    <w:p w14:paraId="72B246E7">
      <w:pPr>
        <w:pStyle w:val="353"/>
        <w:numPr>
          <w:ilvl w:val="2"/>
          <w:numId w:val="74"/>
        </w:numPr>
        <w:outlineLvl w:val="2"/>
        <w:rPr>
          <w:sz w:val="20"/>
          <w:lang w:eastAsia="zh-CN"/>
        </w:rPr>
      </w:pPr>
      <w:r>
        <w:rPr>
          <w:rFonts w:hint="eastAsia"/>
          <w:sz w:val="20"/>
          <w:lang w:eastAsia="zh-CN"/>
        </w:rPr>
        <w:t>General</w:t>
      </w:r>
    </w:p>
    <w:p w14:paraId="3C56F0EC">
      <w:pPr>
        <w:pStyle w:val="4"/>
        <w:rPr>
          <w:lang w:eastAsia="zh-CN"/>
        </w:rPr>
      </w:pPr>
      <w:r>
        <w:rPr>
          <w:rFonts w:hint="eastAsia"/>
          <w:lang w:eastAsia="zh-CN"/>
        </w:rPr>
        <w:t xml:space="preserve">A knowledge graph database is a specialized database designed to store, manage, and query data represented as a graph. Unlike traditional relational databases, a knowledge graph database represents entities as nodes, relationships as edges, and properties as attributes, enabling the modeling of complex interconnections between data elements. </w:t>
      </w:r>
      <w:del w:id="204" w:author="Catherine Berger" w:date="2026-04-27T16:04:00Z">
        <w:r>
          <w:rPr>
            <w:rFonts w:hint="eastAsia"/>
            <w:lang w:eastAsia="zh-CN"/>
          </w:rPr>
          <w:delText xml:space="preserve">knowledge </w:delText>
        </w:r>
      </w:del>
      <w:ins w:id="205" w:author="Catherine Berger" w:date="2026-04-27T16:04:00Z">
        <w:r>
          <w:rPr>
            <w:lang w:eastAsia="zh-CN"/>
          </w:rPr>
          <w:t>Knowledge</w:t>
        </w:r>
      </w:ins>
      <w:ins w:id="206" w:author="Catherine Berger" w:date="2026-04-27T16:04:00Z">
        <w:r>
          <w:rPr>
            <w:rFonts w:hint="eastAsia"/>
            <w:lang w:eastAsia="zh-CN"/>
          </w:rPr>
          <w:t xml:space="preserve"> </w:t>
        </w:r>
      </w:ins>
      <w:r>
        <w:rPr>
          <w:rFonts w:hint="eastAsia"/>
          <w:lang w:eastAsia="zh-CN"/>
        </w:rPr>
        <w:t>graph databases provide efficient mechanisms for traversing relationships, performing graph pattern queries, and integrating heterogeneous datasets.</w:t>
      </w:r>
      <w:r>
        <w:rPr>
          <w:rFonts w:hint="eastAsia"/>
          <w:lang w:eastAsia="zh-CN"/>
        </w:rPr>
        <w:br w:type="textWrapping"/>
      </w:r>
      <w:r>
        <w:rPr>
          <w:rFonts w:hint="eastAsia"/>
          <w:lang w:eastAsia="zh-CN"/>
        </w:rPr>
        <w:br w:type="textWrapping"/>
      </w:r>
      <w:r>
        <w:rPr>
          <w:rFonts w:hint="eastAsia"/>
          <w:lang w:eastAsia="zh-CN"/>
        </w:rPr>
        <w:t>In the context of EDUKG, a knowledge graph database serves as the backbone for storing educational entities (such as courses, learning resources, and learners) and the relationships between them, enabling semantic representation, reasoning, and advanced analytics. By leveraging RDF-compatible databases or dedicated graph databases, EDUKG can support interoperable, scalable, and flexible educational applications.</w:t>
      </w:r>
    </w:p>
    <w:p w14:paraId="6E6561E0">
      <w:pPr>
        <w:pStyle w:val="353"/>
        <w:numPr>
          <w:ilvl w:val="2"/>
          <w:numId w:val="74"/>
        </w:numPr>
        <w:outlineLvl w:val="2"/>
        <w:rPr>
          <w:lang w:eastAsia="zh-CN"/>
        </w:rPr>
      </w:pPr>
      <w:r>
        <w:rPr>
          <w:rFonts w:hint="eastAsia"/>
          <w:sz w:val="20"/>
          <w:lang w:eastAsia="zh-CN"/>
        </w:rPr>
        <w:t>RDF-Compatible databases</w:t>
      </w:r>
    </w:p>
    <w:p w14:paraId="4268CDE7">
      <w:pPr>
        <w:pStyle w:val="4"/>
        <w:rPr>
          <w:lang w:eastAsia="zh-CN"/>
        </w:rPr>
      </w:pPr>
      <w:r>
        <w:rPr>
          <w:lang w:eastAsia="zh-CN"/>
        </w:rPr>
        <w:t xml:space="preserve">To maintain semantic web compatibility and enable seamless data exchange, the </w:t>
      </w:r>
      <w:r>
        <w:rPr>
          <w:rFonts w:hint="eastAsia"/>
          <w:lang w:eastAsia="zh-CN"/>
        </w:rPr>
        <w:t>EDUKG</w:t>
      </w:r>
      <w:r>
        <w:rPr>
          <w:lang w:eastAsia="zh-CN"/>
        </w:rPr>
        <w:t xml:space="preserve"> </w:t>
      </w:r>
      <w:r>
        <w:rPr>
          <w:rFonts w:hint="eastAsia"/>
          <w:lang w:eastAsia="zh-CN"/>
        </w:rPr>
        <w:t>is</w:t>
      </w:r>
      <w:r>
        <w:rPr>
          <w:lang w:eastAsia="zh-CN"/>
        </w:rPr>
        <w:t xml:space="preserve"> constructed using RDF-compatible databases. These databases</w:t>
      </w:r>
      <w:del w:id="207" w:author="Catherine Berger" w:date="2026-04-27T16:04:00Z">
        <w:r>
          <w:rPr>
            <w:lang w:eastAsia="zh-CN"/>
          </w:rPr>
          <w:delText>, such as Apache Jena, RDF4J, or Virtuoso,</w:delText>
        </w:r>
      </w:del>
      <w:r>
        <w:rPr>
          <w:lang w:eastAsia="zh-CN"/>
        </w:rPr>
        <w:t xml:space="preserve"> provide native support for storing and querying RDF data.</w:t>
      </w:r>
    </w:p>
    <w:p w14:paraId="49AFF6C0">
      <w:pPr>
        <w:pStyle w:val="4"/>
      </w:pPr>
      <w:r>
        <w:rPr>
          <w:rFonts w:hint="eastAsia"/>
        </w:rPr>
        <w:t>When constructing the knowledge graph database, it is essential to adhere to RDF best practices and standards, including:</w:t>
      </w:r>
    </w:p>
    <w:p w14:paraId="7E9A09CD">
      <w:pPr>
        <w:pStyle w:val="4"/>
        <w:numPr>
          <w:ilvl w:val="0"/>
          <w:numId w:val="75"/>
        </w:numPr>
      </w:pPr>
      <w:r>
        <w:rPr>
          <w:rFonts w:hint="eastAsia"/>
        </w:rPr>
        <w:t>Using well-defined ontologies and vocabularies to model educational entities, relationships, and properties.</w:t>
      </w:r>
    </w:p>
    <w:p w14:paraId="7676E672">
      <w:pPr>
        <w:pStyle w:val="4"/>
        <w:numPr>
          <w:ilvl w:val="0"/>
          <w:numId w:val="75"/>
        </w:numPr>
      </w:pPr>
      <w:r>
        <w:rPr>
          <w:rFonts w:hint="eastAsia"/>
        </w:rPr>
        <w:t>Assigning unique URIs to each entity to achieve unambiguous identification across the graph.</w:t>
      </w:r>
    </w:p>
    <w:p w14:paraId="4A738FAF">
      <w:pPr>
        <w:pStyle w:val="4"/>
        <w:numPr>
          <w:ilvl w:val="0"/>
          <w:numId w:val="75"/>
        </w:numPr>
      </w:pPr>
      <w:r>
        <w:rPr>
          <w:rFonts w:hint="eastAsia"/>
        </w:rPr>
        <w:t>Representing statements as RDF triples (subject, predicate, object) to capture the relationships between entities.</w:t>
      </w:r>
    </w:p>
    <w:p w14:paraId="4E5C188C">
      <w:pPr>
        <w:pStyle w:val="4"/>
        <w:numPr>
          <w:ilvl w:val="0"/>
          <w:numId w:val="75"/>
        </w:numPr>
      </w:pPr>
      <w:r>
        <w:rPr>
          <w:rFonts w:hint="eastAsia"/>
        </w:rPr>
        <w:t>Utilizing RDF serialization formats, such as RDF/XML, Turtle, or JSON-LD, for data exchange and</w:t>
      </w:r>
      <w:r>
        <w:t xml:space="preserve"> </w:t>
      </w:r>
      <w:r>
        <w:rPr>
          <w:rFonts w:hint="eastAsia"/>
        </w:rPr>
        <w:t>interoperability.</w:t>
      </w:r>
    </w:p>
    <w:p w14:paraId="3E2682E2">
      <w:pPr>
        <w:pStyle w:val="4"/>
        <w:rPr>
          <w:rFonts w:ascii="Arial" w:hAnsi="Arial"/>
          <w:b/>
          <w:sz w:val="24"/>
          <w:lang w:eastAsia="en-US"/>
        </w:rPr>
      </w:pPr>
      <w:r>
        <w:rPr>
          <w:rFonts w:hint="eastAsia"/>
        </w:rPr>
        <w:t xml:space="preserve">By following RDF standards and leveraging RDF-compatible databases, the </w:t>
      </w:r>
      <w:r>
        <w:rPr>
          <w:rFonts w:hint="eastAsia"/>
          <w:lang w:eastAsia="zh-CN"/>
        </w:rPr>
        <w:t>EDUKG</w:t>
      </w:r>
      <w:r>
        <w:rPr>
          <w:rFonts w:hint="eastAsia"/>
        </w:rPr>
        <w:t xml:space="preserve"> becomes an integral part of the Semantic Web ecosystem, enabling seamless integration with other educational</w:t>
      </w:r>
      <w:r>
        <w:t xml:space="preserve"> </w:t>
      </w:r>
      <w:r>
        <w:rPr>
          <w:rFonts w:hint="eastAsia"/>
        </w:rPr>
        <w:t>datasets and systems.</w:t>
      </w:r>
    </w:p>
    <w:p w14:paraId="6677F1A4">
      <w:pPr>
        <w:pStyle w:val="353"/>
        <w:numPr>
          <w:ilvl w:val="2"/>
          <w:numId w:val="74"/>
        </w:numPr>
        <w:outlineLvl w:val="2"/>
        <w:rPr>
          <w:sz w:val="20"/>
          <w:lang w:eastAsia="en-US"/>
        </w:rPr>
      </w:pPr>
      <w:r>
        <w:rPr>
          <w:rFonts w:hint="eastAsia"/>
          <w:sz w:val="20"/>
          <w:lang w:eastAsia="zh-CN"/>
        </w:rPr>
        <w:t>Knowledge g</w:t>
      </w:r>
      <w:r>
        <w:rPr>
          <w:sz w:val="20"/>
          <w:lang w:eastAsia="en-US"/>
        </w:rPr>
        <w:t xml:space="preserve">raph </w:t>
      </w:r>
      <w:r>
        <w:rPr>
          <w:rFonts w:hint="eastAsia"/>
          <w:sz w:val="20"/>
          <w:lang w:eastAsia="zh-CN"/>
        </w:rPr>
        <w:t>d</w:t>
      </w:r>
      <w:r>
        <w:rPr>
          <w:sz w:val="20"/>
          <w:lang w:eastAsia="en-US"/>
        </w:rPr>
        <w:t xml:space="preserve">atabase </w:t>
      </w:r>
      <w:r>
        <w:rPr>
          <w:rFonts w:hint="eastAsia"/>
          <w:sz w:val="20"/>
          <w:lang w:eastAsia="zh-CN"/>
        </w:rPr>
        <w:t>o</w:t>
      </w:r>
      <w:r>
        <w:rPr>
          <w:sz w:val="20"/>
          <w:lang w:eastAsia="en-US"/>
        </w:rPr>
        <w:t>ptions</w:t>
      </w:r>
    </w:p>
    <w:p w14:paraId="227DFCBE">
      <w:pPr>
        <w:pStyle w:val="4"/>
        <w:rPr>
          <w:lang w:eastAsia="en-US"/>
        </w:rPr>
      </w:pPr>
      <w:r>
        <w:rPr>
          <w:lang w:eastAsia="en-US"/>
        </w:rPr>
        <w:t xml:space="preserve">In addition to RDF-compatible databases, the </w:t>
      </w:r>
      <w:r>
        <w:rPr>
          <w:rFonts w:hint="eastAsia"/>
          <w:lang w:eastAsia="zh-CN"/>
        </w:rPr>
        <w:t>EDUKG</w:t>
      </w:r>
      <w:r>
        <w:rPr>
          <w:lang w:eastAsia="en-US"/>
        </w:rPr>
        <w:t xml:space="preserve"> can also leverage dedicated graph databases for efficient storage and querying. Graph databases</w:t>
      </w:r>
      <w:del w:id="208" w:author="Catherine Berger" w:date="2026-04-27T16:04:00Z">
        <w:r>
          <w:rPr>
            <w:lang w:eastAsia="en-US"/>
          </w:rPr>
          <w:delText>, such as Neo4j, Amazon Neptune, or JanusGraph,</w:delText>
        </w:r>
      </w:del>
      <w:r>
        <w:rPr>
          <w:lang w:eastAsia="en-US"/>
        </w:rPr>
        <w:t xml:space="preserve"> are optimized for handling large-scale graph data and provide native support for graph traversal and pattern matching.</w:t>
      </w:r>
    </w:p>
    <w:p w14:paraId="5655C888">
      <w:pPr>
        <w:pStyle w:val="4"/>
        <w:rPr>
          <w:lang w:eastAsia="en-US"/>
        </w:rPr>
      </w:pPr>
      <w:r>
        <w:rPr>
          <w:lang w:eastAsia="en-US"/>
        </w:rPr>
        <w:t xml:space="preserve">Graph databases offer several advantages for constructing the </w:t>
      </w:r>
      <w:r>
        <w:rPr>
          <w:rFonts w:hint="eastAsia"/>
          <w:lang w:eastAsia="zh-CN"/>
        </w:rPr>
        <w:t>EDUKG</w:t>
      </w:r>
      <w:r>
        <w:rPr>
          <w:lang w:eastAsia="en-US"/>
        </w:rPr>
        <w:t>:</w:t>
      </w:r>
    </w:p>
    <w:p w14:paraId="33FAFC7F">
      <w:pPr>
        <w:pStyle w:val="4"/>
        <w:numPr>
          <w:ilvl w:val="0"/>
          <w:numId w:val="76"/>
        </w:numPr>
        <w:rPr>
          <w:lang w:eastAsia="en-US"/>
        </w:rPr>
      </w:pPr>
      <w:r>
        <w:rPr>
          <w:i/>
          <w:szCs w:val="24"/>
          <w:lang w:eastAsia="en-US"/>
        </w:rPr>
        <w:t>Efficient Traversal:</w:t>
      </w:r>
      <w:r>
        <w:rPr>
          <w:lang w:eastAsia="en-US"/>
        </w:rPr>
        <w:t xml:space="preserve"> Graph databases are designed to efficiently traverse relationships between entities, enabling fast and complex queries that involve multiple hops across the graph.</w:t>
      </w:r>
    </w:p>
    <w:p w14:paraId="3EB56DFA">
      <w:pPr>
        <w:pStyle w:val="4"/>
        <w:numPr>
          <w:ilvl w:val="0"/>
          <w:numId w:val="76"/>
        </w:numPr>
        <w:rPr>
          <w:lang w:eastAsia="en-US"/>
        </w:rPr>
      </w:pPr>
      <w:r>
        <w:rPr>
          <w:i/>
          <w:szCs w:val="24"/>
          <w:lang w:eastAsia="en-US"/>
        </w:rPr>
        <w:t xml:space="preserve">Flexible Schema: </w:t>
      </w:r>
      <w:r>
        <w:rPr>
          <w:lang w:eastAsia="en-US"/>
        </w:rPr>
        <w:t>Graph databases allow for a flexible and evolving schema, accommodating the dynamic nature of educational data and the addition of new entity types and relationships as the knowledge graph grows.</w:t>
      </w:r>
    </w:p>
    <w:p w14:paraId="5148E17E">
      <w:pPr>
        <w:pStyle w:val="4"/>
        <w:numPr>
          <w:ilvl w:val="0"/>
          <w:numId w:val="76"/>
        </w:numPr>
        <w:rPr>
          <w:lang w:eastAsia="en-US"/>
        </w:rPr>
      </w:pPr>
      <w:r>
        <w:rPr>
          <w:i/>
          <w:szCs w:val="24"/>
          <w:lang w:eastAsia="en-US"/>
        </w:rPr>
        <w:t xml:space="preserve">Scalability: </w:t>
      </w:r>
      <w:r>
        <w:rPr>
          <w:lang w:eastAsia="en-US"/>
        </w:rPr>
        <w:t xml:space="preserve">Graph databases are built to handle large-scale graph data, providing horizontal scalability and distributed processing capabilities to accommodate the expanding size of the </w:t>
      </w:r>
      <w:r>
        <w:rPr>
          <w:rFonts w:hint="eastAsia"/>
          <w:lang w:eastAsia="zh-CN"/>
        </w:rPr>
        <w:t>EDUKG</w:t>
      </w:r>
      <w:r>
        <w:rPr>
          <w:lang w:eastAsia="en-US"/>
        </w:rPr>
        <w:t>.</w:t>
      </w:r>
    </w:p>
    <w:p w14:paraId="73FF7829">
      <w:pPr>
        <w:pStyle w:val="4"/>
        <w:numPr>
          <w:ilvl w:val="0"/>
          <w:numId w:val="76"/>
        </w:numPr>
        <w:rPr>
          <w:lang w:eastAsia="en-US"/>
        </w:rPr>
      </w:pPr>
      <w:r>
        <w:rPr>
          <w:i/>
          <w:szCs w:val="24"/>
          <w:lang w:eastAsia="en-US"/>
        </w:rPr>
        <w:t>Graph Algorithms:</w:t>
      </w:r>
      <w:r>
        <w:rPr>
          <w:lang w:eastAsia="en-US"/>
        </w:rPr>
        <w:t xml:space="preserve"> Many graph databases offer built-in graph algorithms, such as shortest path, centrality measures, and community detection, which can be applied to the </w:t>
      </w:r>
      <w:r>
        <w:rPr>
          <w:rFonts w:hint="eastAsia"/>
          <w:lang w:eastAsia="zh-CN"/>
        </w:rPr>
        <w:t>EDUKG</w:t>
      </w:r>
      <w:r>
        <w:rPr>
          <w:lang w:eastAsia="en-US"/>
        </w:rPr>
        <w:t xml:space="preserve"> for advanced analytics and insights.</w:t>
      </w:r>
    </w:p>
    <w:p w14:paraId="2AB1B17C">
      <w:pPr>
        <w:pStyle w:val="4"/>
        <w:rPr>
          <w:lang w:eastAsia="en-US"/>
        </w:rPr>
      </w:pPr>
      <w:r>
        <w:rPr>
          <w:lang w:eastAsia="en-US"/>
        </w:rPr>
        <w:t xml:space="preserve">When selecting a graph database for the </w:t>
      </w:r>
      <w:r>
        <w:rPr>
          <w:rFonts w:hint="eastAsia"/>
          <w:lang w:eastAsia="zh-CN"/>
        </w:rPr>
        <w:t>EDUKG</w:t>
      </w:r>
      <w:r>
        <w:rPr>
          <w:lang w:eastAsia="en-US"/>
        </w:rPr>
        <w:t>, it is important to consider factors such as RDF compatibility, performance, scalability, and integration with existing educational systems and tools.</w:t>
      </w:r>
    </w:p>
    <w:p w14:paraId="7DF2ADCC">
      <w:pPr>
        <w:pStyle w:val="353"/>
        <w:numPr>
          <w:ilvl w:val="1"/>
          <w:numId w:val="74"/>
        </w:numPr>
        <w:tabs>
          <w:tab w:val="clear" w:pos="0"/>
        </w:tabs>
        <w:rPr>
          <w:lang w:eastAsia="en-US"/>
        </w:rPr>
      </w:pPr>
      <w:bookmarkStart w:id="313" w:name="_Toc12231"/>
      <w:bookmarkStart w:id="314" w:name="_Toc12493"/>
      <w:bookmarkStart w:id="315" w:name="_Toc4768"/>
      <w:bookmarkStart w:id="316" w:name="_Toc27584"/>
      <w:r>
        <w:rPr>
          <w:lang w:eastAsia="en-US"/>
        </w:rPr>
        <w:t xml:space="preserve">Data </w:t>
      </w:r>
      <w:r>
        <w:rPr>
          <w:rFonts w:hint="eastAsia"/>
          <w:lang w:eastAsia="zh-CN"/>
        </w:rPr>
        <w:t>i</w:t>
      </w:r>
      <w:r>
        <w:rPr>
          <w:lang w:eastAsia="en-US"/>
        </w:rPr>
        <w:t xml:space="preserve">ntegration, </w:t>
      </w:r>
      <w:r>
        <w:rPr>
          <w:rFonts w:hint="eastAsia"/>
          <w:lang w:eastAsia="zh-CN"/>
        </w:rPr>
        <w:t>h</w:t>
      </w:r>
      <w:r>
        <w:rPr>
          <w:lang w:eastAsia="en-US"/>
        </w:rPr>
        <w:t xml:space="preserve">armonization, and </w:t>
      </w:r>
      <w:r>
        <w:rPr>
          <w:rFonts w:hint="eastAsia"/>
          <w:lang w:eastAsia="zh-CN"/>
        </w:rPr>
        <w:t>q</w:t>
      </w:r>
      <w:r>
        <w:rPr>
          <w:lang w:eastAsia="en-US"/>
        </w:rPr>
        <w:t>uality</w:t>
      </w:r>
      <w:bookmarkEnd w:id="313"/>
      <w:bookmarkEnd w:id="314"/>
      <w:bookmarkEnd w:id="315"/>
      <w:bookmarkEnd w:id="316"/>
    </w:p>
    <w:p w14:paraId="62025D73">
      <w:pPr>
        <w:pStyle w:val="4"/>
        <w:rPr>
          <w:lang w:eastAsia="en-US"/>
        </w:rPr>
      </w:pPr>
      <w:r>
        <w:rPr>
          <w:lang w:eastAsia="en-US"/>
        </w:rPr>
        <w:t xml:space="preserve">Integrating and harmonizing data from diverse educational sources is a critical aspect of constructing a comprehensive and reliable EDUKG. This </w:t>
      </w:r>
      <w:del w:id="209" w:author="Catherine Berger" w:date="2026-04-27T16:05:00Z">
        <w:r>
          <w:rPr>
            <w:lang w:eastAsia="en-US"/>
          </w:rPr>
          <w:delText xml:space="preserve">section </w:delText>
        </w:r>
      </w:del>
      <w:ins w:id="210" w:author="Catherine Berger" w:date="2026-04-27T16:05:00Z">
        <w:r>
          <w:rPr>
            <w:lang w:eastAsia="en-US"/>
          </w:rPr>
          <w:t xml:space="preserve">subclause </w:t>
        </w:r>
      </w:ins>
      <w:r>
        <w:rPr>
          <w:lang w:eastAsia="en-US"/>
        </w:rPr>
        <w:t>discusses advanced data harmonization techniques and highlights the role of RDF in supporting data quality and interoperability. As illustrated in Fig. 11, learning record data captured by Learning Record Stores (LRS) are integrated with the EDUKG to form a unified semantic layer that enables cross-system data alignment, analytics, and interoperability.</w:t>
      </w:r>
    </w:p>
    <w:p w14:paraId="0FC7E5D0">
      <w:pPr>
        <w:pStyle w:val="4"/>
      </w:pPr>
    </w:p>
    <w:p w14:paraId="5166B26E">
      <w:pPr>
        <w:pStyle w:val="4"/>
      </w:pPr>
      <w:r>
        <w:drawing>
          <wp:inline distT="0" distB="0" distL="114300" distR="114300">
            <wp:extent cx="5486400" cy="3411855"/>
            <wp:effectExtent l="0" t="0" r="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486400" cy="3411855"/>
                    </a:xfrm>
                    <a:prstGeom prst="rect">
                      <a:avLst/>
                    </a:prstGeom>
                    <a:noFill/>
                    <a:ln>
                      <a:noFill/>
                    </a:ln>
                  </pic:spPr>
                </pic:pic>
              </a:graphicData>
            </a:graphic>
          </wp:inline>
        </w:drawing>
      </w:r>
    </w:p>
    <w:p w14:paraId="6BD81827">
      <w:pPr>
        <w:pStyle w:val="184"/>
        <w:rPr>
          <w:rFonts w:eastAsia="等线"/>
          <w:szCs w:val="24"/>
          <w:lang w:eastAsia="zh-CN"/>
        </w:rPr>
      </w:pPr>
      <w:r>
        <w:rPr>
          <w:rFonts w:eastAsia="等线"/>
          <w:szCs w:val="24"/>
        </w:rPr>
        <w:t>Figure E.2</w:t>
      </w:r>
      <w:r>
        <w:rPr>
          <w:szCs w:val="24"/>
        </w:rPr>
        <w:t>—</w:t>
      </w:r>
      <w:r>
        <w:rPr>
          <w:rFonts w:hint="eastAsia" w:eastAsia="等线"/>
          <w:szCs w:val="24"/>
          <w:lang w:eastAsia="zh-CN"/>
        </w:rPr>
        <w:t>EDUKG with LRS</w:t>
      </w:r>
    </w:p>
    <w:p w14:paraId="5C237A1D">
      <w:pPr>
        <w:pStyle w:val="4"/>
        <w:numPr>
          <w:ilvl w:val="2"/>
          <w:numId w:val="74"/>
        </w:numPr>
        <w:tabs>
          <w:tab w:val="left" w:pos="0"/>
        </w:tabs>
        <w:outlineLvl w:val="2"/>
        <w:rPr>
          <w:rFonts w:ascii="Arial" w:hAnsi="Arial"/>
          <w:b/>
          <w:sz w:val="24"/>
          <w:lang w:eastAsia="zh-CN"/>
        </w:rPr>
      </w:pPr>
      <w:r>
        <w:rPr>
          <w:rFonts w:ascii="Arial" w:hAnsi="Arial"/>
          <w:b/>
          <w:lang w:eastAsia="zh-CN"/>
        </w:rPr>
        <w:t xml:space="preserve">Data </w:t>
      </w:r>
      <w:r>
        <w:rPr>
          <w:rFonts w:hint="eastAsia" w:ascii="Arial" w:hAnsi="Arial"/>
          <w:b/>
          <w:lang w:eastAsia="zh-CN"/>
        </w:rPr>
        <w:t>i</w:t>
      </w:r>
      <w:r>
        <w:rPr>
          <w:rFonts w:ascii="Arial" w:hAnsi="Arial"/>
          <w:b/>
          <w:lang w:eastAsia="zh-CN"/>
        </w:rPr>
        <w:t xml:space="preserve">ntegration </w:t>
      </w:r>
      <w:r>
        <w:rPr>
          <w:rFonts w:hint="eastAsia" w:ascii="Arial" w:hAnsi="Arial"/>
          <w:b/>
          <w:lang w:eastAsia="zh-CN"/>
        </w:rPr>
        <w:t>t</w:t>
      </w:r>
      <w:r>
        <w:rPr>
          <w:rFonts w:ascii="Arial" w:hAnsi="Arial"/>
          <w:b/>
          <w:lang w:eastAsia="zh-CN"/>
        </w:rPr>
        <w:t>echniques</w:t>
      </w:r>
    </w:p>
    <w:p w14:paraId="5810A4BE">
      <w:pPr>
        <w:pStyle w:val="4"/>
        <w:rPr>
          <w:lang w:eastAsia="zh-CN"/>
        </w:rPr>
      </w:pPr>
      <w:r>
        <w:rPr>
          <w:lang w:eastAsia="zh-CN"/>
        </w:rPr>
        <w:t xml:space="preserve">The </w:t>
      </w:r>
      <w:r>
        <w:rPr>
          <w:rFonts w:hint="eastAsia"/>
          <w:lang w:eastAsia="zh-CN"/>
        </w:rPr>
        <w:t>EDUKG</w:t>
      </w:r>
      <w:r>
        <w:rPr>
          <w:lang w:eastAsia="zh-CN"/>
        </w:rPr>
        <w:t xml:space="preserve"> aims to integrate data from various educational systems, databases, and repositories, such as learning management systems, student information systems, digital libraries, and open educational resources. To achieve seamless integration, the following techniques can be employed:</w:t>
      </w:r>
    </w:p>
    <w:p w14:paraId="118CF0AE">
      <w:pPr>
        <w:pStyle w:val="4"/>
        <w:numPr>
          <w:ilvl w:val="0"/>
          <w:numId w:val="77"/>
        </w:numPr>
        <w:rPr>
          <w:lang w:eastAsia="en-US"/>
        </w:rPr>
      </w:pPr>
      <w:r>
        <w:rPr>
          <w:i/>
          <w:szCs w:val="24"/>
          <w:lang w:eastAsia="en-US"/>
        </w:rPr>
        <w:t xml:space="preserve">Ontology Alignment: </w:t>
      </w:r>
      <w:r>
        <w:rPr>
          <w:lang w:eastAsia="en-US"/>
        </w:rPr>
        <w:t>Aligning the ontologies used by different data sources is essential to establishing a common semantic framework. Ontology alignment techniques, such as schema matching and entity resolution, help in identifying and mapping equivalent concepts and properties across different ontologies.</w:t>
      </w:r>
    </w:p>
    <w:p w14:paraId="66FA0D03">
      <w:pPr>
        <w:pStyle w:val="4"/>
        <w:numPr>
          <w:ilvl w:val="0"/>
          <w:numId w:val="77"/>
        </w:numPr>
        <w:rPr>
          <w:lang w:eastAsia="en-US"/>
        </w:rPr>
      </w:pPr>
      <w:r>
        <w:rPr>
          <w:i/>
          <w:szCs w:val="24"/>
          <w:lang w:eastAsia="en-US"/>
        </w:rPr>
        <w:t xml:space="preserve">Data Transformation: </w:t>
      </w:r>
      <w:r>
        <w:rPr>
          <w:lang w:eastAsia="en-US"/>
        </w:rPr>
        <w:t xml:space="preserve">Raw educational data often comes in different formats and structures. Data transformation techniques, such as data cleaning, normalization, and conversion, are applied to convert the data into a consistent RDF representation that adheres to the </w:t>
      </w:r>
      <w:r>
        <w:rPr>
          <w:rFonts w:hint="eastAsia"/>
          <w:lang w:eastAsia="zh-CN"/>
        </w:rPr>
        <w:t>EDUKG</w:t>
      </w:r>
      <w:r>
        <w:rPr>
          <w:lang w:eastAsia="en-US"/>
        </w:rPr>
        <w:t>’s ontology.</w:t>
      </w:r>
    </w:p>
    <w:p w14:paraId="21D22913">
      <w:pPr>
        <w:pStyle w:val="4"/>
        <w:numPr>
          <w:ilvl w:val="0"/>
          <w:numId w:val="77"/>
        </w:numPr>
        <w:rPr>
          <w:lang w:eastAsia="en-US"/>
        </w:rPr>
      </w:pPr>
      <w:r>
        <w:rPr>
          <w:i/>
          <w:szCs w:val="24"/>
          <w:lang w:eastAsia="en-US"/>
        </w:rPr>
        <w:t>Linked Data Principles:</w:t>
      </w:r>
      <w:r>
        <w:rPr>
          <w:lang w:eastAsia="en-US"/>
        </w:rPr>
        <w:t xml:space="preserve"> By following Linked Data principles, such as using HTTP URIs to name entities and providing RDF descriptions, educational data becomes part of the global data web. This enables the </w:t>
      </w:r>
      <w:r>
        <w:rPr>
          <w:rFonts w:hint="eastAsia"/>
          <w:lang w:eastAsia="zh-CN"/>
        </w:rPr>
        <w:t>EDUKG</w:t>
      </w:r>
      <w:r>
        <w:rPr>
          <w:lang w:eastAsia="en-US"/>
        </w:rPr>
        <w:t xml:space="preserve"> to establish links with other relevant datasets, </w:t>
      </w:r>
      <w:del w:id="211" w:author="Catherine Berger" w:date="2026-04-27T15:37:00Z">
        <w:r>
          <w:rPr>
            <w:lang w:eastAsia="en-US"/>
          </w:rPr>
          <w:delText xml:space="preserve">such as DBpedia or Wikidata, </w:delText>
        </w:r>
      </w:del>
      <w:r>
        <w:rPr>
          <w:lang w:eastAsia="en-US"/>
        </w:rPr>
        <w:t>enhancing data richness and discoverability.</w:t>
      </w:r>
    </w:p>
    <w:p w14:paraId="167E707B">
      <w:pPr>
        <w:pStyle w:val="4"/>
        <w:numPr>
          <w:ilvl w:val="2"/>
          <w:numId w:val="74"/>
        </w:numPr>
        <w:tabs>
          <w:tab w:val="left" w:pos="0"/>
        </w:tabs>
        <w:outlineLvl w:val="2"/>
        <w:rPr>
          <w:rFonts w:ascii="Arial" w:hAnsi="Arial"/>
          <w:b/>
          <w:sz w:val="24"/>
          <w:lang w:eastAsia="en-US"/>
        </w:rPr>
      </w:pPr>
      <w:r>
        <w:rPr>
          <w:rFonts w:ascii="Arial" w:hAnsi="Arial"/>
          <w:b/>
          <w:lang w:eastAsia="zh-CN"/>
        </w:rPr>
        <w:t>RDF for data quality and interoperability</w:t>
      </w:r>
    </w:p>
    <w:p w14:paraId="0BADE977">
      <w:pPr>
        <w:pStyle w:val="4"/>
        <w:rPr>
          <w:lang w:eastAsia="en-US"/>
        </w:rPr>
      </w:pPr>
      <w:r>
        <w:rPr>
          <w:lang w:eastAsia="en-US"/>
        </w:rPr>
        <w:t>RDF plays a crucial role in supporting data quality and interoperability within EDUKG. RDF provides a standardized and machine-readable format for representing educational data, enabling consistent data modeling and exchange across different systems and platforms.</w:t>
      </w:r>
    </w:p>
    <w:p w14:paraId="29E23859">
      <w:pPr>
        <w:pStyle w:val="4"/>
        <w:rPr>
          <w:lang w:eastAsia="en-US"/>
        </w:rPr>
      </w:pPr>
      <w:r>
        <w:rPr>
          <w:lang w:eastAsia="en-US"/>
        </w:rPr>
        <w:t>EDUKG follows RDF best practices in its implementation, including:</w:t>
      </w:r>
    </w:p>
    <w:p w14:paraId="6698780F">
      <w:pPr>
        <w:pStyle w:val="4"/>
        <w:numPr>
          <w:ilvl w:val="0"/>
          <w:numId w:val="15"/>
        </w:numPr>
        <w:rPr>
          <w:lang w:eastAsia="en-US"/>
        </w:rPr>
      </w:pPr>
      <w:r>
        <w:rPr>
          <w:i/>
          <w:szCs w:val="24"/>
          <w:lang w:eastAsia="en-US"/>
        </w:rPr>
        <w:t>Consistent Use of Ontologies:</w:t>
      </w:r>
      <w:r>
        <w:rPr>
          <w:lang w:eastAsia="en-US"/>
        </w:rPr>
        <w:t xml:space="preserve"> Adopting widely accepted educational ontologies, such as the Learning Resource Metadata Initiative (LRMI) or the Credential Transparency Description Language (CTDL), </w:t>
      </w:r>
      <w:r>
        <w:rPr>
          <w:rFonts w:hint="eastAsia"/>
          <w:lang w:eastAsia="zh-CN"/>
        </w:rPr>
        <w:t>provide</w:t>
      </w:r>
      <w:r>
        <w:rPr>
          <w:lang w:eastAsia="en-US"/>
        </w:rPr>
        <w:t xml:space="preserve"> semantic consistency and facilitates data integration and interoperability.</w:t>
      </w:r>
    </w:p>
    <w:p w14:paraId="0242CD77">
      <w:pPr>
        <w:pStyle w:val="4"/>
        <w:numPr>
          <w:ilvl w:val="0"/>
          <w:numId w:val="15"/>
        </w:numPr>
        <w:rPr>
          <w:lang w:eastAsia="en-US"/>
        </w:rPr>
      </w:pPr>
      <w:r>
        <w:rPr>
          <w:i/>
          <w:szCs w:val="24"/>
          <w:lang w:eastAsia="en-US"/>
        </w:rPr>
        <w:t>Data Validation:</w:t>
      </w:r>
      <w:r>
        <w:rPr>
          <w:lang w:eastAsia="en-US"/>
        </w:rPr>
        <w:t xml:space="preserve"> Implementing data validation mechanisms, such as RDF Schema (RDFS) and Web Ontology Language (OWL) constraints, helps in enforcing data integrity and detecting inconsistencies or errors in the graph.</w:t>
      </w:r>
    </w:p>
    <w:p w14:paraId="57D104ED">
      <w:pPr>
        <w:pStyle w:val="4"/>
        <w:numPr>
          <w:ilvl w:val="0"/>
          <w:numId w:val="15"/>
        </w:numPr>
        <w:rPr>
          <w:lang w:eastAsia="en-US"/>
        </w:rPr>
      </w:pPr>
      <w:r>
        <w:rPr>
          <w:i/>
          <w:szCs w:val="24"/>
          <w:lang w:eastAsia="en-US"/>
        </w:rPr>
        <w:t xml:space="preserve">Data Provenance: </w:t>
      </w:r>
      <w:r>
        <w:rPr>
          <w:lang w:eastAsia="en-US"/>
        </w:rPr>
        <w:t>Capturing data provenance information, such as the source, timestamp, and method of data acquisition, enhances data transparency and trustworthiness. RDF provides mechanisms, such as the PROV Ontology, to represent and track data provenance.</w:t>
      </w:r>
    </w:p>
    <w:p w14:paraId="08B6E8DF">
      <w:pPr>
        <w:pStyle w:val="4"/>
        <w:numPr>
          <w:ilvl w:val="0"/>
          <w:numId w:val="15"/>
        </w:numPr>
        <w:rPr>
          <w:lang w:eastAsia="en-US"/>
        </w:rPr>
      </w:pPr>
      <w:r>
        <w:rPr>
          <w:i/>
          <w:szCs w:val="24"/>
          <w:lang w:eastAsia="en-US"/>
        </w:rPr>
        <w:t>Data Versioning:</w:t>
      </w:r>
      <w:r>
        <w:rPr>
          <w:lang w:eastAsia="en-US"/>
        </w:rPr>
        <w:t xml:space="preserve"> Maintaining version control for the </w:t>
      </w:r>
      <w:r>
        <w:rPr>
          <w:rFonts w:hint="eastAsia"/>
          <w:lang w:eastAsia="zh-CN"/>
        </w:rPr>
        <w:t>EDUKG</w:t>
      </w:r>
      <w:r>
        <w:rPr>
          <w:lang w:eastAsia="en-US"/>
        </w:rPr>
        <w:t xml:space="preserve"> allows for tracking changes over time and enables reproducibility and data lineage analysis. RDF versioning strategies, such as named graphs or the Memento framework, can be employed to manage different versions of the graph.</w:t>
      </w:r>
    </w:p>
    <w:p w14:paraId="6C106549">
      <w:pPr>
        <w:pStyle w:val="4"/>
        <w:rPr>
          <w:lang w:eastAsia="en-US"/>
        </w:rPr>
      </w:pPr>
      <w:r>
        <w:rPr>
          <w:lang w:eastAsia="en-US"/>
        </w:rPr>
        <w:t xml:space="preserve">By leveraging RDF for data representation and adhering to data quality principles, the </w:t>
      </w:r>
      <w:r>
        <w:rPr>
          <w:rFonts w:hint="eastAsia"/>
          <w:lang w:eastAsia="zh-CN"/>
        </w:rPr>
        <w:t>EDUKG</w:t>
      </w:r>
      <w:r>
        <w:rPr>
          <w:lang w:eastAsia="en-US"/>
        </w:rPr>
        <w:t xml:space="preserve"> </w:t>
      </w:r>
      <w:r>
        <w:rPr>
          <w:rFonts w:hint="eastAsia"/>
          <w:lang w:eastAsia="zh-CN"/>
        </w:rPr>
        <w:t>provide</w:t>
      </w:r>
      <w:r>
        <w:rPr>
          <w:lang w:eastAsia="en-US"/>
        </w:rPr>
        <w:t>s the reliability, consistency, and interoperability of educational data, enabling seamless data exchange and integration with other systems and datasets.</w:t>
      </w:r>
    </w:p>
    <w:p w14:paraId="4C0A9D27">
      <w:pPr>
        <w:pStyle w:val="353"/>
        <w:numPr>
          <w:ilvl w:val="1"/>
          <w:numId w:val="74"/>
        </w:numPr>
        <w:tabs>
          <w:tab w:val="clear" w:pos="0"/>
        </w:tabs>
        <w:rPr>
          <w:lang w:eastAsia="en-US"/>
        </w:rPr>
      </w:pPr>
      <w:bookmarkStart w:id="317" w:name="_Toc12940"/>
      <w:bookmarkStart w:id="318" w:name="_Toc3085"/>
      <w:bookmarkStart w:id="319" w:name="_Toc22762"/>
      <w:bookmarkStart w:id="320" w:name="_Toc11310"/>
      <w:r>
        <w:rPr>
          <w:rFonts w:hint="eastAsia"/>
          <w:lang w:eastAsia="en-US"/>
        </w:rPr>
        <w:t xml:space="preserve">Querying and </w:t>
      </w:r>
      <w:r>
        <w:rPr>
          <w:rFonts w:hint="eastAsia"/>
          <w:lang w:eastAsia="zh-CN"/>
        </w:rPr>
        <w:t>i</w:t>
      </w:r>
      <w:r>
        <w:rPr>
          <w:rFonts w:hint="eastAsia"/>
          <w:lang w:eastAsia="en-US"/>
        </w:rPr>
        <w:t>nteraction</w:t>
      </w:r>
      <w:bookmarkEnd w:id="317"/>
      <w:bookmarkEnd w:id="318"/>
      <w:bookmarkEnd w:id="319"/>
      <w:bookmarkEnd w:id="320"/>
    </w:p>
    <w:p w14:paraId="4E3BAFEB">
      <w:pPr>
        <w:pStyle w:val="4"/>
        <w:rPr>
          <w:lang w:eastAsia="en-US"/>
        </w:rPr>
      </w:pPr>
      <w:r>
        <w:rPr>
          <w:lang w:eastAsia="en-US"/>
        </w:rPr>
        <w:t xml:space="preserve">Efficient querying and interaction with the </w:t>
      </w:r>
      <w:r>
        <w:rPr>
          <w:rFonts w:hint="eastAsia"/>
          <w:lang w:eastAsia="zh-CN"/>
        </w:rPr>
        <w:t>EDUKG</w:t>
      </w:r>
      <w:r>
        <w:rPr>
          <w:lang w:eastAsia="en-US"/>
        </w:rPr>
        <w:t xml:space="preserve"> are essential for extracting valuable insights and supporting various educational applications. This </w:t>
      </w:r>
      <w:del w:id="212" w:author="Catherine Berger" w:date="2026-04-27T16:06:00Z">
        <w:r>
          <w:rPr>
            <w:lang w:eastAsia="en-US"/>
          </w:rPr>
          <w:delText xml:space="preserve">section </w:delText>
        </w:r>
      </w:del>
      <w:ins w:id="213" w:author="Catherine Berger" w:date="2026-04-27T16:06:00Z">
        <w:r>
          <w:rPr>
            <w:lang w:eastAsia="en-US"/>
          </w:rPr>
          <w:t xml:space="preserve">subclause </w:t>
        </w:r>
      </w:ins>
      <w:r>
        <w:rPr>
          <w:lang w:eastAsia="en-US"/>
        </w:rPr>
        <w:t>focuses on utilizing SPARQL for querying the knowledge graph and explores compatibility with other query languages and mechanisms.</w:t>
      </w:r>
    </w:p>
    <w:p w14:paraId="62D8A089">
      <w:pPr>
        <w:pStyle w:val="4"/>
        <w:numPr>
          <w:ilvl w:val="2"/>
          <w:numId w:val="74"/>
        </w:numPr>
        <w:tabs>
          <w:tab w:val="left" w:pos="0"/>
        </w:tabs>
        <w:outlineLvl w:val="2"/>
        <w:rPr>
          <w:lang w:eastAsia="en-US"/>
        </w:rPr>
      </w:pPr>
      <w:r>
        <w:rPr>
          <w:rFonts w:ascii="Arial" w:hAnsi="Arial"/>
          <w:b/>
          <w:lang w:eastAsia="zh-CN"/>
        </w:rPr>
        <w:t>SPARQL querying</w:t>
      </w:r>
    </w:p>
    <w:p w14:paraId="2B93A3A1">
      <w:pPr>
        <w:pStyle w:val="4"/>
        <w:rPr>
          <w:lang w:eastAsia="en-US"/>
        </w:rPr>
      </w:pPr>
      <w:r>
        <w:rPr>
          <w:lang w:eastAsia="en-US"/>
        </w:rPr>
        <w:t xml:space="preserve">SPARQL (SPARQL Protocol and RDF Query Language) is the standard query language for RDF data. It provides a powerful and expressive way to retrieve and manipulate information stored in the </w:t>
      </w:r>
      <w:r>
        <w:rPr>
          <w:rFonts w:hint="eastAsia"/>
          <w:lang w:eastAsia="zh-CN"/>
        </w:rPr>
        <w:t>EDUKG</w:t>
      </w:r>
      <w:r>
        <w:rPr>
          <w:lang w:eastAsia="en-US"/>
        </w:rPr>
        <w:t>.</w:t>
      </w:r>
    </w:p>
    <w:p w14:paraId="59F914A1">
      <w:pPr>
        <w:pStyle w:val="4"/>
        <w:rPr>
          <w:lang w:eastAsia="en-US"/>
        </w:rPr>
      </w:pPr>
      <w:r>
        <w:rPr>
          <w:lang w:eastAsia="en-US"/>
        </w:rPr>
        <w:t>SPARQL queries consist of graph patterns that match the desired data in the knowledge graph. These patterns can include:</w:t>
      </w:r>
    </w:p>
    <w:p w14:paraId="439946B8">
      <w:pPr>
        <w:pStyle w:val="4"/>
        <w:numPr>
          <w:ilvl w:val="0"/>
          <w:numId w:val="78"/>
        </w:numPr>
        <w:tabs>
          <w:tab w:val="left" w:pos="640"/>
        </w:tabs>
        <w:rPr>
          <w:lang w:eastAsia="en-US"/>
        </w:rPr>
      </w:pPr>
      <w:r>
        <w:rPr>
          <w:i/>
          <w:szCs w:val="24"/>
          <w:lang w:eastAsia="en-US"/>
        </w:rPr>
        <w:t>Triple Patterns:</w:t>
      </w:r>
      <w:r>
        <w:rPr>
          <w:lang w:eastAsia="en-US"/>
        </w:rPr>
        <w:t xml:space="preserve"> Basic patterns that match specific subject-predicate-object triples in the graph.</w:t>
      </w:r>
    </w:p>
    <w:p w14:paraId="6A3ADFB3">
      <w:pPr>
        <w:pStyle w:val="4"/>
        <w:numPr>
          <w:ilvl w:val="0"/>
          <w:numId w:val="78"/>
        </w:numPr>
        <w:tabs>
          <w:tab w:val="left" w:pos="640"/>
        </w:tabs>
        <w:rPr>
          <w:lang w:eastAsia="en-US"/>
        </w:rPr>
      </w:pPr>
      <w:r>
        <w:rPr>
          <w:i/>
          <w:szCs w:val="24"/>
          <w:lang w:eastAsia="en-US"/>
        </w:rPr>
        <w:t xml:space="preserve">Optionals: </w:t>
      </w:r>
      <w:r>
        <w:rPr>
          <w:lang w:eastAsia="en-US"/>
        </w:rPr>
        <w:t>Patterns that allow for the inclusion of optional data in the query results.</w:t>
      </w:r>
    </w:p>
    <w:p w14:paraId="6FA4D494">
      <w:pPr>
        <w:pStyle w:val="4"/>
        <w:numPr>
          <w:ilvl w:val="0"/>
          <w:numId w:val="78"/>
        </w:numPr>
        <w:tabs>
          <w:tab w:val="left" w:pos="640"/>
        </w:tabs>
        <w:rPr>
          <w:lang w:eastAsia="en-US"/>
        </w:rPr>
      </w:pPr>
      <w:r>
        <w:rPr>
          <w:i/>
          <w:szCs w:val="24"/>
          <w:lang w:eastAsia="en-US"/>
        </w:rPr>
        <w:t>Filters:</w:t>
      </w:r>
      <w:r>
        <w:rPr>
          <w:lang w:eastAsia="en-US"/>
        </w:rPr>
        <w:t xml:space="preserve"> Conditions that restrict the query results based on specific criteria.</w:t>
      </w:r>
    </w:p>
    <w:p w14:paraId="217C29F4">
      <w:pPr>
        <w:pStyle w:val="4"/>
        <w:numPr>
          <w:ilvl w:val="0"/>
          <w:numId w:val="78"/>
        </w:numPr>
        <w:tabs>
          <w:tab w:val="left" w:pos="640"/>
        </w:tabs>
        <w:rPr>
          <w:lang w:eastAsia="en-US"/>
        </w:rPr>
      </w:pPr>
      <w:r>
        <w:rPr>
          <w:i/>
          <w:szCs w:val="24"/>
          <w:lang w:eastAsia="en-US"/>
        </w:rPr>
        <w:t>Aggregates:</w:t>
      </w:r>
      <w:r>
        <w:rPr>
          <w:lang w:eastAsia="en-US"/>
        </w:rPr>
        <w:t xml:space="preserve"> Functions that perform calculations or aggregations over the query results.</w:t>
      </w:r>
    </w:p>
    <w:p w14:paraId="3362369B">
      <w:pPr>
        <w:pStyle w:val="4"/>
        <w:numPr>
          <w:ilvl w:val="0"/>
          <w:numId w:val="78"/>
        </w:numPr>
        <w:tabs>
          <w:tab w:val="left" w:pos="640"/>
        </w:tabs>
        <w:rPr>
          <w:lang w:eastAsia="en-US"/>
        </w:rPr>
      </w:pPr>
      <w:r>
        <w:rPr>
          <w:i/>
          <w:szCs w:val="24"/>
          <w:lang w:eastAsia="en-US"/>
        </w:rPr>
        <w:t>Property Paths:</w:t>
      </w:r>
      <w:r>
        <w:rPr>
          <w:lang w:eastAsia="en-US"/>
        </w:rPr>
        <w:t xml:space="preserve"> Expressions that navigate through a sequence of relationships in the graph.</w:t>
      </w:r>
    </w:p>
    <w:p w14:paraId="59D59E4A">
      <w:pPr>
        <w:pStyle w:val="4"/>
        <w:rPr>
          <w:lang w:eastAsia="en-US"/>
        </w:rPr>
      </w:pPr>
      <w:r>
        <w:rPr>
          <w:lang w:eastAsia="en-US"/>
        </w:rPr>
        <w:t>SPARQL queries can be used to answer a wide range of educational questions, such as:</w:t>
      </w:r>
    </w:p>
    <w:p w14:paraId="73266FBF">
      <w:pPr>
        <w:pStyle w:val="4"/>
        <w:numPr>
          <w:ilvl w:val="0"/>
          <w:numId w:val="79"/>
        </w:numPr>
        <w:tabs>
          <w:tab w:val="left" w:pos="640"/>
        </w:tabs>
        <w:rPr>
          <w:lang w:eastAsia="en-US"/>
        </w:rPr>
      </w:pPr>
      <w:r>
        <w:rPr>
          <w:lang w:eastAsia="en-US"/>
        </w:rPr>
        <w:t>Retrieving all courses taught by a specific educator.</w:t>
      </w:r>
    </w:p>
    <w:p w14:paraId="2499DDB0">
      <w:pPr>
        <w:pStyle w:val="4"/>
        <w:numPr>
          <w:ilvl w:val="0"/>
          <w:numId w:val="79"/>
        </w:numPr>
        <w:tabs>
          <w:tab w:val="left" w:pos="640"/>
        </w:tabs>
        <w:rPr>
          <w:lang w:eastAsia="en-US"/>
        </w:rPr>
      </w:pPr>
      <w:r>
        <w:rPr>
          <w:lang w:eastAsia="en-US"/>
        </w:rPr>
        <w:t>Finding learning resources related to a particular topic.</w:t>
      </w:r>
    </w:p>
    <w:p w14:paraId="3DDA609C">
      <w:pPr>
        <w:pStyle w:val="4"/>
        <w:numPr>
          <w:ilvl w:val="0"/>
          <w:numId w:val="79"/>
        </w:numPr>
        <w:tabs>
          <w:tab w:val="left" w:pos="640"/>
        </w:tabs>
        <w:rPr>
          <w:lang w:eastAsia="en-US"/>
        </w:rPr>
      </w:pPr>
      <w:r>
        <w:rPr>
          <w:lang w:eastAsia="en-US"/>
        </w:rPr>
        <w:t>Identifying learners who have completed a set of prerequisite courses.</w:t>
      </w:r>
    </w:p>
    <w:p w14:paraId="7DB918EF">
      <w:pPr>
        <w:pStyle w:val="4"/>
        <w:numPr>
          <w:ilvl w:val="0"/>
          <w:numId w:val="79"/>
        </w:numPr>
        <w:tabs>
          <w:tab w:val="left" w:pos="640"/>
        </w:tabs>
        <w:rPr>
          <w:lang w:eastAsia="en-US"/>
        </w:rPr>
      </w:pPr>
      <w:r>
        <w:rPr>
          <w:lang w:eastAsia="en-US"/>
        </w:rPr>
        <w:t>Calculating the average duration of learning resources in a specific subject area.</w:t>
      </w:r>
    </w:p>
    <w:p w14:paraId="40FE87FA">
      <w:pPr>
        <w:pStyle w:val="4"/>
        <w:rPr>
          <w:lang w:eastAsia="en-US"/>
        </w:rPr>
      </w:pPr>
      <w:r>
        <w:rPr>
          <w:lang w:eastAsia="en-US"/>
        </w:rPr>
        <w:t xml:space="preserve">To facilitate effective querying, the </w:t>
      </w:r>
      <w:r>
        <w:rPr>
          <w:rFonts w:hint="eastAsia"/>
          <w:lang w:eastAsia="zh-CN"/>
        </w:rPr>
        <w:t>EDUKG</w:t>
      </w:r>
      <w:r>
        <w:rPr>
          <w:lang w:eastAsia="en-US"/>
        </w:rPr>
        <w:t xml:space="preserve"> provide a SPARQL endpoint, a </w:t>
      </w:r>
      <w:del w:id="214" w:author="Catherine Berger" w:date="2026-04-27T16:06:00Z">
        <w:r>
          <w:rPr>
            <w:lang w:eastAsia="en-US"/>
          </w:rPr>
          <w:delText xml:space="preserve">webbased </w:delText>
        </w:r>
      </w:del>
      <w:ins w:id="215" w:author="Catherine Berger" w:date="2026-04-27T16:06:00Z">
        <w:r>
          <w:rPr>
            <w:lang w:eastAsia="en-US"/>
          </w:rPr>
          <w:t xml:space="preserve">web-based </w:t>
        </w:r>
      </w:ins>
      <w:r>
        <w:rPr>
          <w:lang w:eastAsia="en-US"/>
        </w:rPr>
        <w:t xml:space="preserve">interface that accepts SPARQL queries and returns the results in a standardized format (e.g., JSON or XML). The endpoint </w:t>
      </w:r>
      <w:r>
        <w:rPr>
          <w:rFonts w:hint="eastAsia"/>
          <w:lang w:eastAsia="zh-CN"/>
        </w:rPr>
        <w:t>is</w:t>
      </w:r>
      <w:r>
        <w:rPr>
          <w:lang w:eastAsia="en-US"/>
        </w:rPr>
        <w:t xml:space="preserve"> well-documented, with clear instructions on how to construct queries and interpret the results.</w:t>
      </w:r>
    </w:p>
    <w:p w14:paraId="7FB36519">
      <w:pPr>
        <w:pStyle w:val="4"/>
        <w:numPr>
          <w:ilvl w:val="2"/>
          <w:numId w:val="74"/>
        </w:numPr>
        <w:tabs>
          <w:tab w:val="left" w:pos="0"/>
        </w:tabs>
        <w:outlineLvl w:val="2"/>
        <w:rPr>
          <w:lang w:eastAsia="en-US"/>
        </w:rPr>
      </w:pPr>
      <w:r>
        <w:rPr>
          <w:rFonts w:ascii="Arial" w:hAnsi="Arial"/>
          <w:b/>
          <w:lang w:eastAsia="zh-CN"/>
        </w:rPr>
        <w:t>Compatibility with other query languages</w:t>
      </w:r>
    </w:p>
    <w:p w14:paraId="203A63C6">
      <w:pPr>
        <w:pStyle w:val="4"/>
        <w:rPr>
          <w:lang w:eastAsia="en-US"/>
        </w:rPr>
      </w:pPr>
      <w:r>
        <w:rPr>
          <w:lang w:eastAsia="en-US"/>
        </w:rPr>
        <w:t xml:space="preserve">While SPARQL is the standard query language for RDF data, the </w:t>
      </w:r>
      <w:r>
        <w:rPr>
          <w:rFonts w:hint="eastAsia"/>
          <w:lang w:eastAsia="zh-CN"/>
        </w:rPr>
        <w:t>EDUKG</w:t>
      </w:r>
      <w:r>
        <w:rPr>
          <w:lang w:eastAsia="en-US"/>
        </w:rPr>
        <w:t xml:space="preserve"> may also support compatibility with other query languages and mechanisms, depending on the specific database technology used.</w:t>
      </w:r>
    </w:p>
    <w:p w14:paraId="7B1267C9">
      <w:pPr>
        <w:pStyle w:val="4"/>
        <w:rPr>
          <w:del w:id="216" w:author="Catherine Berger" w:date="2026-04-27T16:07:00Z"/>
          <w:lang w:eastAsia="en-US"/>
        </w:rPr>
      </w:pPr>
      <w:del w:id="217" w:author="Catherine Berger" w:date="2026-04-27T16:07:00Z">
        <w:r>
          <w:rPr>
            <w:lang w:eastAsia="en-US"/>
          </w:rPr>
          <w:delText>For example, if the knowledge graph is stored in a Neo4j database, it can be queried using the Cypher query language. Cypher is a declarative query language specifically designed for graph databases, providing a more intuitive and expressive way to traverse and manipulate graph data.</w:delText>
        </w:r>
      </w:del>
    </w:p>
    <w:p w14:paraId="0C248774">
      <w:pPr>
        <w:pStyle w:val="4"/>
        <w:rPr>
          <w:del w:id="218" w:author="Catherine Berger" w:date="2026-04-27T16:07:00Z"/>
          <w:lang w:eastAsia="en-US"/>
        </w:rPr>
      </w:pPr>
      <w:del w:id="219" w:author="Catherine Berger" w:date="2026-04-27T16:07:00Z">
        <w:r>
          <w:rPr>
            <w:lang w:eastAsia="en-US"/>
          </w:rPr>
          <w:delText>Similarly, if the knowledge graph is stored in an Amazon Neptune database, it can be queried using Gremlin, a graph traversal language that supports various graph database backends.</w:delText>
        </w:r>
      </w:del>
    </w:p>
    <w:p w14:paraId="706D2350">
      <w:pPr>
        <w:pStyle w:val="4"/>
        <w:rPr>
          <w:lang w:eastAsia="en-US"/>
        </w:rPr>
      </w:pPr>
      <w:r>
        <w:rPr>
          <w:rFonts w:hint="eastAsia"/>
          <w:lang w:eastAsia="zh-CN"/>
        </w:rPr>
        <w:t>EDUKG</w:t>
      </w:r>
      <w:r>
        <w:rPr>
          <w:lang w:eastAsia="en-US"/>
        </w:rPr>
        <w:t xml:space="preserve"> may provide query translation mechanisms that allow users to write queries in their preferred language </w:t>
      </w:r>
      <w:del w:id="220" w:author="Catherine Berger" w:date="2026-04-27T16:08:00Z">
        <w:r>
          <w:rPr>
            <w:lang w:eastAsia="en-US"/>
          </w:rPr>
          <w:delText>(e</w:delText>
        </w:r>
      </w:del>
      <w:del w:id="221" w:author="Catherine Berger" w:date="2026-04-27T16:07:00Z">
        <w:r>
          <w:rPr>
            <w:lang w:eastAsia="en-US"/>
          </w:rPr>
          <w:delText xml:space="preserve">.g., Cypher or Gremlin) </w:delText>
        </w:r>
      </w:del>
      <w:r>
        <w:rPr>
          <w:lang w:eastAsia="en-US"/>
        </w:rPr>
        <w:t>and translate them into equivalent SPARQL queries. This approach enables users to leverage the full potential of the knowledge graph while using familiar query languages and tools.</w:t>
      </w:r>
    </w:p>
    <w:p w14:paraId="25F09A6B">
      <w:pPr>
        <w:pStyle w:val="4"/>
        <w:numPr>
          <w:ilvl w:val="2"/>
          <w:numId w:val="74"/>
        </w:numPr>
        <w:tabs>
          <w:tab w:val="left" w:pos="0"/>
        </w:tabs>
        <w:outlineLvl w:val="2"/>
        <w:rPr>
          <w:rFonts w:ascii="Arial" w:hAnsi="Arial"/>
          <w:b/>
          <w:sz w:val="24"/>
          <w:lang w:eastAsia="en-US"/>
        </w:rPr>
      </w:pPr>
      <w:r>
        <w:rPr>
          <w:rFonts w:ascii="Arial" w:hAnsi="Arial"/>
          <w:b/>
          <w:lang w:eastAsia="zh-CN"/>
        </w:rPr>
        <w:t>Query optimization and performance</w:t>
      </w:r>
    </w:p>
    <w:p w14:paraId="1A60B325">
      <w:pPr>
        <w:pStyle w:val="4"/>
        <w:rPr>
          <w:lang w:eastAsia="en-US"/>
        </w:rPr>
      </w:pPr>
      <w:r>
        <w:rPr>
          <w:lang w:eastAsia="en-US"/>
        </w:rPr>
        <w:t xml:space="preserve">Efficient querying is crucial for the usability and scalability of the </w:t>
      </w:r>
      <w:r>
        <w:rPr>
          <w:rFonts w:hint="eastAsia"/>
          <w:lang w:eastAsia="zh-CN"/>
        </w:rPr>
        <w:t>EDUKG</w:t>
      </w:r>
      <w:r>
        <w:rPr>
          <w:lang w:eastAsia="en-US"/>
        </w:rPr>
        <w:t>. To optimize query performance, the following strategies can be employed:</w:t>
      </w:r>
    </w:p>
    <w:p w14:paraId="0AC555BB">
      <w:pPr>
        <w:pStyle w:val="4"/>
        <w:numPr>
          <w:ilvl w:val="0"/>
          <w:numId w:val="80"/>
        </w:numPr>
        <w:tabs>
          <w:tab w:val="left" w:pos="640"/>
        </w:tabs>
        <w:rPr>
          <w:lang w:eastAsia="en-US"/>
        </w:rPr>
      </w:pPr>
      <w:r>
        <w:rPr>
          <w:i/>
          <w:szCs w:val="24"/>
          <w:lang w:eastAsia="en-US"/>
        </w:rPr>
        <w:t xml:space="preserve">Indexing: </w:t>
      </w:r>
      <w:r>
        <w:rPr>
          <w:lang w:eastAsia="en-US"/>
        </w:rPr>
        <w:t>Implementing appropriate indexing techniques, such as subject-predicate-object indexes or path indexes, can significantly accelerate query execution by reducing the search space.</w:t>
      </w:r>
    </w:p>
    <w:p w14:paraId="4F769EC1">
      <w:pPr>
        <w:pStyle w:val="4"/>
        <w:numPr>
          <w:ilvl w:val="0"/>
          <w:numId w:val="80"/>
        </w:numPr>
        <w:tabs>
          <w:tab w:val="left" w:pos="640"/>
        </w:tabs>
        <w:rPr>
          <w:lang w:eastAsia="en-US"/>
        </w:rPr>
      </w:pPr>
      <w:r>
        <w:rPr>
          <w:i/>
          <w:szCs w:val="24"/>
          <w:lang w:eastAsia="en-US"/>
        </w:rPr>
        <w:t>Query Optimization:</w:t>
      </w:r>
      <w:r>
        <w:rPr>
          <w:lang w:eastAsia="en-US"/>
        </w:rPr>
        <w:t xml:space="preserve"> Employing query optimization techniques, such as query rewriting, join ordering, or parallel execution, can improve query efficiency and reduce response times.</w:t>
      </w:r>
    </w:p>
    <w:p w14:paraId="14B53852">
      <w:pPr>
        <w:pStyle w:val="4"/>
        <w:numPr>
          <w:ilvl w:val="0"/>
          <w:numId w:val="80"/>
        </w:numPr>
        <w:tabs>
          <w:tab w:val="left" w:pos="640"/>
        </w:tabs>
        <w:rPr>
          <w:lang w:eastAsia="en-US"/>
        </w:rPr>
      </w:pPr>
      <w:r>
        <w:rPr>
          <w:i/>
          <w:szCs w:val="24"/>
          <w:lang w:eastAsia="en-US"/>
        </w:rPr>
        <w:t>Caching:</w:t>
      </w:r>
      <w:r>
        <w:rPr>
          <w:lang w:eastAsia="en-US"/>
        </w:rPr>
        <w:t xml:space="preserve"> Implementing caching mechanisms, such as query result caching or materialized views, can speed up frequently accessed queries by storing precomputed results.</w:t>
      </w:r>
    </w:p>
    <w:p w14:paraId="073E4BFA">
      <w:pPr>
        <w:pStyle w:val="4"/>
        <w:numPr>
          <w:ilvl w:val="0"/>
          <w:numId w:val="80"/>
        </w:numPr>
        <w:tabs>
          <w:tab w:val="left" w:pos="640"/>
        </w:tabs>
        <w:rPr>
          <w:lang w:eastAsia="en-US"/>
        </w:rPr>
      </w:pPr>
      <w:r>
        <w:rPr>
          <w:i/>
          <w:szCs w:val="24"/>
          <w:lang w:eastAsia="en-US"/>
        </w:rPr>
        <w:t xml:space="preserve">Partitioning: </w:t>
      </w:r>
      <w:r>
        <w:rPr>
          <w:lang w:eastAsia="en-US"/>
        </w:rPr>
        <w:t>Partitioning the knowledge graph based on specific criteria, such as subject domains or entity types, can enable distributed query processing and improve scalability.</w:t>
      </w:r>
    </w:p>
    <w:p w14:paraId="7BF57368">
      <w:pPr>
        <w:pStyle w:val="4"/>
        <w:rPr>
          <w:lang w:eastAsia="en-US"/>
        </w:rPr>
        <w:sectPr>
          <w:pgSz w:w="12240" w:h="15840"/>
          <w:pgMar w:top="1440" w:right="1800" w:bottom="1440" w:left="1800" w:header="720" w:footer="720" w:gutter="0"/>
          <w:lnNumType w:countBy="1"/>
          <w:cols w:space="720" w:num="1"/>
          <w:docGrid w:linePitch="360" w:charSpace="0"/>
        </w:sectPr>
      </w:pPr>
      <w:r>
        <w:rPr>
          <w:lang w:eastAsia="en-US"/>
        </w:rPr>
        <w:t xml:space="preserve">By providing efficient and flexible querying capabilities, the </w:t>
      </w:r>
      <w:r>
        <w:rPr>
          <w:rFonts w:hint="eastAsia"/>
          <w:lang w:eastAsia="zh-CN"/>
        </w:rPr>
        <w:t>EDUKG</w:t>
      </w:r>
      <w:r>
        <w:rPr>
          <w:lang w:eastAsia="en-US"/>
        </w:rPr>
        <w:t xml:space="preserve"> empowers users to extract valuable insights, discover hidden patterns, and support a wide range of educational applications and research endeavors.</w:t>
      </w:r>
    </w:p>
    <w:bookmarkEnd w:id="210"/>
    <w:p w14:paraId="0DA75BF4">
      <w:pPr>
        <w:pStyle w:val="3"/>
        <w:rPr>
          <w:ins w:id="223" w:author="Catherine Berger" w:date="2026-04-27T15:32:00Z"/>
          <w:b w:val="0"/>
          <w:lang w:eastAsia="en-US"/>
          <w:rPrChange w:id="224" w:author="Catherine Berger" w:date="2026-04-27T15:32:00Z">
            <w:rPr>
              <w:ins w:id="225" w:author="Catherine Berger" w:date="2026-04-27T15:32:00Z"/>
              <w:lang w:eastAsia="en-US"/>
            </w:rPr>
          </w:rPrChange>
        </w:rPr>
        <w:pPrChange w:id="222" w:author="Catherine Berger" w:date="2026-04-27T15:32:00Z">
          <w:pPr>
            <w:pStyle w:val="179"/>
          </w:pPr>
        </w:pPrChange>
      </w:pPr>
      <w:ins w:id="226" w:author="Catherine Berger" w:date="2026-04-27T15:32:00Z">
        <w:r>
          <w:rPr>
            <w:lang w:eastAsia="en-US"/>
          </w:rPr>
          <w:br w:type="textWrapping"/>
        </w:r>
      </w:ins>
      <w:ins w:id="227" w:author="Catherine Berger" w:date="2026-04-27T15:32:00Z">
        <w:bookmarkStart w:id="321" w:name="_Ref228197584"/>
        <w:r>
          <w:rPr>
            <w:b w:val="0"/>
            <w:lang w:eastAsia="en-US"/>
            <w:rPrChange w:id="228" w:author="Catherine Berger" w:date="2026-04-27T15:32:00Z">
              <w:rPr>
                <w:lang w:eastAsia="en-US"/>
              </w:rPr>
            </w:rPrChange>
          </w:rPr>
          <w:t>(informative)</w:t>
        </w:r>
      </w:ins>
      <w:ins w:id="229" w:author="Catherine Berger" w:date="2026-04-27T15:32:00Z">
        <w:r>
          <w:rPr>
            <w:b w:val="0"/>
            <w:lang w:eastAsia="en-US"/>
            <w:rPrChange w:id="230" w:author="Catherine Berger" w:date="2026-04-27T15:32:00Z">
              <w:rPr>
                <w:lang w:eastAsia="en-US"/>
              </w:rPr>
            </w:rPrChange>
          </w:rPr>
          <w:br w:type="textWrapping"/>
        </w:r>
      </w:ins>
      <w:ins w:id="231" w:author="Catherine Berger" w:date="2026-04-27T15:32:00Z">
        <w:r>
          <w:rPr>
            <w:b/>
            <w:lang w:eastAsia="en-US"/>
          </w:rPr>
          <w:t>Bibliography</w:t>
        </w:r>
        <w:bookmarkEnd w:id="321"/>
      </w:ins>
    </w:p>
    <w:p w14:paraId="1EFC2430">
      <w:pPr>
        <w:pStyle w:val="4"/>
        <w:ind w:hanging="90"/>
        <w:rPr>
          <w:ins w:id="233" w:author="Catherine Berger" w:date="2026-04-27T15:32:00Z"/>
          <w:lang w:eastAsia="en-US"/>
        </w:rPr>
        <w:pPrChange w:id="232" w:author="Catherine Berger" w:date="2026-04-27T15:32:00Z">
          <w:pPr>
            <w:pStyle w:val="179"/>
          </w:pPr>
        </w:pPrChange>
      </w:pPr>
      <w:ins w:id="234" w:author="Catherine Berger" w:date="2026-04-27T15:32:00Z">
        <w:r>
          <w:rPr>
            <w:lang w:eastAsia="en-US"/>
          </w:rPr>
          <w:t xml:space="preserve">Bibliographical references are resources that provide additional or helpful material but do not need to be understood or used to implement this standard. Reference to these resources is made for informational use only. </w:t>
        </w:r>
      </w:ins>
    </w:p>
    <w:p w14:paraId="0B172CDD">
      <w:pPr>
        <w:pStyle w:val="179"/>
        <w:rPr>
          <w:lang w:eastAsia="en-US"/>
        </w:rPr>
      </w:pPr>
      <w:ins w:id="235" w:author="Catherine Berger" w:date="2026-04-27T15:50:00Z">
        <w:r>
          <w:rPr>
            <w:lang w:eastAsia="en-US"/>
          </w:rPr>
          <w:t xml:space="preserve">ISO/IEC 21838-1:2021, </w:t>
        </w:r>
      </w:ins>
      <w:del w:id="236" w:author="Catherine Berger" w:date="2026-04-27T15:50:00Z">
        <w:r>
          <w:rPr>
            <w:lang w:eastAsia="en-US"/>
          </w:rPr>
          <w:delText>ISO/IEC (2021)</w:delText>
        </w:r>
      </w:del>
      <w:r>
        <w:rPr>
          <w:lang w:eastAsia="en-US"/>
        </w:rPr>
        <w:t xml:space="preserve"> Information technology – top-level ontologies (tlo) – part 1: Requirements</w:t>
      </w:r>
      <w:del w:id="237" w:author="Catherine Berger" w:date="2026-04-27T15:50:00Z">
        <w:r>
          <w:rPr>
            <w:lang w:eastAsia="en-US"/>
          </w:rPr>
          <w:delText xml:space="preserve"> (International Organization for Standardization), ISO/IEC 21838-1:2021</w:delText>
        </w:r>
      </w:del>
      <w:r>
        <w:rPr>
          <w:lang w:eastAsia="en-US"/>
        </w:rPr>
        <w:t>.</w:t>
      </w:r>
    </w:p>
    <w:p w14:paraId="1320D555">
      <w:pPr>
        <w:pStyle w:val="179"/>
        <w:rPr>
          <w:lang w:eastAsia="en-US"/>
        </w:rPr>
      </w:pPr>
      <w:ins w:id="238" w:author="Catherine Berger" w:date="2026-04-27T15:50:00Z">
        <w:r>
          <w:rPr>
            <w:lang w:eastAsia="en-US"/>
          </w:rPr>
          <w:t xml:space="preserve">ISO/IEC 21838-2:2021, </w:t>
        </w:r>
      </w:ins>
      <w:del w:id="239" w:author="Catherine Berger" w:date="2026-04-27T15:50:00Z">
        <w:r>
          <w:rPr>
            <w:lang w:eastAsia="en-US"/>
          </w:rPr>
          <w:delText>ISO/IEC (2021)</w:delText>
        </w:r>
      </w:del>
      <w:r>
        <w:rPr>
          <w:lang w:eastAsia="en-US"/>
        </w:rPr>
        <w:t xml:space="preserve"> Information technology – top-level ontologies (tlo) – part 2: Basic formal ontology (bfo) (International Organization for Standardization)</w:t>
      </w:r>
      <w:del w:id="240" w:author="Catherine Berger" w:date="2026-04-27T15:51:00Z">
        <w:r>
          <w:rPr>
            <w:lang w:eastAsia="en-US"/>
          </w:rPr>
          <w:delText xml:space="preserve">, </w:delText>
        </w:r>
      </w:del>
      <w:del w:id="241" w:author="Catherine Berger" w:date="2026-04-27T15:50:00Z">
        <w:r>
          <w:rPr>
            <w:lang w:eastAsia="en-US"/>
          </w:rPr>
          <w:delText>ISO/IEC 21838-2:2021</w:delText>
        </w:r>
      </w:del>
      <w:r>
        <w:rPr>
          <w:lang w:eastAsia="en-US"/>
        </w:rPr>
        <w:t>.</w:t>
      </w:r>
    </w:p>
    <w:p w14:paraId="6DA4D673">
      <w:pPr>
        <w:pStyle w:val="179"/>
        <w:rPr>
          <w:lang w:eastAsia="en-US"/>
        </w:rPr>
      </w:pPr>
      <w:ins w:id="242" w:author="Catherine Berger" w:date="2026-04-27T15:51:00Z">
        <w:r>
          <w:rPr>
            <w:lang w:eastAsia="en-US"/>
          </w:rPr>
          <w:t xml:space="preserve">ISO/IEC 24707:2018, </w:t>
        </w:r>
      </w:ins>
      <w:del w:id="243" w:author="Catherine Berger" w:date="2026-04-27T15:51:00Z">
        <w:r>
          <w:rPr>
            <w:lang w:eastAsia="en-US"/>
          </w:rPr>
          <w:delText>ISO/IEC (2018)</w:delText>
        </w:r>
      </w:del>
      <w:r>
        <w:rPr>
          <w:lang w:eastAsia="en-US"/>
        </w:rPr>
        <w:t xml:space="preserve"> Information technology – common logic (cl) – a framework for a family of logic-based languages (International Organization for Standardization)</w:t>
      </w:r>
      <w:del w:id="244" w:author="Catherine Berger" w:date="2026-04-27T15:51:00Z">
        <w:r>
          <w:rPr>
            <w:lang w:eastAsia="en-US"/>
          </w:rPr>
          <w:delText>, ISO/IEC 24707:2018</w:delText>
        </w:r>
      </w:del>
      <w:r>
        <w:rPr>
          <w:lang w:eastAsia="en-US"/>
        </w:rPr>
        <w:t>.</w:t>
      </w:r>
    </w:p>
    <w:p w14:paraId="67C3D8EF">
      <w:pPr>
        <w:pStyle w:val="179"/>
        <w:rPr>
          <w:del w:id="245" w:author="刘柏炜(2025013245)" w:date="2026-05-05T09:32:05Z"/>
          <w:lang w:eastAsia="en-US"/>
        </w:rPr>
      </w:pPr>
      <w:ins w:id="246" w:author="Catherine Berger" w:date="2026-04-27T15:30:00Z">
        <w:del w:id="247" w:author="刘柏炜(2025013245)" w:date="2026-05-05T09:32:05Z">
          <w:r>
            <w:rPr>
              <w:lang w:eastAsia="en-US"/>
            </w:rPr>
            <w:delText xml:space="preserve">IEEE Std 1484.12.1-2020, </w:delText>
          </w:r>
        </w:del>
      </w:ins>
      <w:del w:id="248" w:author="刘柏炜(2025013245)" w:date="2026-05-05T09:32:05Z">
        <w:r>
          <w:rPr>
            <w:lang w:eastAsia="en-US"/>
          </w:rPr>
          <w:delText xml:space="preserve">Group ILW (2002) Ieee </w:delText>
        </w:r>
      </w:del>
      <w:ins w:id="249" w:author="Catherine Berger" w:date="2026-04-27T15:30:00Z">
        <w:del w:id="250" w:author="刘柏炜(2025013245)" w:date="2026-05-05T09:32:05Z">
          <w:r>
            <w:rPr>
              <w:lang w:eastAsia="en-US"/>
            </w:rPr>
            <w:delText xml:space="preserve">IEEE </w:delText>
          </w:r>
        </w:del>
      </w:ins>
      <w:del w:id="251" w:author="刘柏炜(2025013245)" w:date="2026-05-05T09:32:05Z">
        <w:r>
          <w:rPr>
            <w:lang w:eastAsia="en-US"/>
          </w:rPr>
          <w:delText>Standard for Learning Object Metadata.</w:delText>
        </w:r>
      </w:del>
    </w:p>
    <w:p w14:paraId="5F663D09">
      <w:pPr>
        <w:pStyle w:val="179"/>
        <w:rPr>
          <w:ins w:id="252" w:author="Catherine Berger" w:date="2026-04-27T15:35:00Z"/>
          <w:lang w:eastAsia="en-US"/>
        </w:rPr>
      </w:pPr>
      <w:ins w:id="253" w:author="Catherine Berger" w:date="2026-04-27T15:31:00Z">
        <w:r>
          <w:rPr>
            <w:lang w:eastAsia="en-US"/>
          </w:rPr>
          <w:t>IEEE P2247.1</w:t>
        </w:r>
      </w:ins>
      <w:del w:id="254" w:author="Catherine Berger" w:date="2026-04-27T15:31:00Z">
        <w:r>
          <w:rPr>
            <w:lang w:eastAsia="en-US"/>
          </w:rPr>
          <w:delText xml:space="preserve">Group ILW (2022) Ieee </w:delText>
        </w:r>
      </w:del>
      <w:ins w:id="255" w:author="Catherine Berger" w:date="2026-04-27T15:31:00Z">
        <w:r>
          <w:rPr>
            <w:lang w:eastAsia="en-US"/>
          </w:rPr>
          <w:t xml:space="preserve">, IEEE </w:t>
        </w:r>
      </w:ins>
      <w:del w:id="256" w:author="Catherine Berger" w:date="2026-04-27T15:31:00Z">
        <w:r>
          <w:rPr>
            <w:lang w:eastAsia="en-US"/>
          </w:rPr>
          <w:delText xml:space="preserve">standard </w:delText>
        </w:r>
      </w:del>
      <w:ins w:id="257" w:author="Catherine Berger" w:date="2026-04-27T15:31:00Z">
        <w:r>
          <w:rPr>
            <w:lang w:eastAsia="en-US"/>
          </w:rPr>
          <w:t xml:space="preserve">Draft Standard </w:t>
        </w:r>
      </w:ins>
      <w:r>
        <w:rPr>
          <w:lang w:eastAsia="en-US"/>
        </w:rPr>
        <w:t xml:space="preserve">for Conceptual Model </w:t>
      </w:r>
      <w:del w:id="258" w:author="Catherine Berger" w:date="2026-04-27T15:35:00Z">
        <w:r>
          <w:rPr>
            <w:lang w:eastAsia="en-US"/>
          </w:rPr>
          <w:delText xml:space="preserve">For </w:delText>
        </w:r>
      </w:del>
      <w:ins w:id="259" w:author="Catherine Berger" w:date="2026-04-27T15:35:00Z">
        <w:r>
          <w:rPr>
            <w:lang w:eastAsia="en-US"/>
          </w:rPr>
          <w:t xml:space="preserve">for </w:t>
        </w:r>
      </w:ins>
      <w:r>
        <w:rPr>
          <w:lang w:eastAsia="en-US"/>
        </w:rPr>
        <w:t>Adaptive Instructional System</w:t>
      </w:r>
      <w:del w:id="260" w:author="Catherine Berger" w:date="2026-04-27T15:31:00Z">
        <w:r>
          <w:rPr>
            <w:lang w:eastAsia="en-US"/>
          </w:rPr>
          <w:delText xml:space="preserve"> (IEEE), IEEE 2247.1-2022</w:delText>
        </w:r>
      </w:del>
      <w:r>
        <w:rPr>
          <w:lang w:eastAsia="en-US"/>
        </w:rPr>
        <w:t>.</w:t>
      </w:r>
    </w:p>
    <w:p w14:paraId="079E58C6">
      <w:pPr>
        <w:pStyle w:val="179"/>
        <w:rPr>
          <w:del w:id="261" w:author="Catherine Berger" w:date="2026-04-27T15:35:00Z"/>
          <w:lang w:eastAsia="en-US"/>
        </w:rPr>
      </w:pPr>
    </w:p>
    <w:p w14:paraId="5492FA5B">
      <w:pPr>
        <w:pStyle w:val="179"/>
        <w:autoSpaceDE w:val="0"/>
        <w:autoSpaceDN w:val="0"/>
        <w:adjustRightInd w:val="0"/>
        <w:rPr>
          <w:ins w:id="263" w:author="Catherine Berger" w:date="2026-04-27T15:35:00Z"/>
          <w:del w:id="264" w:author="刘柏炜(2025013245)" w:date="2026-05-05T09:33:24Z"/>
          <w:szCs w:val="24"/>
          <w:lang w:eastAsia="zh-CN"/>
        </w:rPr>
        <w:pPrChange w:id="262" w:author="Catherine Berger" w:date="2026-04-27T15:35:00Z">
          <w:pPr>
            <w:pStyle w:val="4"/>
            <w:autoSpaceDE w:val="0"/>
            <w:autoSpaceDN w:val="0"/>
            <w:adjustRightInd w:val="0"/>
          </w:pPr>
        </w:pPrChange>
      </w:pPr>
      <w:ins w:id="265" w:author="Catherine Berger" w:date="2026-04-27T15:35:00Z">
        <w:r>
          <w:rPr>
            <w:rFonts w:hint="eastAsia"/>
            <w:szCs w:val="24"/>
          </w:rPr>
          <w:t xml:space="preserve">IEEE </w:t>
        </w:r>
      </w:ins>
      <w:ins w:id="266" w:author="Catherine Berger" w:date="2026-04-27T15:35:00Z">
        <w:r>
          <w:rPr>
            <w:szCs w:val="24"/>
          </w:rPr>
          <w:t xml:space="preserve">Std </w:t>
        </w:r>
      </w:ins>
      <w:ins w:id="267" w:author="Catherine Berger" w:date="2026-04-27T15:35:00Z">
        <w:r>
          <w:rPr>
            <w:rFonts w:hint="eastAsia"/>
            <w:szCs w:val="24"/>
          </w:rPr>
          <w:t>9274.1.1</w:t>
        </w:r>
      </w:ins>
      <w:ins w:id="268" w:author="Catherine Berger" w:date="2026-04-27T15:35:00Z">
        <w:r>
          <w:rPr>
            <w:szCs w:val="24"/>
          </w:rPr>
          <w:t>™</w:t>
        </w:r>
      </w:ins>
      <w:ins w:id="269" w:author="Catherine Berger" w:date="2026-04-27T15:35:00Z">
        <w:r>
          <w:rPr>
            <w:rFonts w:hint="eastAsia"/>
            <w:szCs w:val="24"/>
          </w:rPr>
          <w:t>-202</w:t>
        </w:r>
      </w:ins>
      <w:ins w:id="270" w:author="Catherine Berger" w:date="2026-04-27T15:35:00Z">
        <w:r>
          <w:rPr>
            <w:szCs w:val="24"/>
          </w:rPr>
          <w:t>3</w:t>
        </w:r>
      </w:ins>
      <w:ins w:id="271" w:author="Catherine Berger" w:date="2026-04-27T15:35:00Z">
        <w:r>
          <w:rPr>
            <w:rFonts w:hint="eastAsia"/>
            <w:szCs w:val="24"/>
            <w:lang w:eastAsia="zh-CN"/>
          </w:rPr>
          <w:t xml:space="preserve">, </w:t>
        </w:r>
      </w:ins>
      <w:ins w:id="272" w:author="Catherine Berger" w:date="2026-04-27T15:35:00Z">
        <w:r>
          <w:rPr>
            <w:szCs w:val="24"/>
            <w:lang w:eastAsia="zh-CN"/>
          </w:rPr>
          <w:t>IEEE Standard for Learning Technology—JavaScript Object Notation (JSON) Data Model Format and Representational State Transfer (RESTful) Web Service for Learner Experience Data Tracking and Access</w:t>
        </w:r>
      </w:ins>
      <w:ins w:id="273" w:author="Catherine Berger" w:date="2026-04-27T15:35:00Z">
        <w:r>
          <w:rPr>
            <w:rFonts w:hint="eastAsia"/>
            <w:szCs w:val="24"/>
          </w:rPr>
          <w:t>Experience API (xAPI) Standard</w:t>
        </w:r>
      </w:ins>
      <w:ins w:id="274" w:author="Catherine Berger" w:date="2026-04-27T15:35:00Z">
        <w:r>
          <w:rPr>
            <w:rFonts w:hint="eastAsia"/>
            <w:szCs w:val="24"/>
            <w:lang w:eastAsia="zh-CN"/>
          </w:rPr>
          <w:t xml:space="preserve"> </w:t>
        </w:r>
      </w:ins>
      <w:ins w:id="275" w:author="Catherine Berger" w:date="2026-04-27T15:35:00Z">
        <w:r>
          <w:rPr>
            <w:szCs w:val="24"/>
          </w:rPr>
          <w:t>Data Privacy Process</w:t>
        </w:r>
      </w:ins>
      <w:ins w:id="276" w:author="Catherine Berger" w:date="2026-04-27T15:35:00Z">
        <w:r>
          <w:rPr>
            <w:rFonts w:hint="eastAsia"/>
            <w:szCs w:val="24"/>
            <w:lang w:eastAsia="zh-CN"/>
          </w:rPr>
          <w:t>.</w:t>
        </w:r>
      </w:ins>
    </w:p>
    <w:p w14:paraId="61141267">
      <w:pPr>
        <w:pStyle w:val="179"/>
        <w:autoSpaceDE w:val="0"/>
        <w:autoSpaceDN w:val="0"/>
        <w:adjustRightInd w:val="0"/>
        <w:rPr>
          <w:lang w:eastAsia="en-US"/>
        </w:rPr>
        <w:pPrChange w:id="277" w:author="刘柏炜(2025013245)" w:date="2026-05-05T09:33:24Z">
          <w:pPr>
            <w:pStyle w:val="179"/>
          </w:pPr>
        </w:pPrChange>
      </w:pPr>
      <w:del w:id="278" w:author="Catherine Berger" w:date="2026-04-27T15:35:00Z">
        <w:r>
          <w:rPr>
            <w:lang w:eastAsia="en-US"/>
          </w:rPr>
          <w:delText>Group ILW (2022) Experience api (xapi) standard (IEEE), IEEE 9274.1.1-2022.</w:delText>
        </w:r>
      </w:del>
    </w:p>
    <w:p w14:paraId="7444DFDC">
      <w:pPr>
        <w:pStyle w:val="179"/>
        <w:rPr>
          <w:lang w:eastAsia="en-US"/>
        </w:rPr>
      </w:pPr>
      <w:r>
        <w:rPr>
          <w:lang w:eastAsia="en-US"/>
        </w:rPr>
        <w:t xml:space="preserve">Cyganiak R, Wood D, Lanthaler M (2014) Rdf 1.1 concepts and abstract syntax (W3C), W3c recommendation. Available at </w:t>
      </w:r>
      <w:r>
        <w:fldChar w:fldCharType="begin"/>
      </w:r>
      <w:r>
        <w:instrText xml:space="preserve"> HYPERLINK "https://www.w3.org/TR/rdf11-concepts/." </w:instrText>
      </w:r>
      <w:r>
        <w:fldChar w:fldCharType="separate"/>
      </w:r>
      <w:r>
        <w:rPr>
          <w:rStyle w:val="102"/>
          <w:lang w:eastAsia="en-US"/>
        </w:rPr>
        <w:t>https://www.w3.org/TR/rdf11-concepts/.</w:t>
      </w:r>
      <w:r>
        <w:rPr>
          <w:rStyle w:val="102"/>
          <w:lang w:eastAsia="en-US"/>
        </w:rPr>
        <w:fldChar w:fldCharType="end"/>
      </w:r>
    </w:p>
    <w:p w14:paraId="114D005F">
      <w:pPr>
        <w:pStyle w:val="179"/>
        <w:rPr>
          <w:lang w:eastAsia="en-US"/>
        </w:rPr>
      </w:pPr>
      <w:r>
        <w:rPr>
          <w:lang w:eastAsia="en-US"/>
        </w:rPr>
        <w:t xml:space="preserve">Brickley D, Guha R (2014) Rdf schema 1.1 (W3C), W3c recommendation. Available at </w:t>
      </w:r>
      <w:r>
        <w:fldChar w:fldCharType="begin"/>
      </w:r>
      <w:r>
        <w:instrText xml:space="preserve"> HYPERLINK "https://www." </w:instrText>
      </w:r>
      <w:r>
        <w:fldChar w:fldCharType="separate"/>
      </w:r>
      <w:r>
        <w:rPr>
          <w:rStyle w:val="102"/>
          <w:lang w:eastAsia="en-US"/>
        </w:rPr>
        <w:t>https://www.</w:t>
      </w:r>
      <w:r>
        <w:rPr>
          <w:rStyle w:val="102"/>
          <w:lang w:eastAsia="en-US"/>
        </w:rPr>
        <w:fldChar w:fldCharType="end"/>
      </w:r>
      <w:r>
        <w:rPr>
          <w:lang w:eastAsia="en-US"/>
        </w:rPr>
        <w:t>w3.org/TR/rdf-schema/.</w:t>
      </w:r>
    </w:p>
    <w:p w14:paraId="52140351">
      <w:pPr>
        <w:pStyle w:val="179"/>
        <w:rPr>
          <w:lang w:eastAsia="en-US"/>
        </w:rPr>
      </w:pPr>
      <w:r>
        <w:rPr>
          <w:lang w:eastAsia="en-US"/>
        </w:rPr>
        <w:t xml:space="preserve">Group WOW (2012) Owl 2 web ontology language document overview (second edition) (W3C), W3c recommendation. Available at </w:t>
      </w:r>
      <w:r>
        <w:fldChar w:fldCharType="begin"/>
      </w:r>
      <w:r>
        <w:instrText xml:space="preserve"> HYPERLINK "https://www.w3.org/TR/owl2-overview/." </w:instrText>
      </w:r>
      <w:r>
        <w:fldChar w:fldCharType="separate"/>
      </w:r>
      <w:r>
        <w:rPr>
          <w:rStyle w:val="102"/>
          <w:lang w:eastAsia="en-US"/>
        </w:rPr>
        <w:t>https://www.w3.org/TR/owl2-overview/.</w:t>
      </w:r>
      <w:r>
        <w:rPr>
          <w:rStyle w:val="102"/>
          <w:lang w:eastAsia="en-US"/>
        </w:rPr>
        <w:fldChar w:fldCharType="end"/>
      </w:r>
    </w:p>
    <w:p w14:paraId="64D02D37">
      <w:pPr>
        <w:pStyle w:val="179"/>
        <w:rPr>
          <w:lang w:eastAsia="en-US"/>
        </w:rPr>
      </w:pPr>
      <w:r>
        <w:rPr>
          <w:lang w:eastAsia="en-US"/>
        </w:rPr>
        <w:t xml:space="preserve">Miles A, Bechhofer S (2009) Skos simple knowledge organization system reference (W3C), W3c recommendation. Available at </w:t>
      </w:r>
      <w:r>
        <w:fldChar w:fldCharType="begin"/>
      </w:r>
      <w:r>
        <w:instrText xml:space="preserve"> HYPERLINK "https://www.w3.org/TR/skos-reference/." </w:instrText>
      </w:r>
      <w:r>
        <w:fldChar w:fldCharType="separate"/>
      </w:r>
      <w:r>
        <w:rPr>
          <w:rStyle w:val="102"/>
          <w:lang w:eastAsia="en-US"/>
        </w:rPr>
        <w:t>https://www.w3.org/TR/skos-reference/.</w:t>
      </w:r>
      <w:r>
        <w:rPr>
          <w:rStyle w:val="102"/>
          <w:lang w:eastAsia="en-US"/>
        </w:rPr>
        <w:fldChar w:fldCharType="end"/>
      </w:r>
    </w:p>
    <w:p w14:paraId="21637B50">
      <w:pPr>
        <w:pStyle w:val="179"/>
        <w:rPr>
          <w:lang w:eastAsia="en-US"/>
        </w:rPr>
      </w:pPr>
      <w:r>
        <w:rPr>
          <w:lang w:eastAsia="en-US"/>
        </w:rPr>
        <w:t xml:space="preserve">Harris S, Seaborne A (2013) Sparql 1.1 query language (W3C), W3c recommendation. Available at </w:t>
      </w:r>
      <w:r>
        <w:fldChar w:fldCharType="begin"/>
      </w:r>
      <w:r>
        <w:instrText xml:space="preserve"> HYPERLINK "https://www.w3.org/TR/sparql11-query/." </w:instrText>
      </w:r>
      <w:r>
        <w:fldChar w:fldCharType="separate"/>
      </w:r>
      <w:r>
        <w:rPr>
          <w:rStyle w:val="102"/>
          <w:lang w:eastAsia="en-US"/>
        </w:rPr>
        <w:t>https://www.w3.org/TR/sparql11-query/.</w:t>
      </w:r>
      <w:r>
        <w:rPr>
          <w:rStyle w:val="102"/>
          <w:lang w:eastAsia="en-US"/>
        </w:rPr>
        <w:fldChar w:fldCharType="end"/>
      </w:r>
    </w:p>
    <w:p w14:paraId="007E67DC">
      <w:pPr>
        <w:pStyle w:val="179"/>
        <w:rPr>
          <w:lang w:eastAsia="en-US"/>
        </w:rPr>
      </w:pPr>
      <w:r>
        <w:rPr>
          <w:lang w:eastAsia="en-US"/>
        </w:rPr>
        <w:t xml:space="preserve">DCMI Usage Board (2012) Dcmi metadata terms (Dublin Core Metadata Initiative), Available at </w:t>
      </w:r>
      <w:r>
        <w:fldChar w:fldCharType="begin"/>
      </w:r>
      <w:r>
        <w:instrText xml:space="preserve"> HYPERLINK "https://www.dublincore.org/specifications/dublin-core/dcmi-terms/." </w:instrText>
      </w:r>
      <w:r>
        <w:fldChar w:fldCharType="separate"/>
      </w:r>
      <w:r>
        <w:rPr>
          <w:rStyle w:val="102"/>
          <w:lang w:eastAsia="en-US"/>
        </w:rPr>
        <w:t>https://www.dublincore.org/specifications/dublin-core/dcmi-terms/.</w:t>
      </w:r>
      <w:r>
        <w:rPr>
          <w:rStyle w:val="102"/>
          <w:lang w:eastAsia="en-US"/>
        </w:rPr>
        <w:fldChar w:fldCharType="end"/>
      </w:r>
    </w:p>
    <w:p w14:paraId="0C631474">
      <w:pPr>
        <w:pStyle w:val="179"/>
        <w:rPr>
          <w:ins w:id="279" w:author="Catherine Berger" w:date="2026-04-27T15:49:00Z"/>
        </w:rPr>
      </w:pPr>
      <w:r>
        <w:rPr>
          <w:lang w:eastAsia="en-US"/>
        </w:rPr>
        <w:t xml:space="preserve">Tong RJ, Hu X (2024) Future of education with neuro-symbolic ai agents in self-improving adaptive instructional systems. Frontiers of Digital Education 1(2):198 (pages 14). Available at </w:t>
      </w:r>
      <w:ins w:id="280" w:author="Catherine Berger" w:date="2026-04-27T15:49:00Z">
        <w:r>
          <w:rPr>
            <w:lang w:eastAsia="en-US"/>
          </w:rPr>
          <w:fldChar w:fldCharType="begin"/>
        </w:r>
      </w:ins>
      <w:ins w:id="281" w:author="Catherine Berger" w:date="2026-04-27T15:49:00Z">
        <w:r>
          <w:rPr>
            <w:lang w:eastAsia="en-US"/>
          </w:rPr>
          <w:instrText xml:space="preserve">HYPERLINK "</w:instrText>
        </w:r>
      </w:ins>
      <w:r>
        <w:rPr>
          <w:lang w:eastAsia="en-US"/>
        </w:rPr>
        <w:instrText xml:space="preserve">https://journal.hep.com.cn/fde/EN/10.1007/s44366-024-0008-9</w:instrText>
      </w:r>
      <w:ins w:id="282" w:author="Catherine Berger" w:date="2026-04-27T15:49:00Z">
        <w:r>
          <w:rPr>
            <w:lang w:eastAsia="en-US"/>
          </w:rPr>
          <w:instrText xml:space="preserve">"</w:instrText>
        </w:r>
      </w:ins>
      <w:ins w:id="283" w:author="Catherine Berger" w:date="2026-04-27T15:49:00Z">
        <w:r>
          <w:rPr>
            <w:lang w:eastAsia="en-US"/>
          </w:rPr>
          <w:fldChar w:fldCharType="separate"/>
        </w:r>
      </w:ins>
      <w:r>
        <w:rPr>
          <w:rStyle w:val="102"/>
          <w:lang w:eastAsia="en-US"/>
        </w:rPr>
        <w:t>https://journal.hep.com.cn/fde/EN/10.1007/s44366-024-0008-9</w:t>
      </w:r>
      <w:ins w:id="284" w:author="Catherine Berger" w:date="2026-04-27T15:49:00Z">
        <w:r>
          <w:rPr>
            <w:lang w:eastAsia="en-US"/>
          </w:rPr>
          <w:fldChar w:fldCharType="end"/>
        </w:r>
      </w:ins>
      <w:r>
        <w:rPr>
          <w:lang w:eastAsia="en-US"/>
        </w:rPr>
        <w:t>.</w:t>
      </w:r>
    </w:p>
    <w:p w14:paraId="67973787">
      <w:pPr>
        <w:pStyle w:val="179"/>
        <w:rPr>
          <w:ins w:id="285" w:author="Catherine Berger" w:date="2026-04-27T15:54:00Z"/>
        </w:rPr>
      </w:pPr>
      <w:ins w:id="286" w:author="Catherine Berger" w:date="2026-04-27T15:50:00Z">
        <w:bookmarkStart w:id="322" w:name="_Ref228197537"/>
        <w:r>
          <w:rPr/>
          <w:t xml:space="preserve">W3C. SPARQL 1.1 Query Language. World Wide Web Consortium Recommendation, 21 March 2013. Available at: </w:t>
        </w:r>
      </w:ins>
      <w:ins w:id="287" w:author="Catherine Berger" w:date="2026-04-27T15:54:00Z">
        <w:r>
          <w:rPr/>
          <w:fldChar w:fldCharType="begin"/>
        </w:r>
      </w:ins>
      <w:ins w:id="288" w:author="Catherine Berger" w:date="2026-04-27T15:54:00Z">
        <w:r>
          <w:rPr/>
          <w:instrText xml:space="preserve">HYPERLINK "</w:instrText>
        </w:r>
      </w:ins>
      <w:ins w:id="289" w:author="Catherine Berger" w:date="2026-04-27T15:50:00Z">
        <w:r>
          <w:rPr/>
          <w:instrText xml:space="preserve">https://www.w3.org/TR/sparql11-query/</w:instrText>
        </w:r>
      </w:ins>
      <w:ins w:id="290" w:author="Catherine Berger" w:date="2026-04-27T15:54:00Z">
        <w:r>
          <w:rPr/>
          <w:instrText xml:space="preserve">"</w:instrText>
        </w:r>
      </w:ins>
      <w:ins w:id="291" w:author="Catherine Berger" w:date="2026-04-27T15:54:00Z">
        <w:r>
          <w:rPr/>
          <w:fldChar w:fldCharType="separate"/>
        </w:r>
      </w:ins>
      <w:ins w:id="292" w:author="Catherine Berger" w:date="2026-04-27T15:50:00Z">
        <w:r>
          <w:rPr>
            <w:rStyle w:val="102"/>
          </w:rPr>
          <w:t>https://www.w3.org/TR/sparql11-query/</w:t>
        </w:r>
      </w:ins>
      <w:ins w:id="293" w:author="Catherine Berger" w:date="2026-04-27T15:54:00Z">
        <w:r>
          <w:rPr/>
          <w:fldChar w:fldCharType="end"/>
        </w:r>
        <w:bookmarkEnd w:id="322"/>
      </w:ins>
    </w:p>
    <w:p w14:paraId="3DD73D1F">
      <w:pPr>
        <w:pStyle w:val="179"/>
        <w:rPr>
          <w:ins w:id="294" w:author="Catherine Berger" w:date="2026-04-27T15:56:00Z"/>
        </w:rPr>
      </w:pPr>
      <w:ins w:id="295" w:author="Catherine Berger" w:date="2026-04-27T15:54:00Z">
        <w:bookmarkStart w:id="323" w:name="_Ref228197732"/>
        <w:r>
          <w:rPr/>
          <w:t xml:space="preserve">W3C Recommendation, RDF 1.1 Turtle: Terse RDF Triple Language, World Wide Web Consortium (W3C), Feb. 25, 2014. [Online]. Available: </w:t>
        </w:r>
      </w:ins>
      <w:ins w:id="296" w:author="Catherine Berger" w:date="2026-04-27T15:56:00Z">
        <w:r>
          <w:rPr/>
          <w:fldChar w:fldCharType="begin"/>
        </w:r>
      </w:ins>
      <w:ins w:id="297" w:author="Catherine Berger" w:date="2026-04-27T15:56:00Z">
        <w:r>
          <w:rPr/>
          <w:instrText xml:space="preserve">HYPERLINK "</w:instrText>
        </w:r>
      </w:ins>
      <w:ins w:id="298" w:author="Catherine Berger" w:date="2026-04-27T15:54:00Z">
        <w:r>
          <w:rPr/>
          <w:instrText xml:space="preserve">https://www.w3.org/TR/turtle/</w:instrText>
        </w:r>
      </w:ins>
      <w:ins w:id="299" w:author="Catherine Berger" w:date="2026-04-27T15:56:00Z">
        <w:r>
          <w:rPr/>
          <w:instrText xml:space="preserve">"</w:instrText>
        </w:r>
      </w:ins>
      <w:ins w:id="300" w:author="Catherine Berger" w:date="2026-04-27T15:56:00Z">
        <w:r>
          <w:rPr/>
          <w:fldChar w:fldCharType="separate"/>
        </w:r>
      </w:ins>
      <w:ins w:id="301" w:author="Catherine Berger" w:date="2026-04-27T15:54:00Z">
        <w:r>
          <w:rPr>
            <w:rStyle w:val="102"/>
          </w:rPr>
          <w:t>https://www.w3.org/TR/turtle/</w:t>
        </w:r>
      </w:ins>
      <w:ins w:id="302" w:author="Catherine Berger" w:date="2026-04-27T15:56:00Z">
        <w:r>
          <w:rPr/>
          <w:fldChar w:fldCharType="end"/>
        </w:r>
        <w:bookmarkEnd w:id="323"/>
      </w:ins>
    </w:p>
    <w:p w14:paraId="689A8C3A">
      <w:pPr>
        <w:pStyle w:val="179"/>
      </w:pPr>
      <w:ins w:id="303" w:author="Catherine Berger" w:date="2026-04-27T15:56:00Z">
        <w:bookmarkStart w:id="324" w:name="_Ref228197859"/>
        <w:r>
          <w:rPr/>
          <w:t>W3C Recommendation, OWL 2 Web Ontology Language Document Overview, World Wide Web Consortium (W3C), Dec. 11, 2012. [Online]. Available: https://www.w3.org/TR/owl2-overview/</w:t>
        </w:r>
        <w:bookmarkEnd w:id="324"/>
      </w:ins>
    </w:p>
    <w:sectPr>
      <w:pgSz w:w="12240" w:h="15840"/>
      <w:pgMar w:top="1440" w:right="1800" w:bottom="1440" w:left="1800" w:header="720" w:footer="720" w:gutter="0"/>
      <w:lnNumType w:countBy="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atherine Berger" w:date="2026-04-27T15:28:00Z" w:initials="">
    <w:p w14:paraId="444D2C8F">
      <w:pPr>
        <w:pStyle w:val="29"/>
      </w:pPr>
      <w:r>
        <w:t>This standard never got approved or published and the PAR has been withdrawn.</w:t>
      </w:r>
    </w:p>
  </w:comment>
  <w:comment w:id="1" w:author="Catherine Berger" w:date="2026-04-27T16:15:00Z" w:initials="">
    <w:p w14:paraId="434001CA">
      <w:pPr>
        <w:pStyle w:val="29"/>
      </w:pPr>
      <w:r>
        <w:t>Do we have permission from Stanford to use their class material in this standard? If not, we need it or this information will have to be removed.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4D2C8F" w15:done="0"/>
  <w15:commentEx w15:paraId="434001CA" w15:done="0"/>
</w15:commentsEx>
</file>

<file path=word/customizations.xml><?xml version="1.0" encoding="utf-8"?>
<wne:tcg xmlns:r="http://schemas.openxmlformats.org/officeDocument/2006/relationships" xmlns:wne="http://schemas.microsoft.com/office/word/2006/wordml">
  <wne:keymaps>
    <wne:keymap wne:kcmPrimary="0253">
      <wne:macro wne:macroName="IEEESTDS.MODULE2.SPECIALSAVE"/>
    </wne:keymap>
    <wne:keymap wne:kcmPrimary="0256">
      <wne:macro wne:macroName="IEEESTDS.NEWMACROS.PASTESTUFF"/>
    </wne:keymap>
    <wne:keymap wne:kcmPrimary="0339">
      <wne:macro wne:macroName="IEEESTDS.NEWMACROS.IMPORTDATA"/>
    </wne:keymap>
    <wne:keymap wne:kcmPrimary="03DC">
      <wne:macro wne:macroName="IEEESTDS.NEWMACROS.DRAFTFINALTOGGLE"/>
    </wne:keymap>
    <wne:keymap wne:kcmPrimary="03DD">
      <wne:macro wne:macroName="IEEESTDS.MODULE1.CORRECTSTYLES"/>
    </wne:keymap>
    <wne:keymap wne:kcmPrimary="0658">
      <wne:macro wne:macroName="IEEESTDS.NEWMACROS1.GETMETADATA"/>
    </wne:keymap>
  </wne:keymaps>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等线">
    <w:panose1 w:val="02010600030101010101"/>
    <w:charset w:val="86"/>
    <w:family w:val="auto"/>
    <w:pitch w:val="default"/>
    <w:sig w:usb0="A00002BF" w:usb1="38CF7CFA" w:usb2="00000016" w:usb3="00000000" w:csb0="0004000F" w:csb1="00000000"/>
  </w:font>
  <w:font w:name="TimesNewRomanPS-BoldMT">
    <w:altName w:val="Times New Roman"/>
    <w:panose1 w:val="00000000000000000000"/>
    <w:charset w:val="00"/>
    <w:family w:val="auto"/>
    <w:pitch w:val="default"/>
    <w:sig w:usb0="00000000" w:usb1="00000000" w:usb2="00000001" w:usb3="00000000" w:csb0="400001BF" w:csb1="DFF70000"/>
  </w:font>
  <w:font w:name="Yu Mincho">
    <w:altName w:val="Yu Gothic"/>
    <w:panose1 w:val="00000000000000000000"/>
    <w:charset w:val="80"/>
    <w:family w:val="roman"/>
    <w:pitch w:val="default"/>
    <w:sig w:usb0="00000000" w:usb1="00000000" w:usb2="00000012" w:usb3="00000000" w:csb0="0002009F" w:csb1="00000000"/>
  </w:font>
  <w:font w:name="Yu Gothic">
    <w:panose1 w:val="020B0400000000000000"/>
    <w:charset w:val="80"/>
    <w:family w:val="auto"/>
    <w:pitch w:val="default"/>
    <w:sig w:usb0="E00002FF" w:usb1="2AC7FDFF" w:usb2="00000016" w:usb3="00000000" w:csb0="2002009F" w:csb1="00000000"/>
  </w:font>
  <w:font w:name="Times New Roman Regular">
    <w:altName w:val="Times New Roman"/>
    <w:panose1 w:val="00000000000000000000"/>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89F2A">
    <w:pPr>
      <w:pStyle w:val="56"/>
    </w:pPr>
    <w:r>
      <w:fldChar w:fldCharType="begin"/>
    </w:r>
    <w:r>
      <w:instrText xml:space="preserve">PAGE   \* MERGEFORMAT</w:instrText>
    </w:r>
    <w:r>
      <w:fldChar w:fldCharType="separate"/>
    </w:r>
    <w:r>
      <w:rPr>
        <w:lang w:eastAsia="zh-CN"/>
      </w:rPr>
      <w:t>2</w:t>
    </w:r>
    <w:r>
      <w:fldChar w:fldCharType="end"/>
    </w:r>
  </w:p>
  <w:p w14:paraId="1FEEE2B4">
    <w:pPr>
      <w:pStyle w:val="56"/>
      <w:tabs>
        <w:tab w:val="clear" w:pos="4320"/>
      </w:tabs>
    </w:pPr>
    <w:r>
      <w:t>Copyright © 202</w:t>
    </w:r>
    <w:r>
      <w:rPr>
        <w:rFonts w:hint="eastAsia"/>
        <w:lang w:eastAsia="zh-CN"/>
      </w:rPr>
      <w:t>6</w:t>
    </w:r>
    <w:r>
      <w:t xml:space="preserve"> IEEE. All rights reserved.</w:t>
    </w:r>
  </w:p>
  <w:p w14:paraId="2A7BE211">
    <w:pPr>
      <w:pStyle w:val="56"/>
      <w:tabs>
        <w:tab w:val="clear" w:pos="4320"/>
      </w:tabs>
    </w:pPr>
    <w:r>
      <w:t>This is an unapproved IEEE Standards Draft, subject to change.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FE0E6">
    <w:pPr>
      <w:pStyle w:val="56"/>
      <w:framePr w:wrap="around" w:vAnchor="text" w:hAnchor="margin" w:xAlign="center" w:y="1"/>
      <w:rPr>
        <w:rStyle w:val="94"/>
      </w:rPr>
    </w:pPr>
    <w:r>
      <w:rPr>
        <w:rStyle w:val="94"/>
      </w:rPr>
      <w:fldChar w:fldCharType="begin"/>
    </w:r>
    <w:r>
      <w:rPr>
        <w:rStyle w:val="94"/>
      </w:rPr>
      <w:instrText xml:space="preserve">PAGE  </w:instrText>
    </w:r>
    <w:r>
      <w:rPr>
        <w:rStyle w:val="94"/>
      </w:rPr>
      <w:fldChar w:fldCharType="end"/>
    </w:r>
  </w:p>
  <w:p w14:paraId="48E3BA4F">
    <w:pPr>
      <w:pStyle w:val="5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14:paraId="49E2F791">
      <w:pPr>
        <w:pStyle w:val="201"/>
      </w:pPr>
      <w:bookmarkStart w:id="325" w:name="OLE_LINK1"/>
      <w:r>
        <w:t xml:space="preserve">The Institute of Electrical and Electronics Engineers, Inc. </w:t>
      </w:r>
    </w:p>
    <w:p w14:paraId="23404BFF">
      <w:pPr>
        <w:pStyle w:val="201"/>
      </w:pPr>
      <w:r>
        <w:t xml:space="preserve">3 Park Avenue, New York, NY 10016-5997, USA </w:t>
      </w:r>
    </w:p>
    <w:p w14:paraId="74B032B3">
      <w:pPr>
        <w:pStyle w:val="201"/>
      </w:pPr>
    </w:p>
    <w:p w14:paraId="2695FEA8">
      <w:pPr>
        <w:pStyle w:val="201"/>
      </w:pPr>
      <w:r>
        <w:t xml:space="preserve">Copyright © 2026 by The Institute of Electrical and Electronics Engineers, Inc. </w:t>
      </w:r>
    </w:p>
    <w:p w14:paraId="63572FCC">
      <w:pPr>
        <w:pStyle w:val="201"/>
      </w:pPr>
      <w:r>
        <w:t xml:space="preserve">All rights reserved. Published </w:t>
      </w:r>
      <w:r>
        <w:fldChar w:fldCharType="begin"/>
      </w:r>
      <w:r>
        <w:instrText xml:space="preserve"> DOCVARIABLE  varPublishedDate  \* MERGEFORMAT </w:instrText>
      </w:r>
      <w:r>
        <w:fldChar w:fldCharType="separate"/>
      </w:r>
      <w:r>
        <w:t>&lt;Date Published&gt;</w:t>
      </w:r>
      <w:r>
        <w:fldChar w:fldCharType="end"/>
      </w:r>
      <w:r>
        <w:t>. Printed in the United States of America.</w:t>
      </w:r>
    </w:p>
    <w:p w14:paraId="22D18ADD">
      <w:pPr>
        <w:pStyle w:val="201"/>
      </w:pPr>
    </w:p>
    <w:p w14:paraId="5BC90D63">
      <w:pPr>
        <w:pStyle w:val="201"/>
      </w:pPr>
      <w:r>
        <w:t xml:space="preserve">IEEE is a registered trademark in the U.S. Patent &amp; Trademark Office, owned by The Institute of Electrical and Electronics </w:t>
      </w:r>
      <w:r>
        <w:br w:type="textWrapping"/>
      </w:r>
      <w:r>
        <w:t xml:space="preserve">Engineers, Incorporated. </w:t>
      </w:r>
    </w:p>
    <w:p w14:paraId="4B136548">
      <w:pPr>
        <w:pStyle w:val="201"/>
        <w:rPr>
          <w:b/>
        </w:rPr>
      </w:pPr>
    </w:p>
    <w:p w14:paraId="42215E96">
      <w:pPr>
        <w:pStyle w:val="201"/>
        <w:rPr>
          <w:b/>
        </w:rPr>
      </w:pPr>
      <w:r>
        <w:t>PDF:</w:t>
      </w:r>
      <w:r>
        <w:tab/>
      </w:r>
      <w:r>
        <w:t xml:space="preserve">ISBN </w:t>
      </w:r>
      <w:r>
        <w:fldChar w:fldCharType="begin"/>
      </w:r>
      <w:r>
        <w:instrText xml:space="preserve"> DOCVARIABLE  varISBNpdf  \* MERGEFORMAT </w:instrText>
      </w:r>
      <w:r>
        <w:fldChar w:fldCharType="separate"/>
      </w:r>
      <w:r>
        <w:t>978-0-XXXX-XXXX-X</w:t>
      </w:r>
      <w:r>
        <w:fldChar w:fldCharType="end"/>
      </w:r>
      <w:r>
        <w:rPr>
          <w:b/>
        </w:rPr>
        <w:tab/>
      </w:r>
      <w:r>
        <w:fldChar w:fldCharType="begin"/>
      </w:r>
      <w:r>
        <w:instrText xml:space="preserve"> DOCVARIABLE  varStdIDpdf  \* MERGEFORMAT </w:instrText>
      </w:r>
      <w:r>
        <w:fldChar w:fldCharType="separate"/>
      </w:r>
      <w:r>
        <w:t>STDXXXXX</w:t>
      </w:r>
      <w:r>
        <w:fldChar w:fldCharType="end"/>
      </w:r>
    </w:p>
    <w:p w14:paraId="15367BC2">
      <w:pPr>
        <w:pStyle w:val="201"/>
        <w:rPr>
          <w:b/>
        </w:rPr>
      </w:pPr>
      <w:r>
        <w:t>Print:</w:t>
      </w:r>
      <w:r>
        <w:tab/>
      </w:r>
      <w:r>
        <w:t>ISBN</w:t>
      </w:r>
      <w:r>
        <w:rPr>
          <w:b/>
        </w:rPr>
        <w:t xml:space="preserve"> </w:t>
      </w:r>
      <w:r>
        <w:fldChar w:fldCharType="begin"/>
      </w:r>
      <w:r>
        <w:instrText xml:space="preserve"> DOCVARIABLE  varISBNprint  \* MERGEFORMAT </w:instrText>
      </w:r>
      <w:r>
        <w:fldChar w:fldCharType="separate"/>
      </w:r>
      <w:r>
        <w:t>978-0-XXXX-XXXX-X</w:t>
      </w:r>
      <w:r>
        <w:fldChar w:fldCharType="end"/>
      </w:r>
      <w:r>
        <w:rPr>
          <w:b/>
        </w:rPr>
        <w:tab/>
      </w:r>
      <w:r>
        <w:fldChar w:fldCharType="begin"/>
      </w:r>
      <w:r>
        <w:instrText xml:space="preserve"> DOCVARIABLE  varStdIDprint  \* MERGEFORMAT </w:instrText>
      </w:r>
      <w:r>
        <w:fldChar w:fldCharType="separate"/>
      </w:r>
      <w:r>
        <w:t>STDPDXXXXX</w:t>
      </w:r>
      <w:r>
        <w:fldChar w:fldCharType="end"/>
      </w:r>
    </w:p>
    <w:p w14:paraId="66367E17">
      <w:pPr>
        <w:pStyle w:val="201"/>
      </w:pPr>
    </w:p>
    <w:p w14:paraId="53903689">
      <w:pPr>
        <w:pStyle w:val="207"/>
      </w:pPr>
      <w:r>
        <w:t>IEEE prohibits discrimination, harassment, and bullying.</w:t>
      </w:r>
    </w:p>
    <w:p w14:paraId="5E88FB1C">
      <w:pPr>
        <w:pStyle w:val="207"/>
      </w:pPr>
      <w:r>
        <w:t xml:space="preserve">For more information, visit </w:t>
      </w:r>
      <w:r>
        <w:fldChar w:fldCharType="begin"/>
      </w:r>
      <w:r>
        <w:instrText xml:space="preserve"> HYPERLINK "https://www.ieee.org/about/corporate/governance/p9-26.html" </w:instrText>
      </w:r>
      <w:r>
        <w:fldChar w:fldCharType="separate"/>
      </w:r>
      <w:r>
        <w:rPr>
          <w:rStyle w:val="102"/>
        </w:rPr>
        <w:t>https://www.ieee.org/about/corporate/governance/p9-26.html</w:t>
      </w:r>
      <w:r>
        <w:rPr>
          <w:rStyle w:val="102"/>
        </w:rPr>
        <w:fldChar w:fldCharType="end"/>
      </w:r>
      <w:r>
        <w:t>.</w:t>
      </w:r>
    </w:p>
    <w:p w14:paraId="48165D1A">
      <w:pPr>
        <w:pStyle w:val="207"/>
      </w:pPr>
      <w:r>
        <w:t>No part of this publication may be reproduced in any form, in an electronic retrieval system or otherwise, without the prior written permission of the publisher.</w:t>
      </w:r>
      <w:bookmarkEnd w:id="325"/>
    </w:p>
  </w:footnote>
  <w:footnote w:id="1">
    <w:p w14:paraId="1CFE98EC">
      <w:pPr>
        <w:pStyle w:val="172"/>
      </w:pPr>
      <w:r>
        <w:rPr>
          <w:rStyle w:val="106"/>
        </w:rPr>
        <w:footnoteRef/>
      </w:r>
      <w:r>
        <w:t xml:space="preserve"> Available at: </w:t>
      </w:r>
      <w:r>
        <w:fldChar w:fldCharType="begin"/>
      </w:r>
      <w:r>
        <w:instrText xml:space="preserve"> HYPERLINK "https://development.standards.ieee.org/myproject-web/public/view.html" \l "landing" </w:instrText>
      </w:r>
      <w:r>
        <w:fldChar w:fldCharType="separate"/>
      </w:r>
      <w:r>
        <w:rPr>
          <w:rStyle w:val="102"/>
        </w:rPr>
        <w:t>https://development.standards.ieee.org/myproject-web/public/view.html#landing</w:t>
      </w:r>
      <w:r>
        <w:rPr>
          <w:rStyle w:val="102"/>
        </w:rPr>
        <w:fldChar w:fldCharType="end"/>
      </w:r>
      <w:r>
        <w:t>.</w:t>
      </w:r>
    </w:p>
  </w:footnote>
  <w:footnote w:id="2">
    <w:p w14:paraId="6E3D4D7B">
      <w:pPr>
        <w:pStyle w:val="172"/>
      </w:pPr>
      <w:r>
        <w:rPr>
          <w:rStyle w:val="106"/>
        </w:rPr>
        <w:footnoteRef/>
      </w:r>
      <w:r>
        <w:t xml:space="preserve"> Available at: </w:t>
      </w:r>
      <w:r>
        <w:fldChar w:fldCharType="begin"/>
      </w:r>
      <w:r>
        <w:instrText xml:space="preserve"> HYPERLINK "https://standards.ieee.org/about/contact/" </w:instrText>
      </w:r>
      <w:r>
        <w:fldChar w:fldCharType="separate"/>
      </w:r>
      <w:r>
        <w:rPr>
          <w:rStyle w:val="102"/>
        </w:rPr>
        <w:t>https://standards.ieee.org/about/contact/</w:t>
      </w:r>
      <w:r>
        <w:rPr>
          <w:rStyle w:val="102"/>
        </w:rPr>
        <w:fldChar w:fldCharType="end"/>
      </w:r>
      <w:r>
        <w:t>.</w:t>
      </w:r>
    </w:p>
  </w:footnote>
  <w:footnote w:id="3">
    <w:p w14:paraId="40D246EB">
      <w:pPr>
        <w:pStyle w:val="172"/>
      </w:pPr>
      <w:r>
        <w:rPr>
          <w:rStyle w:val="106"/>
        </w:rPr>
        <w:footnoteRef/>
      </w:r>
      <w:r>
        <w:t xml:space="preserve"> Available at: </w:t>
      </w:r>
      <w:r>
        <w:fldChar w:fldCharType="begin"/>
      </w:r>
      <w:r>
        <w:instrText xml:space="preserve"> HYPERLINK "https://ieeexplore.ieee.org/browse/standards/collection/ieee" </w:instrText>
      </w:r>
      <w:r>
        <w:fldChar w:fldCharType="separate"/>
      </w:r>
      <w:r>
        <w:rPr>
          <w:rStyle w:val="102"/>
        </w:rPr>
        <w:t>https://ieeexplore.ieee.org/browse/standards/collection/ieee</w:t>
      </w:r>
      <w:r>
        <w:rPr>
          <w:rStyle w:val="102"/>
        </w:rPr>
        <w:fldChar w:fldCharType="end"/>
      </w:r>
      <w:r>
        <w:t>.</w:t>
      </w:r>
    </w:p>
  </w:footnote>
  <w:footnote w:id="4">
    <w:p w14:paraId="5DF77A1D">
      <w:pPr>
        <w:pStyle w:val="172"/>
      </w:pPr>
      <w:r>
        <w:rPr>
          <w:rStyle w:val="106"/>
        </w:rPr>
        <w:footnoteRef/>
      </w:r>
      <w:r>
        <w:t xml:space="preserve"> Available at: </w:t>
      </w:r>
      <w:r>
        <w:fldChar w:fldCharType="begin"/>
      </w:r>
      <w:r>
        <w:instrText xml:space="preserve"> HYPERLINK "https://standards.ieee.org/standard/index.html" </w:instrText>
      </w:r>
      <w:r>
        <w:fldChar w:fldCharType="separate"/>
      </w:r>
      <w:r>
        <w:rPr>
          <w:rStyle w:val="102"/>
        </w:rPr>
        <w:t>https://standards.ieee.org/standard/index.html</w:t>
      </w:r>
      <w:r>
        <w:rPr>
          <w:rStyle w:val="102"/>
        </w:rPr>
        <w:fldChar w:fldCharType="end"/>
      </w:r>
      <w:r>
        <w:t>.</w:t>
      </w:r>
    </w:p>
  </w:footnote>
  <w:footnote w:id="5">
    <w:p w14:paraId="7A149514">
      <w:pPr>
        <w:pStyle w:val="172"/>
      </w:pPr>
      <w:r>
        <w:rPr>
          <w:rStyle w:val="106"/>
        </w:rPr>
        <w:footnoteRef/>
      </w:r>
      <w:r>
        <w:t xml:space="preserve"> Available at: </w:t>
      </w:r>
      <w:r>
        <w:fldChar w:fldCharType="begin"/>
      </w:r>
      <w:r>
        <w:instrText xml:space="preserve"> HYPERLINK "https://standards.ieee.org/about/sasb/patcom/materials.html" </w:instrText>
      </w:r>
      <w:r>
        <w:fldChar w:fldCharType="separate"/>
      </w:r>
      <w:r>
        <w:rPr>
          <w:rStyle w:val="102"/>
        </w:rPr>
        <w:t>https://standards.ieee.org/about/sasb/patcom/materials.html</w:t>
      </w:r>
      <w:r>
        <w:rPr>
          <w:rStyle w:val="102"/>
        </w:rPr>
        <w:fldChar w:fldCharType="end"/>
      </w:r>
      <w:r>
        <w:t>.</w:t>
      </w:r>
    </w:p>
  </w:footnote>
  <w:footnote w:id="6">
    <w:p w14:paraId="02A82BB6">
      <w:pPr>
        <w:pStyle w:val="172"/>
      </w:pPr>
      <w:r>
        <w:rPr>
          <w:rStyle w:val="106"/>
        </w:rPr>
        <w:footnoteRef/>
      </w:r>
      <w:r>
        <w:t xml:space="preserve"> The use of the word </w:t>
      </w:r>
      <w:r>
        <w:rPr>
          <w:i/>
        </w:rPr>
        <w:t>must</w:t>
      </w:r>
      <w:r>
        <w:t xml:space="preserve"> is deprecated and cannot be used when stating mandatory requirements; </w:t>
      </w:r>
      <w:r>
        <w:rPr>
          <w:i/>
        </w:rPr>
        <w:t>must</w:t>
      </w:r>
      <w:r>
        <w:t xml:space="preserve"> is used only to describe unavoidable situations.</w:t>
      </w:r>
    </w:p>
  </w:footnote>
  <w:footnote w:id="7">
    <w:p w14:paraId="08A199F2">
      <w:pPr>
        <w:pStyle w:val="172"/>
      </w:pPr>
      <w:r>
        <w:rPr>
          <w:rStyle w:val="106"/>
        </w:rPr>
        <w:footnoteRef/>
      </w:r>
      <w:r>
        <w:t xml:space="preserve"> The use of </w:t>
      </w:r>
      <w:r>
        <w:rPr>
          <w:i/>
        </w:rPr>
        <w:t>will</w:t>
      </w:r>
      <w:r>
        <w:t xml:space="preserve"> is deprecated and cannot be used when stating mandatory requirements; </w:t>
      </w:r>
      <w:r>
        <w:rPr>
          <w:i/>
        </w:rPr>
        <w:t>will</w:t>
      </w:r>
      <w:r>
        <w:t xml:space="preserve"> is only used in statements of fact.</w:t>
      </w:r>
    </w:p>
  </w:footnote>
  <w:footnote w:id="8">
    <w:p w14:paraId="3A9B8E91">
      <w:pPr>
        <w:pStyle w:val="172"/>
        <w:autoSpaceDE w:val="0"/>
        <w:autoSpaceDN w:val="0"/>
        <w:adjustRightInd w:val="0"/>
        <w:rPr>
          <w:szCs w:val="24"/>
        </w:rPr>
      </w:pPr>
      <w:r>
        <w:rPr>
          <w:rStyle w:val="106"/>
        </w:rPr>
        <w:footnoteRef/>
      </w:r>
      <w:r>
        <w:rPr>
          <w:i/>
          <w:szCs w:val="24"/>
        </w:rPr>
        <w:t>IEEE Standards Dictionary Online</w:t>
      </w:r>
      <w:r>
        <w:rPr>
          <w:szCs w:val="24"/>
        </w:rPr>
        <w:t xml:space="preserve"> is available at: </w:t>
      </w:r>
      <w:r>
        <w:fldChar w:fldCharType="begin"/>
      </w:r>
      <w:r>
        <w:instrText xml:space="preserve"> HYPERLINK "http://dictionary.ieee.org" </w:instrText>
      </w:r>
      <w:r>
        <w:fldChar w:fldCharType="separate"/>
      </w:r>
      <w:r>
        <w:rPr>
          <w:rStyle w:val="95"/>
          <w:szCs w:val="24"/>
        </w:rPr>
        <w:t>http://dictionary.ieee.org</w:t>
      </w:r>
      <w:r>
        <w:rPr>
          <w:rStyle w:val="95"/>
          <w:szCs w:val="24"/>
        </w:rPr>
        <w:fldChar w:fldCharType="end"/>
      </w:r>
      <w:r>
        <w:rPr>
          <w:szCs w:val="24"/>
        </w:rPr>
        <w:t>. An IEEE account is required for access to the dictionary, and one can be created at no charge on the di</w:t>
      </w:r>
      <w:r>
        <w:rPr>
          <w:i/>
          <w:szCs w:val="24"/>
        </w:rPr>
        <w:t>ctionary sign-in page.</w:t>
      </w:r>
    </w:p>
  </w:footnote>
  <w:footnote w:id="9">
    <w:p w14:paraId="2AB86692">
      <w:pPr>
        <w:pStyle w:val="68"/>
        <w:rPr>
          <w:ins w:id="0" w:author="Catherine Berger" w:date="2026-04-27T15:57:00Z"/>
          <w:sz w:val="16"/>
          <w:szCs w:val="16"/>
        </w:rPr>
      </w:pPr>
      <w:ins w:id="1" w:author="Catherine Berger" w:date="2026-04-27T15:57:00Z">
        <w:r>
          <w:rPr>
            <w:rStyle w:val="106"/>
          </w:rPr>
          <w:footnoteRef/>
        </w:r>
      </w:ins>
      <w:ins w:id="2" w:author="Catherine Berger" w:date="2026-04-27T15:57:00Z">
        <w:r>
          <w:rPr/>
          <w:t xml:space="preserve"> </w:t>
        </w:r>
      </w:ins>
      <w:ins w:id="3" w:author="Catherine Berger" w:date="2026-04-27T15:57:00Z">
        <w:r>
          <w:rPr>
            <w:sz w:val="16"/>
            <w:szCs w:val="16"/>
          </w:rPr>
          <w:t xml:space="preserve">The numbers in brackets correspond to those of the bibliography in </w:t>
        </w:r>
      </w:ins>
      <w:ins w:id="4" w:author="Catherine Berger" w:date="2026-04-27T15:57:00Z">
        <w:r>
          <w:rPr>
            <w:sz w:val="16"/>
            <w:szCs w:val="16"/>
          </w:rPr>
          <w:fldChar w:fldCharType="begin"/>
        </w:r>
      </w:ins>
      <w:ins w:id="5" w:author="Catherine Berger" w:date="2026-04-27T15:57:00Z">
        <w:r>
          <w:rPr>
            <w:sz w:val="16"/>
            <w:szCs w:val="16"/>
          </w:rPr>
          <w:instrText xml:space="preserve"> REF _Ref228197584 \r \h </w:instrText>
        </w:r>
      </w:ins>
      <w:ins w:id="6" w:author="Catherine Berger" w:date="2026-04-27T15:57:00Z">
        <w:r>
          <w:rPr>
            <w:sz w:val="16"/>
            <w:szCs w:val="16"/>
          </w:rPr>
          <w:fldChar w:fldCharType="separate"/>
        </w:r>
      </w:ins>
      <w:ins w:id="7" w:author="Catherine Berger" w:date="2026-04-27T15:57:00Z">
        <w:r>
          <w:rPr>
            <w:sz w:val="16"/>
            <w:szCs w:val="16"/>
          </w:rPr>
          <w:t>Annex E</w:t>
        </w:r>
      </w:ins>
      <w:ins w:id="8" w:author="Catherine Berger" w:date="2026-04-27T15:57:00Z">
        <w:r>
          <w:rPr>
            <w:sz w:val="16"/>
            <w:szCs w:val="16"/>
          </w:rPr>
          <w:fldChar w:fldCharType="end"/>
        </w:r>
      </w:ins>
      <w:ins w:id="9" w:author="Catherine Berger" w:date="2026-04-27T15:57:00Z">
        <w:r>
          <w:rPr>
            <w:sz w:val="16"/>
            <w:szCs w:val="16"/>
          </w:rPr>
          <w:t>.</w:t>
        </w:r>
      </w:ins>
    </w:p>
  </w:footnote>
  <w:footnote w:id="10">
    <w:p w14:paraId="5D45F673">
      <w:pPr>
        <w:pStyle w:val="68"/>
        <w:rPr>
          <w:sz w:val="16"/>
          <w:szCs w:val="16"/>
          <w:rPrChange w:id="10" w:author="Catherine Berger" w:date="2026-04-27T16:02:00Z">
            <w:rPr/>
          </w:rPrChange>
        </w:rPr>
      </w:pPr>
      <w:ins w:id="11" w:author="Catherine Berger" w:date="2026-04-27T16:02:00Z">
        <w:r>
          <w:rPr>
            <w:rStyle w:val="106"/>
          </w:rPr>
          <w:footnoteRef/>
        </w:r>
      </w:ins>
      <w:ins w:id="12" w:author="Catherine Berger" w:date="2026-04-27T16:03:00Z">
        <w:r>
          <w:rPr>
            <w:sz w:val="16"/>
            <w:szCs w:val="16"/>
          </w:rPr>
          <w:t>Any</w:t>
        </w:r>
      </w:ins>
      <w:ins w:id="13" w:author="Catherine Berger" w:date="2026-04-27T16:02:00Z">
        <w:r>
          <w:rPr>
            <w:sz w:val="16"/>
            <w:szCs w:val="16"/>
          </w:rPr>
          <w:t xml:space="preserve"> product included </w:t>
        </w:r>
      </w:ins>
      <w:ins w:id="14" w:author="Catherine Berger" w:date="2026-04-27T16:03:00Z">
        <w:r>
          <w:rPr>
            <w:sz w:val="16"/>
            <w:szCs w:val="16"/>
          </w:rPr>
          <w:t xml:space="preserve">in this standard is </w:t>
        </w:r>
      </w:ins>
      <w:ins w:id="15" w:author="Catherine Berger" w:date="2026-04-27T16:02:00Z">
        <w:r>
          <w:rPr>
            <w:sz w:val="16"/>
            <w:szCs w:val="16"/>
          </w:rPr>
          <w:t>for the convenience of the user and does not constitute an endorsement from IEEE.</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66FE7">
    <w:pPr>
      <w:pStyle w:val="58"/>
      <w:rPr>
        <w:lang w:eastAsia="zh-CN"/>
      </w:rPr>
    </w:pPr>
    <w:r>
      <w:rPr>
        <w:rFonts w:hint="eastAsia"/>
        <w:lang w:eastAsia="zh-CN"/>
      </w:rPr>
      <w:t>P2807.6/D1.0, March 2026</w:t>
    </w:r>
  </w:p>
  <w:p w14:paraId="7A6FB673">
    <w:pPr>
      <w:pStyle w:val="58"/>
      <w:rPr>
        <w:lang w:eastAsia="zh-CN"/>
      </w:rPr>
    </w:pPr>
    <w:r>
      <w:rPr>
        <w:lang w:eastAsia="zh-CN"/>
      </w:rPr>
      <w:t xml:space="preserve">IEEE Guide for </w:t>
    </w:r>
    <w:ins w:id="16" w:author="Catherine Berger" w:date="2026-04-27T15:19:00Z">
      <w:r>
        <w:rPr>
          <w:lang w:eastAsia="zh-CN"/>
        </w:rPr>
        <w:t xml:space="preserve">the </w:t>
      </w:r>
    </w:ins>
    <w:r>
      <w:rPr>
        <w:lang w:eastAsia="zh-CN"/>
      </w:rPr>
      <w:t>Architectural Framework and Application of Educational Knowledge Graphs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FBD7E">
    <w:pPr>
      <w:pStyle w:val="215"/>
    </w:pPr>
    <w:r>
      <w:t>IEEE Std &lt;designation&gt;™-0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11726"/>
    <w:multiLevelType w:val="multilevel"/>
    <w:tmpl w:val="92511726"/>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
    <w:nsid w:val="97D53159"/>
    <w:multiLevelType w:val="multilevel"/>
    <w:tmpl w:val="97D53159"/>
    <w:lvl w:ilvl="0" w:tentative="0">
      <w:start w:val="1"/>
      <w:numFmt w:val="none"/>
      <w:lvlText w:val="Annex E"/>
      <w:lvlJc w:val="left"/>
      <w:pPr>
        <w:tabs>
          <w:tab w:val="left" w:pos="0"/>
        </w:tabs>
        <w:ind w:left="0" w:firstLine="0"/>
      </w:pPr>
      <w:rPr>
        <w:rFonts w:hint="default" w:ascii="Arial" w:hAnsi="Arial" w:cs="Times New Roman"/>
        <w:b/>
        <w:i w:val="0"/>
        <w:sz w:val="24"/>
        <w:szCs w:val="28"/>
      </w:rPr>
    </w:lvl>
    <w:lvl w:ilvl="1" w:tentative="0">
      <w:start w:val="1"/>
      <w:numFmt w:val="decimal"/>
      <w:suff w:val="space"/>
      <w:lvlText w:val="E.%2"/>
      <w:lvlJc w:val="left"/>
      <w:pPr>
        <w:tabs>
          <w:tab w:val="left" w:pos="0"/>
        </w:tabs>
        <w:ind w:left="0" w:firstLine="0"/>
      </w:pPr>
      <w:rPr>
        <w:rFonts w:hint="default" w:ascii="Arial" w:hAnsi="Arial" w:cs="Times New Roman"/>
        <w:b/>
        <w:i w:val="0"/>
        <w:sz w:val="24"/>
      </w:rPr>
    </w:lvl>
    <w:lvl w:ilvl="2" w:tentative="0">
      <w:start w:val="1"/>
      <w:numFmt w:val="decimal"/>
      <w:suff w:val="space"/>
      <w:lvlText w:val="E.%2.%3"/>
      <w:lvlJc w:val="left"/>
      <w:pPr>
        <w:ind w:left="0" w:firstLine="0"/>
      </w:pPr>
      <w:rPr>
        <w:rFonts w:hint="default" w:ascii="Arial" w:hAnsi="Arial" w:cs="Times New Roman"/>
        <w:b/>
        <w:i w:val="0"/>
        <w:sz w:val="22"/>
      </w:rPr>
    </w:lvl>
    <w:lvl w:ilvl="3" w:tentative="0">
      <w:start w:val="1"/>
      <w:numFmt w:val="decimal"/>
      <w:lvlText w:val="%1.%2.%3.%4"/>
      <w:lvlJc w:val="left"/>
      <w:pPr>
        <w:tabs>
          <w:tab w:val="left" w:pos="1080"/>
        </w:tabs>
        <w:ind w:left="0" w:firstLine="0"/>
      </w:pPr>
      <w:rPr>
        <w:rFonts w:hint="default" w:ascii="Arial" w:hAnsi="Arial" w:cs="Times New Roman"/>
        <w:b/>
        <w:i w:val="0"/>
        <w:sz w:val="20"/>
      </w:rPr>
    </w:lvl>
    <w:lvl w:ilvl="4" w:tentative="0">
      <w:start w:val="1"/>
      <w:numFmt w:val="decimal"/>
      <w:lvlText w:val="%1.%2.%3.%4.%5"/>
      <w:lvlJc w:val="left"/>
      <w:pPr>
        <w:tabs>
          <w:tab w:val="left" w:pos="1080"/>
        </w:tabs>
        <w:ind w:left="0" w:firstLine="0"/>
      </w:pPr>
      <w:rPr>
        <w:rFonts w:hint="default" w:ascii="Arial" w:hAnsi="Arial" w:cs="Times New Roman"/>
        <w:b/>
        <w:i w:val="0"/>
        <w:sz w:val="20"/>
      </w:rPr>
    </w:lvl>
    <w:lvl w:ilvl="5" w:tentative="0">
      <w:start w:val="1"/>
      <w:numFmt w:val="decimal"/>
      <w:lvlText w:val="%1.%2.%3.%4.%5.%6"/>
      <w:lvlJc w:val="left"/>
      <w:pPr>
        <w:tabs>
          <w:tab w:val="left" w:pos="1440"/>
        </w:tabs>
        <w:ind w:left="0" w:firstLine="0"/>
      </w:pPr>
      <w:rPr>
        <w:rFonts w:hint="default" w:ascii="Arial" w:hAnsi="Arial" w:cs="Times New Roman"/>
        <w:b/>
        <w:i w:val="0"/>
        <w:sz w:val="20"/>
      </w:rPr>
    </w:lvl>
    <w:lvl w:ilvl="6" w:tentative="0">
      <w:start w:val="1"/>
      <w:numFmt w:val="decimal"/>
      <w:lvlRestart w:val="1"/>
      <w:suff w:val="space"/>
      <w:lvlText w:val="Figure %1.%7 —"/>
      <w:lvlJc w:val="left"/>
      <w:pPr>
        <w:ind w:left="0" w:firstLine="0"/>
      </w:pPr>
      <w:rPr>
        <w:rFonts w:hint="default" w:cs="Times New Roman"/>
      </w:rPr>
    </w:lvl>
    <w:lvl w:ilvl="7" w:tentative="0">
      <w:start w:val="1"/>
      <w:numFmt w:val="decimal"/>
      <w:lvlRestart w:val="1"/>
      <w:suff w:val="space"/>
      <w:lvlText w:val="Table %1.%8 —"/>
      <w:lvlJc w:val="left"/>
      <w:pPr>
        <w:ind w:left="0" w:firstLine="0"/>
      </w:pPr>
      <w:rPr>
        <w:rFonts w:hint="default" w:cs="Times New Roman"/>
      </w:rPr>
    </w:lvl>
    <w:lvl w:ilvl="8" w:tentative="0">
      <w:start w:val="1"/>
      <w:numFmt w:val="lowerRoman"/>
      <w:lvlText w:val="(%9)"/>
      <w:lvlJc w:val="left"/>
      <w:pPr>
        <w:tabs>
          <w:tab w:val="left" w:pos="6120"/>
        </w:tabs>
        <w:ind w:left="0" w:firstLine="0"/>
      </w:pPr>
      <w:rPr>
        <w:rFonts w:hint="default" w:cs="Times New Roman"/>
      </w:rPr>
    </w:lvl>
  </w:abstractNum>
  <w:abstractNum w:abstractNumId="2">
    <w:nsid w:val="9FEA6D56"/>
    <w:multiLevelType w:val="multilevel"/>
    <w:tmpl w:val="9FEA6D56"/>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3">
    <w:nsid w:val="A69AD278"/>
    <w:multiLevelType w:val="multilevel"/>
    <w:tmpl w:val="A69AD278"/>
    <w:lvl w:ilvl="0" w:tentative="0">
      <w:start w:val="1"/>
      <w:numFmt w:val="none"/>
      <w:lvlText w:val="Annex C"/>
      <w:lvlJc w:val="left"/>
      <w:pPr>
        <w:tabs>
          <w:tab w:val="left" w:pos="0"/>
        </w:tabs>
        <w:ind w:left="0" w:firstLine="0"/>
      </w:pPr>
      <w:rPr>
        <w:rFonts w:hint="default" w:ascii="Arial" w:hAnsi="Arial" w:cs="Times New Roman"/>
        <w:b/>
        <w:i w:val="0"/>
        <w:sz w:val="24"/>
        <w:szCs w:val="28"/>
      </w:rPr>
    </w:lvl>
    <w:lvl w:ilvl="1" w:tentative="0">
      <w:start w:val="1"/>
      <w:numFmt w:val="decimal"/>
      <w:suff w:val="space"/>
      <w:lvlText w:val="C.%2"/>
      <w:lvlJc w:val="left"/>
      <w:pPr>
        <w:tabs>
          <w:tab w:val="left" w:pos="0"/>
        </w:tabs>
        <w:ind w:left="0" w:firstLine="0"/>
      </w:pPr>
      <w:rPr>
        <w:rFonts w:hint="default" w:ascii="Arial" w:hAnsi="Arial" w:cs="Times New Roman"/>
        <w:b/>
        <w:i w:val="0"/>
        <w:sz w:val="24"/>
      </w:rPr>
    </w:lvl>
    <w:lvl w:ilvl="2" w:tentative="0">
      <w:start w:val="1"/>
      <w:numFmt w:val="decimal"/>
      <w:suff w:val="space"/>
      <w:lvlText w:val="C.%2.%3"/>
      <w:lvlJc w:val="left"/>
      <w:pPr>
        <w:ind w:left="0" w:firstLine="0"/>
      </w:pPr>
      <w:rPr>
        <w:rFonts w:hint="default" w:ascii="Arial" w:hAnsi="Arial" w:cs="Times New Roman"/>
        <w:b/>
        <w:i w:val="0"/>
        <w:sz w:val="22"/>
      </w:rPr>
    </w:lvl>
    <w:lvl w:ilvl="3" w:tentative="0">
      <w:start w:val="1"/>
      <w:numFmt w:val="decimal"/>
      <w:lvlText w:val="%1.%2.%3.%4"/>
      <w:lvlJc w:val="left"/>
      <w:pPr>
        <w:tabs>
          <w:tab w:val="left" w:pos="1080"/>
        </w:tabs>
        <w:ind w:left="0" w:firstLine="0"/>
      </w:pPr>
      <w:rPr>
        <w:rFonts w:hint="default" w:ascii="Arial" w:hAnsi="Arial" w:cs="Times New Roman"/>
        <w:b/>
        <w:i w:val="0"/>
        <w:sz w:val="20"/>
      </w:rPr>
    </w:lvl>
    <w:lvl w:ilvl="4" w:tentative="0">
      <w:start w:val="1"/>
      <w:numFmt w:val="decimal"/>
      <w:lvlText w:val="%1.%2.%3.%4.%5"/>
      <w:lvlJc w:val="left"/>
      <w:pPr>
        <w:tabs>
          <w:tab w:val="left" w:pos="1080"/>
        </w:tabs>
        <w:ind w:left="0" w:firstLine="0"/>
      </w:pPr>
      <w:rPr>
        <w:rFonts w:hint="default" w:ascii="Arial" w:hAnsi="Arial" w:cs="Times New Roman"/>
        <w:b/>
        <w:i w:val="0"/>
        <w:sz w:val="20"/>
      </w:rPr>
    </w:lvl>
    <w:lvl w:ilvl="5" w:tentative="0">
      <w:start w:val="1"/>
      <w:numFmt w:val="decimal"/>
      <w:lvlText w:val="%1.%2.%3.%4.%5.%6"/>
      <w:lvlJc w:val="left"/>
      <w:pPr>
        <w:tabs>
          <w:tab w:val="left" w:pos="1440"/>
        </w:tabs>
        <w:ind w:left="0" w:firstLine="0"/>
      </w:pPr>
      <w:rPr>
        <w:rFonts w:hint="default" w:ascii="Arial" w:hAnsi="Arial" w:cs="Times New Roman"/>
        <w:b/>
        <w:i w:val="0"/>
        <w:sz w:val="20"/>
      </w:rPr>
    </w:lvl>
    <w:lvl w:ilvl="6" w:tentative="0">
      <w:start w:val="1"/>
      <w:numFmt w:val="decimal"/>
      <w:lvlRestart w:val="1"/>
      <w:suff w:val="space"/>
      <w:lvlText w:val="Figure %1.%7 —"/>
      <w:lvlJc w:val="left"/>
      <w:pPr>
        <w:ind w:left="0" w:firstLine="0"/>
      </w:pPr>
      <w:rPr>
        <w:rFonts w:hint="default" w:cs="Times New Roman"/>
      </w:rPr>
    </w:lvl>
    <w:lvl w:ilvl="7" w:tentative="0">
      <w:start w:val="1"/>
      <w:numFmt w:val="decimal"/>
      <w:lvlRestart w:val="1"/>
      <w:suff w:val="space"/>
      <w:lvlText w:val="Table %1.%8 —"/>
      <w:lvlJc w:val="left"/>
      <w:pPr>
        <w:ind w:left="0" w:firstLine="0"/>
      </w:pPr>
      <w:rPr>
        <w:rFonts w:hint="default" w:cs="Times New Roman"/>
      </w:rPr>
    </w:lvl>
    <w:lvl w:ilvl="8" w:tentative="0">
      <w:start w:val="1"/>
      <w:numFmt w:val="lowerRoman"/>
      <w:lvlText w:val="(%9)"/>
      <w:lvlJc w:val="left"/>
      <w:pPr>
        <w:tabs>
          <w:tab w:val="left" w:pos="6120"/>
        </w:tabs>
        <w:ind w:left="0" w:firstLine="0"/>
      </w:pPr>
      <w:rPr>
        <w:rFonts w:hint="default" w:cs="Times New Roman"/>
      </w:rPr>
    </w:lvl>
  </w:abstractNum>
  <w:abstractNum w:abstractNumId="4">
    <w:nsid w:val="AF8680CC"/>
    <w:multiLevelType w:val="multilevel"/>
    <w:tmpl w:val="AF8680CC"/>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5">
    <w:nsid w:val="B0F1ACD9"/>
    <w:multiLevelType w:val="multilevel"/>
    <w:tmpl w:val="B0F1ACD9"/>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6">
    <w:nsid w:val="B1B792CE"/>
    <w:multiLevelType w:val="multilevel"/>
    <w:tmpl w:val="B1B792CE"/>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7">
    <w:nsid w:val="B319940F"/>
    <w:multiLevelType w:val="multilevel"/>
    <w:tmpl w:val="B319940F"/>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8">
    <w:nsid w:val="C7A815F5"/>
    <w:multiLevelType w:val="multilevel"/>
    <w:tmpl w:val="C7A815F5"/>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9">
    <w:nsid w:val="CCEA924D"/>
    <w:multiLevelType w:val="singleLevel"/>
    <w:tmpl w:val="CCEA924D"/>
    <w:lvl w:ilvl="0" w:tentative="0">
      <w:start w:val="1"/>
      <w:numFmt w:val="decimal"/>
      <w:pStyle w:val="174"/>
      <w:suff w:val="space"/>
      <w:lvlText w:val="NOTE %1—"/>
      <w:lvlJc w:val="left"/>
      <w:pPr>
        <w:ind w:left="0" w:firstLine="0"/>
      </w:pPr>
      <w:rPr>
        <w:rFonts w:ascii="Times New Roman" w:hAnsi="Times New Roman"/>
        <w:b w:val="0"/>
        <w:i w:val="0"/>
        <w:caps w:val="0"/>
        <w:smallCaps w:val="0"/>
        <w:strike w:val="0"/>
        <w:dstrike w:val="0"/>
        <w:vanish w:val="0"/>
        <w:color w:val="auto"/>
        <w:sz w:val="18"/>
        <w:vertAlign w:val="baseline"/>
      </w:rPr>
    </w:lvl>
  </w:abstractNum>
  <w:abstractNum w:abstractNumId="10">
    <w:nsid w:val="D7F9FE59"/>
    <w:multiLevelType w:val="multilevel"/>
    <w:tmpl w:val="D7F9FE59"/>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1">
    <w:nsid w:val="DB7B48ED"/>
    <w:multiLevelType w:val="multilevel"/>
    <w:tmpl w:val="DB7B48ED"/>
    <w:lvl w:ilvl="0" w:tentative="0">
      <w:start w:val="4"/>
      <w:numFmt w:val="upperLetter"/>
      <w:lvlText w:val="Annex %1"/>
      <w:lvlJc w:val="left"/>
      <w:pPr>
        <w:tabs>
          <w:tab w:val="left" w:pos="0"/>
        </w:tabs>
        <w:ind w:left="0" w:firstLine="0"/>
      </w:pPr>
      <w:rPr>
        <w:rFonts w:hint="default" w:ascii="Arial" w:hAnsi="Arial" w:cs="Times New Roman"/>
        <w:b/>
        <w:i w:val="0"/>
        <w:sz w:val="24"/>
        <w:szCs w:val="28"/>
      </w:rPr>
    </w:lvl>
    <w:lvl w:ilvl="1" w:tentative="0">
      <w:start w:val="1"/>
      <w:numFmt w:val="decimal"/>
      <w:suff w:val="space"/>
      <w:lvlText w:val="%1.%2"/>
      <w:lvlJc w:val="left"/>
      <w:pPr>
        <w:ind w:left="0" w:firstLine="0"/>
      </w:pPr>
      <w:rPr>
        <w:rFonts w:hint="default" w:ascii="Arial" w:hAnsi="Arial" w:cs="Times New Roman"/>
        <w:b/>
        <w:i w:val="0"/>
        <w:sz w:val="24"/>
      </w:rPr>
    </w:lvl>
    <w:lvl w:ilvl="2" w:tentative="0">
      <w:start w:val="1"/>
      <w:numFmt w:val="decimal"/>
      <w:lvlText w:val="%1.%2.%3"/>
      <w:lvlJc w:val="left"/>
      <w:pPr>
        <w:tabs>
          <w:tab w:val="left" w:pos="720"/>
        </w:tabs>
        <w:ind w:left="0" w:firstLine="0"/>
      </w:pPr>
      <w:rPr>
        <w:rFonts w:hint="default" w:ascii="Arial" w:hAnsi="Arial" w:cs="Times New Roman"/>
        <w:b/>
        <w:i w:val="0"/>
        <w:sz w:val="22"/>
      </w:rPr>
    </w:lvl>
    <w:lvl w:ilvl="3" w:tentative="0">
      <w:start w:val="1"/>
      <w:numFmt w:val="decimal"/>
      <w:lvlText w:val="%1.%2.%3.%4"/>
      <w:lvlJc w:val="left"/>
      <w:pPr>
        <w:tabs>
          <w:tab w:val="left" w:pos="1080"/>
        </w:tabs>
        <w:ind w:left="0" w:firstLine="0"/>
      </w:pPr>
      <w:rPr>
        <w:rFonts w:hint="default" w:ascii="Arial" w:hAnsi="Arial" w:cs="Times New Roman"/>
        <w:b/>
        <w:i w:val="0"/>
        <w:sz w:val="20"/>
      </w:rPr>
    </w:lvl>
    <w:lvl w:ilvl="4" w:tentative="0">
      <w:start w:val="1"/>
      <w:numFmt w:val="decimal"/>
      <w:lvlText w:val="%1.%2.%3.%4.%5"/>
      <w:lvlJc w:val="left"/>
      <w:pPr>
        <w:tabs>
          <w:tab w:val="left" w:pos="1080"/>
        </w:tabs>
        <w:ind w:left="0" w:firstLine="0"/>
      </w:pPr>
      <w:rPr>
        <w:rFonts w:hint="default" w:ascii="Arial" w:hAnsi="Arial" w:cs="Times New Roman"/>
        <w:b/>
        <w:i w:val="0"/>
        <w:sz w:val="20"/>
      </w:rPr>
    </w:lvl>
    <w:lvl w:ilvl="5" w:tentative="0">
      <w:start w:val="1"/>
      <w:numFmt w:val="decimal"/>
      <w:lvlText w:val="%1.%2.%3.%4.%5.%6"/>
      <w:lvlJc w:val="left"/>
      <w:pPr>
        <w:tabs>
          <w:tab w:val="left" w:pos="1440"/>
        </w:tabs>
        <w:ind w:left="0" w:firstLine="0"/>
      </w:pPr>
      <w:rPr>
        <w:rFonts w:hint="default" w:ascii="Arial" w:hAnsi="Arial" w:cs="Times New Roman"/>
        <w:b/>
        <w:i w:val="0"/>
        <w:sz w:val="20"/>
      </w:rPr>
    </w:lvl>
    <w:lvl w:ilvl="6" w:tentative="0">
      <w:start w:val="1"/>
      <w:numFmt w:val="decimal"/>
      <w:lvlRestart w:val="1"/>
      <w:suff w:val="space"/>
      <w:lvlText w:val="Figure %1.%7 —"/>
      <w:lvlJc w:val="left"/>
      <w:pPr>
        <w:ind w:left="0" w:firstLine="0"/>
      </w:pPr>
      <w:rPr>
        <w:rFonts w:hint="default" w:cs="Times New Roman"/>
      </w:rPr>
    </w:lvl>
    <w:lvl w:ilvl="7" w:tentative="0">
      <w:start w:val="1"/>
      <w:numFmt w:val="decimal"/>
      <w:lvlRestart w:val="1"/>
      <w:suff w:val="space"/>
      <w:lvlText w:val="Table %1.%8 —"/>
      <w:lvlJc w:val="left"/>
      <w:pPr>
        <w:ind w:left="0" w:firstLine="0"/>
      </w:pPr>
      <w:rPr>
        <w:rFonts w:hint="default" w:cs="Times New Roman"/>
      </w:rPr>
    </w:lvl>
    <w:lvl w:ilvl="8" w:tentative="0">
      <w:start w:val="1"/>
      <w:numFmt w:val="lowerRoman"/>
      <w:lvlText w:val="(%9)"/>
      <w:lvlJc w:val="left"/>
      <w:pPr>
        <w:tabs>
          <w:tab w:val="left" w:pos="6120"/>
        </w:tabs>
        <w:ind w:left="0" w:firstLine="0"/>
      </w:pPr>
      <w:rPr>
        <w:rFonts w:hint="default" w:cs="Times New Roman"/>
      </w:rPr>
    </w:lvl>
  </w:abstractNum>
  <w:abstractNum w:abstractNumId="12">
    <w:nsid w:val="E10A8CC8"/>
    <w:multiLevelType w:val="multilevel"/>
    <w:tmpl w:val="E10A8CC8"/>
    <w:lvl w:ilvl="0" w:tentative="0">
      <w:start w:val="1"/>
      <w:numFmt w:val="lowerLetter"/>
      <w:lvlText w:val="%1)"/>
      <w:lvlJc w:val="left"/>
      <w:pPr>
        <w:tabs>
          <w:tab w:val="left" w:pos="640"/>
        </w:tabs>
        <w:ind w:left="640" w:hanging="440"/>
      </w:pPr>
      <w:rPr>
        <w:rFonts w:ascii="Times New Roman" w:hAnsi="Times New Roman"/>
        <w:b w:val="0"/>
        <w:i w:val="0"/>
        <w:caps w:val="0"/>
        <w:smallCaps w:val="0"/>
        <w:strike w:val="0"/>
        <w:dstrike w:val="0"/>
        <w:vanish w:val="0"/>
        <w:color w:val="auto"/>
        <w:sz w:val="20"/>
        <w:vertAlign w:val="baseline"/>
      </w:rPr>
    </w:lvl>
    <w:lvl w:ilvl="1" w:tentative="0">
      <w:start w:val="1"/>
      <w:numFmt w:val="decimal"/>
      <w:lvlText w:val="%2)"/>
      <w:lvlJc w:val="left"/>
      <w:pPr>
        <w:tabs>
          <w:tab w:val="left" w:pos="1080"/>
        </w:tabs>
        <w:ind w:left="1080" w:hanging="440"/>
      </w:pPr>
      <w:rPr>
        <w:rFonts w:ascii="Times New Roman" w:hAnsi="Times New Roman"/>
        <w:b w:val="0"/>
        <w:i w:val="0"/>
        <w:caps w:val="0"/>
        <w:smallCaps w:val="0"/>
        <w:strike w:val="0"/>
        <w:dstrike w:val="0"/>
        <w:vanish w:val="0"/>
        <w:color w:val="auto"/>
        <w:sz w:val="20"/>
        <w:vertAlign w:val="baseline"/>
      </w:rPr>
    </w:lvl>
    <w:lvl w:ilvl="2" w:tentative="0">
      <w:start w:val="1"/>
      <w:numFmt w:val="lowerRoman"/>
      <w:lvlText w:val="%3)"/>
      <w:lvlJc w:val="left"/>
      <w:pPr>
        <w:tabs>
          <w:tab w:val="left" w:pos="1800"/>
        </w:tabs>
        <w:ind w:left="1520" w:hanging="440"/>
      </w:pPr>
      <w:rPr>
        <w:rFonts w:ascii="Times New Roman" w:hAnsi="Times New Roman"/>
        <w:b w:val="0"/>
        <w:i w:val="0"/>
        <w:caps w:val="0"/>
        <w:smallCaps w:val="0"/>
        <w:strike w:val="0"/>
        <w:dstrike w:val="0"/>
        <w:vanish w:val="0"/>
        <w:color w:val="auto"/>
        <w:sz w:val="20"/>
        <w:vertAlign w:val="baseline"/>
      </w:rPr>
    </w:lvl>
    <w:lvl w:ilvl="3" w:tentative="0">
      <w:start w:val="1"/>
      <w:numFmt w:val="lowerRoman"/>
      <w:lvlText w:val="%4)"/>
      <w:lvlJc w:val="left"/>
      <w:pPr>
        <w:tabs>
          <w:tab w:val="left" w:pos="2240"/>
        </w:tabs>
        <w:ind w:left="1960" w:hanging="440"/>
      </w:pPr>
      <w:rPr>
        <w:rFonts w:ascii="Times New Roman" w:hAnsi="Times New Roman"/>
        <w:b w:val="0"/>
        <w:i w:val="0"/>
        <w:caps w:val="0"/>
        <w:smallCaps w:val="0"/>
        <w:strike w:val="0"/>
        <w:dstrike w:val="0"/>
        <w:vanish w:val="0"/>
        <w:color w:val="auto"/>
        <w:sz w:val="20"/>
        <w:vertAlign w:val="baseline"/>
      </w:rPr>
    </w:lvl>
    <w:lvl w:ilvl="4" w:tentative="0">
      <w:start w:val="1"/>
      <w:numFmt w:val="lowerRoman"/>
      <w:lvlText w:val="%5)"/>
      <w:lvlJc w:val="left"/>
      <w:pPr>
        <w:tabs>
          <w:tab w:val="left" w:pos="2680"/>
        </w:tabs>
        <w:ind w:left="2400" w:hanging="440"/>
      </w:pPr>
      <w:rPr>
        <w:rFonts w:ascii="Times New Roman" w:hAnsi="Times New Roman"/>
        <w:b w:val="0"/>
        <w:i w:val="0"/>
        <w:caps w:val="0"/>
        <w:smallCaps w:val="0"/>
        <w:strike w:val="0"/>
        <w:dstrike w:val="0"/>
        <w:vanish w:val="0"/>
        <w:color w:val="auto"/>
        <w:sz w:val="20"/>
        <w:vertAlign w:val="baseline"/>
      </w:rPr>
    </w:lvl>
    <w:lvl w:ilvl="5"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6"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7"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8"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abstractNum>
  <w:abstractNum w:abstractNumId="13">
    <w:nsid w:val="E59ECA8E"/>
    <w:multiLevelType w:val="multilevel"/>
    <w:tmpl w:val="E59ECA8E"/>
    <w:lvl w:ilvl="0" w:tentative="0">
      <w:start w:val="1"/>
      <w:numFmt w:val="lowerLetter"/>
      <w:pStyle w:val="466"/>
      <w:lvlText w:val="%1)"/>
      <w:lvlJc w:val="left"/>
      <w:pPr>
        <w:tabs>
          <w:tab w:val="left" w:pos="851"/>
        </w:tabs>
        <w:ind w:left="851" w:hanging="426"/>
      </w:pPr>
      <w:rPr>
        <w:rFonts w:hint="eastAsia" w:ascii="宋体" w:hAnsi="Times New Roman" w:eastAsia="宋体"/>
        <w:sz w:val="21"/>
      </w:rPr>
    </w:lvl>
    <w:lvl w:ilvl="1" w:tentative="0">
      <w:start w:val="1"/>
      <w:numFmt w:val="decimal"/>
      <w:pStyle w:val="468"/>
      <w:lvlText w:val="%2)"/>
      <w:lvlJc w:val="left"/>
      <w:pPr>
        <w:tabs>
          <w:tab w:val="left" w:pos="1276"/>
        </w:tabs>
        <w:ind w:left="1276" w:hanging="425"/>
      </w:pPr>
      <w:rPr>
        <w:rFonts w:hint="eastAsia" w:ascii="宋体" w:hAnsi="Times New Roman" w:eastAsia="宋体"/>
        <w:sz w:val="21"/>
      </w:rPr>
    </w:lvl>
    <w:lvl w:ilvl="2" w:tentative="0">
      <w:start w:val="1"/>
      <w:numFmt w:val="decimal"/>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4">
    <w:nsid w:val="E701DA4D"/>
    <w:multiLevelType w:val="multilevel"/>
    <w:tmpl w:val="E701DA4D"/>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5">
    <w:nsid w:val="F0B5349D"/>
    <w:multiLevelType w:val="multilevel"/>
    <w:tmpl w:val="F0B5349D"/>
    <w:lvl w:ilvl="0" w:tentative="0">
      <w:start w:val="1"/>
      <w:numFmt w:val="lowerLetter"/>
      <w:lvlText w:val="%1)"/>
      <w:lvlJc w:val="left"/>
      <w:pPr>
        <w:tabs>
          <w:tab w:val="left" w:pos="640"/>
        </w:tabs>
        <w:ind w:left="640" w:hanging="440"/>
      </w:pPr>
      <w:rPr>
        <w:rFonts w:ascii="Times New Roman" w:hAnsi="Times New Roman"/>
        <w:b w:val="0"/>
        <w:i w:val="0"/>
        <w:caps w:val="0"/>
        <w:smallCaps w:val="0"/>
        <w:strike w:val="0"/>
        <w:dstrike w:val="0"/>
        <w:vanish w:val="0"/>
        <w:color w:val="auto"/>
        <w:sz w:val="20"/>
        <w:vertAlign w:val="baseline"/>
      </w:rPr>
    </w:lvl>
    <w:lvl w:ilvl="1" w:tentative="0">
      <w:start w:val="1"/>
      <w:numFmt w:val="decimal"/>
      <w:lvlText w:val="%2)"/>
      <w:lvlJc w:val="left"/>
      <w:pPr>
        <w:tabs>
          <w:tab w:val="left" w:pos="1080"/>
        </w:tabs>
        <w:ind w:left="1080" w:hanging="440"/>
      </w:pPr>
      <w:rPr>
        <w:rFonts w:ascii="Times New Roman" w:hAnsi="Times New Roman"/>
        <w:b w:val="0"/>
        <w:i w:val="0"/>
        <w:caps w:val="0"/>
        <w:smallCaps w:val="0"/>
        <w:strike w:val="0"/>
        <w:dstrike w:val="0"/>
        <w:vanish w:val="0"/>
        <w:color w:val="auto"/>
        <w:sz w:val="20"/>
        <w:vertAlign w:val="baseline"/>
      </w:rPr>
    </w:lvl>
    <w:lvl w:ilvl="2" w:tentative="0">
      <w:start w:val="1"/>
      <w:numFmt w:val="lowerRoman"/>
      <w:lvlText w:val="%3)"/>
      <w:lvlJc w:val="left"/>
      <w:pPr>
        <w:tabs>
          <w:tab w:val="left" w:pos="1800"/>
        </w:tabs>
        <w:ind w:left="1520" w:hanging="440"/>
      </w:pPr>
      <w:rPr>
        <w:rFonts w:ascii="Times New Roman" w:hAnsi="Times New Roman"/>
        <w:b w:val="0"/>
        <w:i w:val="0"/>
        <w:caps w:val="0"/>
        <w:smallCaps w:val="0"/>
        <w:strike w:val="0"/>
        <w:dstrike w:val="0"/>
        <w:vanish w:val="0"/>
        <w:color w:val="auto"/>
        <w:sz w:val="20"/>
        <w:vertAlign w:val="baseline"/>
      </w:rPr>
    </w:lvl>
    <w:lvl w:ilvl="3" w:tentative="0">
      <w:start w:val="1"/>
      <w:numFmt w:val="lowerRoman"/>
      <w:lvlText w:val="%4)"/>
      <w:lvlJc w:val="left"/>
      <w:pPr>
        <w:tabs>
          <w:tab w:val="left" w:pos="2240"/>
        </w:tabs>
        <w:ind w:left="1960" w:hanging="440"/>
      </w:pPr>
      <w:rPr>
        <w:rFonts w:ascii="Times New Roman" w:hAnsi="Times New Roman"/>
        <w:b w:val="0"/>
        <w:i w:val="0"/>
        <w:caps w:val="0"/>
        <w:smallCaps w:val="0"/>
        <w:strike w:val="0"/>
        <w:dstrike w:val="0"/>
        <w:vanish w:val="0"/>
        <w:color w:val="auto"/>
        <w:sz w:val="20"/>
        <w:vertAlign w:val="baseline"/>
      </w:rPr>
    </w:lvl>
    <w:lvl w:ilvl="4" w:tentative="0">
      <w:start w:val="1"/>
      <w:numFmt w:val="lowerRoman"/>
      <w:lvlText w:val="%5)"/>
      <w:lvlJc w:val="left"/>
      <w:pPr>
        <w:tabs>
          <w:tab w:val="left" w:pos="2680"/>
        </w:tabs>
        <w:ind w:left="2400" w:hanging="440"/>
      </w:pPr>
      <w:rPr>
        <w:rFonts w:ascii="Times New Roman" w:hAnsi="Times New Roman"/>
        <w:b w:val="0"/>
        <w:i w:val="0"/>
        <w:caps w:val="0"/>
        <w:smallCaps w:val="0"/>
        <w:strike w:val="0"/>
        <w:dstrike w:val="0"/>
        <w:vanish w:val="0"/>
        <w:color w:val="auto"/>
        <w:sz w:val="20"/>
        <w:vertAlign w:val="baseline"/>
      </w:rPr>
    </w:lvl>
    <w:lvl w:ilvl="5"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6"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7"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8"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abstractNum>
  <w:abstractNum w:abstractNumId="16">
    <w:nsid w:val="F131AEF0"/>
    <w:multiLevelType w:val="multilevel"/>
    <w:tmpl w:val="F131AEF0"/>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7">
    <w:nsid w:val="F9DFC2A0"/>
    <w:multiLevelType w:val="multilevel"/>
    <w:tmpl w:val="F9DFC2A0"/>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8">
    <w:nsid w:val="FBB2953B"/>
    <w:multiLevelType w:val="multilevel"/>
    <w:tmpl w:val="FBB2953B"/>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19">
    <w:nsid w:val="FFFFFF7C"/>
    <w:multiLevelType w:val="singleLevel"/>
    <w:tmpl w:val="FFFFFF7C"/>
    <w:lvl w:ilvl="0" w:tentative="0">
      <w:start w:val="1"/>
      <w:numFmt w:val="decimal"/>
      <w:pStyle w:val="66"/>
      <w:lvlText w:val="%1."/>
      <w:lvlJc w:val="left"/>
      <w:pPr>
        <w:tabs>
          <w:tab w:val="left" w:pos="1800"/>
        </w:tabs>
        <w:ind w:left="1800" w:hanging="360"/>
      </w:pPr>
    </w:lvl>
  </w:abstractNum>
  <w:abstractNum w:abstractNumId="20">
    <w:nsid w:val="FFFFFF7D"/>
    <w:multiLevelType w:val="singleLevel"/>
    <w:tmpl w:val="FFFFFF7D"/>
    <w:lvl w:ilvl="0" w:tentative="0">
      <w:start w:val="1"/>
      <w:numFmt w:val="decimal"/>
      <w:pStyle w:val="48"/>
      <w:lvlText w:val="%1."/>
      <w:lvlJc w:val="left"/>
      <w:pPr>
        <w:tabs>
          <w:tab w:val="left" w:pos="1440"/>
        </w:tabs>
        <w:ind w:left="1440" w:hanging="360"/>
      </w:pPr>
    </w:lvl>
  </w:abstractNum>
  <w:abstractNum w:abstractNumId="21">
    <w:nsid w:val="FFFFFF7E"/>
    <w:multiLevelType w:val="singleLevel"/>
    <w:tmpl w:val="FFFFFF7E"/>
    <w:lvl w:ilvl="0" w:tentative="0">
      <w:start w:val="1"/>
      <w:numFmt w:val="decimal"/>
      <w:pStyle w:val="37"/>
      <w:lvlText w:val="%1."/>
      <w:lvlJc w:val="left"/>
      <w:pPr>
        <w:tabs>
          <w:tab w:val="left" w:pos="1080"/>
        </w:tabs>
        <w:ind w:left="1080" w:hanging="360"/>
      </w:pPr>
    </w:lvl>
  </w:abstractNum>
  <w:abstractNum w:abstractNumId="22">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23">
    <w:nsid w:val="FFFFFF80"/>
    <w:multiLevelType w:val="singleLevel"/>
    <w:tmpl w:val="FFFFFF80"/>
    <w:lvl w:ilvl="0" w:tentative="0">
      <w:start w:val="1"/>
      <w:numFmt w:val="bullet"/>
      <w:pStyle w:val="47"/>
      <w:lvlText w:val=""/>
      <w:lvlJc w:val="left"/>
      <w:pPr>
        <w:tabs>
          <w:tab w:val="left" w:pos="1800"/>
        </w:tabs>
        <w:ind w:left="1800" w:hanging="360"/>
      </w:pPr>
      <w:rPr>
        <w:rFonts w:hint="default" w:ascii="Symbol" w:hAnsi="Symbol"/>
      </w:rPr>
    </w:lvl>
  </w:abstractNum>
  <w:abstractNum w:abstractNumId="24">
    <w:nsid w:val="FFFFFF81"/>
    <w:multiLevelType w:val="singleLevel"/>
    <w:tmpl w:val="FFFFFF81"/>
    <w:lvl w:ilvl="0" w:tentative="0">
      <w:start w:val="1"/>
      <w:numFmt w:val="bullet"/>
      <w:pStyle w:val="18"/>
      <w:lvlText w:val=""/>
      <w:lvlJc w:val="left"/>
      <w:pPr>
        <w:tabs>
          <w:tab w:val="left" w:pos="1440"/>
        </w:tabs>
        <w:ind w:left="1440" w:hanging="360"/>
      </w:pPr>
      <w:rPr>
        <w:rFonts w:hint="default" w:ascii="Symbol" w:hAnsi="Symbol"/>
      </w:rPr>
    </w:lvl>
  </w:abstractNum>
  <w:abstractNum w:abstractNumId="25">
    <w:nsid w:val="FFFFFF82"/>
    <w:multiLevelType w:val="singleLevel"/>
    <w:tmpl w:val="FFFFFF82"/>
    <w:lvl w:ilvl="0" w:tentative="0">
      <w:start w:val="1"/>
      <w:numFmt w:val="bullet"/>
      <w:pStyle w:val="34"/>
      <w:lvlText w:val=""/>
      <w:lvlJc w:val="left"/>
      <w:pPr>
        <w:tabs>
          <w:tab w:val="left" w:pos="1080"/>
        </w:tabs>
        <w:ind w:left="1080" w:hanging="360"/>
      </w:pPr>
      <w:rPr>
        <w:rFonts w:hint="default" w:ascii="Symbol" w:hAnsi="Symbol"/>
      </w:rPr>
    </w:lvl>
  </w:abstractNum>
  <w:abstractNum w:abstractNumId="26">
    <w:nsid w:val="FFFFFF83"/>
    <w:multiLevelType w:val="singleLevel"/>
    <w:tmpl w:val="FFFFFF83"/>
    <w:lvl w:ilvl="0" w:tentative="0">
      <w:start w:val="1"/>
      <w:numFmt w:val="bullet"/>
      <w:pStyle w:val="41"/>
      <w:lvlText w:val=""/>
      <w:lvlJc w:val="left"/>
      <w:pPr>
        <w:tabs>
          <w:tab w:val="left" w:pos="720"/>
        </w:tabs>
        <w:ind w:left="720" w:hanging="360"/>
      </w:pPr>
      <w:rPr>
        <w:rFonts w:hint="default" w:ascii="Symbol" w:hAnsi="Symbol"/>
      </w:rPr>
    </w:lvl>
  </w:abstractNum>
  <w:abstractNum w:abstractNumId="27">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28">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29">
    <w:nsid w:val="08A55008"/>
    <w:multiLevelType w:val="multilevel"/>
    <w:tmpl w:val="08A55008"/>
    <w:lvl w:ilvl="0" w:tentative="0">
      <w:start w:val="1"/>
      <w:numFmt w:val="upperLetter"/>
      <w:pStyle w:val="358"/>
      <w:lvlText w:val="Annex %1"/>
      <w:lvlJc w:val="left"/>
      <w:pPr>
        <w:tabs>
          <w:tab w:val="left" w:pos="0"/>
        </w:tabs>
        <w:ind w:left="0" w:firstLine="0"/>
      </w:pPr>
      <w:rPr>
        <w:rFonts w:hint="default" w:ascii="Arial" w:hAnsi="Arial" w:cs="Times New Roman"/>
        <w:b/>
        <w:i w:val="0"/>
        <w:sz w:val="24"/>
        <w:szCs w:val="28"/>
      </w:rPr>
    </w:lvl>
    <w:lvl w:ilvl="1" w:tentative="0">
      <w:start w:val="1"/>
      <w:numFmt w:val="decimal"/>
      <w:pStyle w:val="353"/>
      <w:lvlText w:val="%1.%2"/>
      <w:lvlJc w:val="left"/>
      <w:pPr>
        <w:tabs>
          <w:tab w:val="left" w:pos="360"/>
        </w:tabs>
        <w:ind w:left="0" w:firstLine="0"/>
      </w:pPr>
      <w:rPr>
        <w:rFonts w:hint="default" w:ascii="Arial" w:hAnsi="Arial" w:cs="Times New Roman"/>
        <w:b/>
        <w:i w:val="0"/>
        <w:sz w:val="24"/>
      </w:rPr>
    </w:lvl>
    <w:lvl w:ilvl="2" w:tentative="0">
      <w:start w:val="1"/>
      <w:numFmt w:val="decimal"/>
      <w:pStyle w:val="354"/>
      <w:lvlText w:val="%1.%2.%3"/>
      <w:lvlJc w:val="left"/>
      <w:pPr>
        <w:tabs>
          <w:tab w:val="left" w:pos="720"/>
        </w:tabs>
        <w:ind w:left="0" w:firstLine="0"/>
      </w:pPr>
      <w:rPr>
        <w:rFonts w:hint="default" w:ascii="Arial" w:hAnsi="Arial" w:cs="Times New Roman"/>
        <w:b/>
        <w:i w:val="0"/>
        <w:sz w:val="22"/>
      </w:rPr>
    </w:lvl>
    <w:lvl w:ilvl="3" w:tentative="0">
      <w:start w:val="1"/>
      <w:numFmt w:val="decimal"/>
      <w:pStyle w:val="355"/>
      <w:lvlText w:val="%1.%2.%3.%4"/>
      <w:lvlJc w:val="left"/>
      <w:pPr>
        <w:tabs>
          <w:tab w:val="left" w:pos="1080"/>
        </w:tabs>
        <w:ind w:left="0" w:firstLine="0"/>
      </w:pPr>
      <w:rPr>
        <w:rFonts w:hint="default" w:ascii="Arial" w:hAnsi="Arial" w:cs="Times New Roman"/>
        <w:b/>
        <w:i w:val="0"/>
        <w:sz w:val="20"/>
      </w:rPr>
    </w:lvl>
    <w:lvl w:ilvl="4" w:tentative="0">
      <w:start w:val="1"/>
      <w:numFmt w:val="decimal"/>
      <w:pStyle w:val="356"/>
      <w:lvlText w:val="%1.%2.%3.%4.%5"/>
      <w:lvlJc w:val="left"/>
      <w:pPr>
        <w:tabs>
          <w:tab w:val="left" w:pos="1080"/>
        </w:tabs>
        <w:ind w:left="0" w:firstLine="0"/>
      </w:pPr>
      <w:rPr>
        <w:rFonts w:hint="default" w:ascii="Arial" w:hAnsi="Arial" w:cs="Times New Roman"/>
        <w:b/>
        <w:i w:val="0"/>
        <w:sz w:val="20"/>
      </w:rPr>
    </w:lvl>
    <w:lvl w:ilvl="5" w:tentative="0">
      <w:start w:val="1"/>
      <w:numFmt w:val="decimal"/>
      <w:pStyle w:val="357"/>
      <w:lvlText w:val="%1.%2.%3.%4.%5.%6"/>
      <w:lvlJc w:val="left"/>
      <w:pPr>
        <w:tabs>
          <w:tab w:val="left" w:pos="1440"/>
        </w:tabs>
        <w:ind w:left="0" w:firstLine="0"/>
      </w:pPr>
      <w:rPr>
        <w:rFonts w:hint="default" w:ascii="Arial" w:hAnsi="Arial" w:cs="Times New Roman"/>
        <w:b/>
        <w:i w:val="0"/>
        <w:sz w:val="20"/>
      </w:rPr>
    </w:lvl>
    <w:lvl w:ilvl="6" w:tentative="0">
      <w:start w:val="1"/>
      <w:numFmt w:val="decimal"/>
      <w:lvlRestart w:val="1"/>
      <w:suff w:val="space"/>
      <w:lvlText w:val="Figure %1.%7 —"/>
      <w:lvlJc w:val="left"/>
      <w:pPr>
        <w:ind w:left="0" w:firstLine="0"/>
      </w:pPr>
      <w:rPr>
        <w:rFonts w:hint="default" w:cs="Times New Roman"/>
      </w:rPr>
    </w:lvl>
    <w:lvl w:ilvl="7" w:tentative="0">
      <w:start w:val="1"/>
      <w:numFmt w:val="decimal"/>
      <w:lvlRestart w:val="1"/>
      <w:suff w:val="space"/>
      <w:lvlText w:val="Table %1.%8 —"/>
      <w:lvlJc w:val="left"/>
      <w:pPr>
        <w:ind w:left="0" w:firstLine="0"/>
      </w:pPr>
      <w:rPr>
        <w:rFonts w:hint="default" w:cs="Times New Roman"/>
      </w:rPr>
    </w:lvl>
    <w:lvl w:ilvl="8" w:tentative="0">
      <w:start w:val="1"/>
      <w:numFmt w:val="lowerRoman"/>
      <w:lvlText w:val="(%9)"/>
      <w:lvlJc w:val="left"/>
      <w:pPr>
        <w:tabs>
          <w:tab w:val="left" w:pos="6120"/>
        </w:tabs>
        <w:ind w:left="0" w:firstLine="0"/>
      </w:pPr>
      <w:rPr>
        <w:rFonts w:hint="default" w:cs="Times New Roman"/>
      </w:rPr>
    </w:lvl>
  </w:abstractNum>
  <w:abstractNum w:abstractNumId="30">
    <w:nsid w:val="0A2D2333"/>
    <w:multiLevelType w:val="singleLevel"/>
    <w:tmpl w:val="0A2D2333"/>
    <w:lvl w:ilvl="0" w:tentative="0">
      <w:start w:val="1"/>
      <w:numFmt w:val="bullet"/>
      <w:pStyle w:val="202"/>
      <w:lvlText w:val=""/>
      <w:lvlJc w:val="left"/>
      <w:pPr>
        <w:tabs>
          <w:tab w:val="left" w:pos="640"/>
        </w:tabs>
        <w:ind w:left="640" w:hanging="440"/>
      </w:pPr>
      <w:rPr>
        <w:rFonts w:hint="default" w:ascii="Symbol" w:hAnsi="Symbol"/>
      </w:rPr>
    </w:lvl>
  </w:abstractNum>
  <w:abstractNum w:abstractNumId="31">
    <w:nsid w:val="1A85711C"/>
    <w:multiLevelType w:val="multilevel"/>
    <w:tmpl w:val="1A85711C"/>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32">
    <w:nsid w:val="1D7538F2"/>
    <w:multiLevelType w:val="multilevel"/>
    <w:tmpl w:val="1D7538F2"/>
    <w:lvl w:ilvl="0" w:tentative="0">
      <w:start w:val="1"/>
      <w:numFmt w:val="upperLetter"/>
      <w:pStyle w:val="3"/>
      <w:suff w:val="space"/>
      <w:lvlText w:val="Annex %1"/>
      <w:lvlJc w:val="left"/>
      <w:pPr>
        <w:ind w:left="0" w:firstLine="0"/>
      </w:pPr>
      <w:rPr>
        <w:rFonts w:hint="default" w:ascii="Arial" w:hAnsi="Arial"/>
        <w:b/>
        <w:i w:val="0"/>
        <w:caps w:val="0"/>
        <w:strike w:val="0"/>
        <w:dstrike w:val="0"/>
        <w:vanish w:val="0"/>
        <w:color w:val="auto"/>
        <w:sz w:val="24"/>
        <w:vertAlign w:val="baseline"/>
      </w:rPr>
    </w:lvl>
    <w:lvl w:ilvl="1" w:tentative="0">
      <w:start w:val="1"/>
      <w:numFmt w:val="decimal"/>
      <w:suff w:val="space"/>
      <w:lvlText w:val="%1.%2"/>
      <w:lvlJc w:val="left"/>
      <w:pPr>
        <w:ind w:left="0" w:firstLine="0"/>
      </w:pPr>
      <w:rPr>
        <w:rFonts w:hint="default" w:ascii="Arial" w:hAnsi="Arial"/>
        <w:b/>
        <w:i w:val="0"/>
        <w:caps w:val="0"/>
        <w:strike w:val="0"/>
        <w:dstrike w:val="0"/>
        <w:vanish w:val="0"/>
        <w:color w:val="auto"/>
        <w:sz w:val="22"/>
        <w:u w:val="none"/>
        <w:vertAlign w:val="baseline"/>
      </w:rPr>
    </w:lvl>
    <w:lvl w:ilvl="2" w:tentative="0">
      <w:start w:val="1"/>
      <w:numFmt w:val="decimal"/>
      <w:pStyle w:val="6"/>
      <w:suff w:val="space"/>
      <w:lvlText w:val="%1.%2.%3"/>
      <w:lvlJc w:val="left"/>
      <w:pPr>
        <w:ind w:left="0" w:firstLine="0"/>
      </w:pPr>
      <w:rPr>
        <w:rFonts w:hint="default" w:ascii="Arial" w:hAnsi="Arial"/>
        <w:b/>
        <w:i w:val="0"/>
        <w:caps w:val="0"/>
        <w:strike w:val="0"/>
        <w:dstrike w:val="0"/>
        <w:vanish w:val="0"/>
        <w:color w:val="auto"/>
        <w:sz w:val="20"/>
        <w:vertAlign w:val="baseline"/>
      </w:rPr>
    </w:lvl>
    <w:lvl w:ilvl="3" w:tentative="0">
      <w:start w:val="1"/>
      <w:numFmt w:val="decimal"/>
      <w:pStyle w:val="7"/>
      <w:suff w:val="space"/>
      <w:lvlText w:val="%1.%2.%3.%4"/>
      <w:lvlJc w:val="left"/>
      <w:pPr>
        <w:ind w:left="0" w:firstLine="0"/>
      </w:pPr>
      <w:rPr>
        <w:rFonts w:hint="default" w:ascii="Arial" w:hAnsi="Arial"/>
        <w:b/>
        <w:i w:val="0"/>
        <w:caps w:val="0"/>
        <w:strike w:val="0"/>
        <w:dstrike w:val="0"/>
        <w:vanish w:val="0"/>
        <w:color w:val="auto"/>
        <w:sz w:val="20"/>
        <w:vertAlign w:val="baseline"/>
      </w:rPr>
    </w:lvl>
    <w:lvl w:ilvl="4" w:tentative="0">
      <w:start w:val="1"/>
      <w:numFmt w:val="decimal"/>
      <w:pStyle w:val="8"/>
      <w:suff w:val="space"/>
      <w:lvlText w:val="%1.%2.%3.%4.%5"/>
      <w:lvlJc w:val="left"/>
      <w:pPr>
        <w:ind w:left="0" w:firstLine="0"/>
      </w:pPr>
      <w:rPr>
        <w:rFonts w:hint="default" w:ascii="Arial" w:hAnsi="Arial"/>
        <w:b/>
        <w:i w:val="0"/>
        <w:caps w:val="0"/>
        <w:strike w:val="0"/>
        <w:dstrike w:val="0"/>
        <w:vanish w:val="0"/>
        <w:color w:val="auto"/>
        <w:sz w:val="20"/>
        <w:vertAlign w:val="baseline"/>
      </w:rPr>
    </w:lvl>
    <w:lvl w:ilvl="5" w:tentative="0">
      <w:start w:val="1"/>
      <w:numFmt w:val="decimal"/>
      <w:pStyle w:val="9"/>
      <w:suff w:val="space"/>
      <w:lvlText w:val="%1.%2.%3.%4.%5.%6"/>
      <w:lvlJc w:val="left"/>
      <w:pPr>
        <w:ind w:left="0" w:firstLine="0"/>
      </w:pPr>
      <w:rPr>
        <w:rFonts w:hint="default" w:ascii="Arial" w:hAnsi="Arial"/>
        <w:b/>
        <w:i w:val="0"/>
        <w:caps w:val="0"/>
        <w:strike w:val="0"/>
        <w:dstrike w:val="0"/>
        <w:vanish w:val="0"/>
        <w:color w:val="auto"/>
        <w:sz w:val="20"/>
        <w:vertAlign w:val="baseline"/>
      </w:rPr>
    </w:lvl>
    <w:lvl w:ilvl="6" w:tentative="0">
      <w:start w:val="1"/>
      <w:numFmt w:val="decimal"/>
      <w:pStyle w:val="10"/>
      <w:suff w:val="space"/>
      <w:lvlText w:val="%1.%2.%3.%4.%5.%6.%7"/>
      <w:lvlJc w:val="left"/>
      <w:pPr>
        <w:ind w:left="0" w:firstLine="0"/>
      </w:pPr>
      <w:rPr>
        <w:rFonts w:hint="default" w:ascii="Arial" w:hAnsi="Arial"/>
        <w:b/>
        <w:i w:val="0"/>
        <w:caps w:val="0"/>
        <w:strike w:val="0"/>
        <w:dstrike w:val="0"/>
        <w:vanish w:val="0"/>
        <w:color w:val="auto"/>
        <w:sz w:val="20"/>
        <w:vertAlign w:val="baseline"/>
      </w:rPr>
    </w:lvl>
    <w:lvl w:ilvl="7" w:tentative="0">
      <w:start w:val="1"/>
      <w:numFmt w:val="decimal"/>
      <w:pStyle w:val="11"/>
      <w:suff w:val="space"/>
      <w:lvlText w:val="%1.%2.%3.%4.%5.%6.%7.%8"/>
      <w:lvlJc w:val="left"/>
      <w:pPr>
        <w:ind w:left="0" w:firstLine="0"/>
      </w:pPr>
      <w:rPr>
        <w:rFonts w:hint="default" w:ascii="Arial" w:hAnsi="Arial"/>
        <w:b/>
        <w:i w:val="0"/>
        <w:caps w:val="0"/>
        <w:strike w:val="0"/>
        <w:dstrike w:val="0"/>
        <w:vanish w:val="0"/>
        <w:color w:val="auto"/>
        <w:sz w:val="20"/>
        <w:vertAlign w:val="baseline"/>
      </w:rPr>
    </w:lvl>
    <w:lvl w:ilvl="8" w:tentative="0">
      <w:start w:val="1"/>
      <w:numFmt w:val="decimal"/>
      <w:pStyle w:val="12"/>
      <w:suff w:val="space"/>
      <w:lvlText w:val="%1.%2.%3.%4.%5.%6.%7.%8.%9"/>
      <w:lvlJc w:val="left"/>
      <w:pPr>
        <w:ind w:left="0" w:firstLine="0"/>
      </w:pPr>
      <w:rPr>
        <w:rFonts w:hint="default" w:ascii="Arial" w:hAnsi="Arial"/>
        <w:b/>
        <w:i w:val="0"/>
        <w:caps w:val="0"/>
        <w:strike w:val="0"/>
        <w:dstrike w:val="0"/>
        <w:vanish w:val="0"/>
        <w:color w:val="auto"/>
        <w:sz w:val="20"/>
        <w:vertAlign w:val="baseline"/>
      </w:rPr>
    </w:lvl>
  </w:abstractNum>
  <w:abstractNum w:abstractNumId="33">
    <w:nsid w:val="1FEDF495"/>
    <w:multiLevelType w:val="multilevel"/>
    <w:tmpl w:val="1FEDF495"/>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34">
    <w:nsid w:val="209EDFE9"/>
    <w:multiLevelType w:val="multilevel"/>
    <w:tmpl w:val="209EDFE9"/>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35">
    <w:nsid w:val="2E066083"/>
    <w:multiLevelType w:val="multilevel"/>
    <w:tmpl w:val="2E066083"/>
    <w:lvl w:ilvl="0" w:tentative="0">
      <w:start w:val="1"/>
      <w:numFmt w:val="lowerLetter"/>
      <w:lvlText w:val="%1)"/>
      <w:lvlJc w:val="left"/>
      <w:pPr>
        <w:tabs>
          <w:tab w:val="left" w:pos="640"/>
        </w:tabs>
        <w:ind w:left="640" w:hanging="440"/>
      </w:pPr>
      <w:rPr>
        <w:rFonts w:ascii="Times New Roman" w:hAnsi="Times New Roman"/>
        <w:b w:val="0"/>
        <w:i w:val="0"/>
        <w:caps w:val="0"/>
        <w:smallCaps w:val="0"/>
        <w:strike w:val="0"/>
        <w:dstrike w:val="0"/>
        <w:vanish w:val="0"/>
        <w:color w:val="auto"/>
        <w:sz w:val="20"/>
        <w:vertAlign w:val="baseline"/>
      </w:rPr>
    </w:lvl>
    <w:lvl w:ilvl="1" w:tentative="0">
      <w:start w:val="1"/>
      <w:numFmt w:val="decimal"/>
      <w:pStyle w:val="176"/>
      <w:lvlText w:val="%2)"/>
      <w:lvlJc w:val="left"/>
      <w:pPr>
        <w:tabs>
          <w:tab w:val="left" w:pos="1080"/>
        </w:tabs>
        <w:ind w:left="1080" w:hanging="440"/>
      </w:pPr>
      <w:rPr>
        <w:rFonts w:ascii="Times New Roman" w:hAnsi="Times New Roman"/>
        <w:b w:val="0"/>
        <w:i w:val="0"/>
        <w:caps w:val="0"/>
        <w:smallCaps w:val="0"/>
        <w:strike w:val="0"/>
        <w:dstrike w:val="0"/>
        <w:vanish w:val="0"/>
        <w:color w:val="auto"/>
        <w:sz w:val="20"/>
        <w:vertAlign w:val="baseline"/>
      </w:rPr>
    </w:lvl>
    <w:lvl w:ilvl="2" w:tentative="0">
      <w:start w:val="1"/>
      <w:numFmt w:val="lowerRoman"/>
      <w:lvlText w:val="%3)"/>
      <w:lvlJc w:val="left"/>
      <w:pPr>
        <w:tabs>
          <w:tab w:val="left" w:pos="1800"/>
        </w:tabs>
        <w:ind w:left="1520" w:hanging="440"/>
      </w:pPr>
      <w:rPr>
        <w:rFonts w:ascii="Times New Roman" w:hAnsi="Times New Roman"/>
        <w:b w:val="0"/>
        <w:i w:val="0"/>
        <w:caps w:val="0"/>
        <w:smallCaps w:val="0"/>
        <w:strike w:val="0"/>
        <w:dstrike w:val="0"/>
        <w:vanish w:val="0"/>
        <w:color w:val="auto"/>
        <w:sz w:val="20"/>
        <w:vertAlign w:val="baseline"/>
      </w:rPr>
    </w:lvl>
    <w:lvl w:ilvl="3" w:tentative="0">
      <w:start w:val="1"/>
      <w:numFmt w:val="lowerRoman"/>
      <w:lvlText w:val="%4)"/>
      <w:lvlJc w:val="left"/>
      <w:pPr>
        <w:tabs>
          <w:tab w:val="left" w:pos="2240"/>
        </w:tabs>
        <w:ind w:left="1960" w:hanging="440"/>
      </w:pPr>
      <w:rPr>
        <w:rFonts w:ascii="Times New Roman" w:hAnsi="Times New Roman"/>
        <w:b w:val="0"/>
        <w:i w:val="0"/>
        <w:caps w:val="0"/>
        <w:smallCaps w:val="0"/>
        <w:strike w:val="0"/>
        <w:dstrike w:val="0"/>
        <w:vanish w:val="0"/>
        <w:color w:val="auto"/>
        <w:sz w:val="20"/>
        <w:vertAlign w:val="baseline"/>
      </w:rPr>
    </w:lvl>
    <w:lvl w:ilvl="4" w:tentative="0">
      <w:start w:val="1"/>
      <w:numFmt w:val="lowerRoman"/>
      <w:lvlText w:val="%5)"/>
      <w:lvlJc w:val="left"/>
      <w:pPr>
        <w:tabs>
          <w:tab w:val="left" w:pos="2680"/>
        </w:tabs>
        <w:ind w:left="2400" w:hanging="440"/>
      </w:pPr>
      <w:rPr>
        <w:rFonts w:ascii="Times New Roman" w:hAnsi="Times New Roman"/>
        <w:b w:val="0"/>
        <w:i w:val="0"/>
        <w:caps w:val="0"/>
        <w:smallCaps w:val="0"/>
        <w:strike w:val="0"/>
        <w:dstrike w:val="0"/>
        <w:vanish w:val="0"/>
        <w:color w:val="auto"/>
        <w:sz w:val="20"/>
        <w:vertAlign w:val="baseline"/>
      </w:rPr>
    </w:lvl>
    <w:lvl w:ilvl="5"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6"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7"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8"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abstractNum>
  <w:abstractNum w:abstractNumId="36">
    <w:nsid w:val="44262DDE"/>
    <w:multiLevelType w:val="multilevel"/>
    <w:tmpl w:val="44262DDE"/>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37">
    <w:nsid w:val="4718DE6B"/>
    <w:multiLevelType w:val="multilevel"/>
    <w:tmpl w:val="4718DE6B"/>
    <w:lvl w:ilvl="0" w:tentative="0">
      <w:start w:val="1"/>
      <w:numFmt w:val="lowerLetter"/>
      <w:lvlText w:val="%1)"/>
      <w:lvlJc w:val="left"/>
      <w:pPr>
        <w:tabs>
          <w:tab w:val="left" w:pos="640"/>
        </w:tabs>
        <w:ind w:left="640" w:hanging="440"/>
      </w:pPr>
      <w:rPr>
        <w:rFonts w:ascii="Times New Roman" w:hAnsi="Times New Roman"/>
        <w:b w:val="0"/>
        <w:i w:val="0"/>
        <w:caps w:val="0"/>
        <w:smallCaps w:val="0"/>
        <w:strike w:val="0"/>
        <w:dstrike w:val="0"/>
        <w:vanish w:val="0"/>
        <w:color w:val="auto"/>
        <w:sz w:val="20"/>
        <w:vertAlign w:val="baseline"/>
      </w:rPr>
    </w:lvl>
    <w:lvl w:ilvl="1" w:tentative="0">
      <w:start w:val="1"/>
      <w:numFmt w:val="decimal"/>
      <w:pStyle w:val="177"/>
      <w:lvlText w:val="%2)"/>
      <w:lvlJc w:val="left"/>
      <w:pPr>
        <w:tabs>
          <w:tab w:val="left" w:pos="1080"/>
        </w:tabs>
        <w:ind w:left="1080" w:hanging="440"/>
      </w:pPr>
      <w:rPr>
        <w:rFonts w:ascii="Times New Roman" w:hAnsi="Times New Roman"/>
        <w:b w:val="0"/>
        <w:i w:val="0"/>
        <w:caps w:val="0"/>
        <w:smallCaps w:val="0"/>
        <w:strike w:val="0"/>
        <w:dstrike w:val="0"/>
        <w:vanish w:val="0"/>
        <w:color w:val="auto"/>
        <w:sz w:val="20"/>
        <w:vertAlign w:val="baseline"/>
      </w:rPr>
    </w:lvl>
    <w:lvl w:ilvl="2" w:tentative="0">
      <w:start w:val="1"/>
      <w:numFmt w:val="lowerRoman"/>
      <w:lvlText w:val="%3)"/>
      <w:lvlJc w:val="left"/>
      <w:pPr>
        <w:tabs>
          <w:tab w:val="left" w:pos="1800"/>
        </w:tabs>
        <w:ind w:left="1520" w:hanging="440"/>
      </w:pPr>
      <w:rPr>
        <w:rFonts w:ascii="Times New Roman" w:hAnsi="Times New Roman"/>
        <w:b w:val="0"/>
        <w:i w:val="0"/>
        <w:caps w:val="0"/>
        <w:smallCaps w:val="0"/>
        <w:strike w:val="0"/>
        <w:dstrike w:val="0"/>
        <w:vanish w:val="0"/>
        <w:color w:val="auto"/>
        <w:sz w:val="20"/>
        <w:vertAlign w:val="baseline"/>
      </w:rPr>
    </w:lvl>
    <w:lvl w:ilvl="3" w:tentative="0">
      <w:start w:val="1"/>
      <w:numFmt w:val="lowerRoman"/>
      <w:pStyle w:val="189"/>
      <w:lvlText w:val="%4)"/>
      <w:lvlJc w:val="left"/>
      <w:pPr>
        <w:tabs>
          <w:tab w:val="left" w:pos="2240"/>
        </w:tabs>
        <w:ind w:left="1960" w:hanging="440"/>
      </w:pPr>
      <w:rPr>
        <w:rFonts w:ascii="Times New Roman" w:hAnsi="Times New Roman"/>
        <w:b w:val="0"/>
        <w:i w:val="0"/>
        <w:caps w:val="0"/>
        <w:smallCaps w:val="0"/>
        <w:strike w:val="0"/>
        <w:dstrike w:val="0"/>
        <w:vanish w:val="0"/>
        <w:color w:val="auto"/>
        <w:sz w:val="20"/>
        <w:vertAlign w:val="baseline"/>
      </w:rPr>
    </w:lvl>
    <w:lvl w:ilvl="4" w:tentative="0">
      <w:start w:val="1"/>
      <w:numFmt w:val="lowerRoman"/>
      <w:pStyle w:val="190"/>
      <w:lvlText w:val="%5)"/>
      <w:lvlJc w:val="left"/>
      <w:pPr>
        <w:tabs>
          <w:tab w:val="left" w:pos="2680"/>
        </w:tabs>
        <w:ind w:left="2400" w:hanging="440"/>
      </w:pPr>
      <w:rPr>
        <w:rFonts w:ascii="Times New Roman" w:hAnsi="Times New Roman"/>
        <w:b w:val="0"/>
        <w:i w:val="0"/>
        <w:caps w:val="0"/>
        <w:smallCaps w:val="0"/>
        <w:strike w:val="0"/>
        <w:dstrike w:val="0"/>
        <w:vanish w:val="0"/>
        <w:color w:val="auto"/>
        <w:sz w:val="20"/>
        <w:vertAlign w:val="baseline"/>
      </w:rPr>
    </w:lvl>
    <w:lvl w:ilvl="5"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6"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7"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8"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abstractNum>
  <w:abstractNum w:abstractNumId="38">
    <w:nsid w:val="48F2B337"/>
    <w:multiLevelType w:val="singleLevel"/>
    <w:tmpl w:val="48F2B337"/>
    <w:lvl w:ilvl="0" w:tentative="0">
      <w:start w:val="1"/>
      <w:numFmt w:val="decimal"/>
      <w:pStyle w:val="179"/>
      <w:lvlText w:val="[B%1]"/>
      <w:lvlJc w:val="left"/>
      <w:pPr>
        <w:tabs>
          <w:tab w:val="left" w:pos="720"/>
        </w:tabs>
        <w:ind w:left="0" w:firstLine="0"/>
      </w:pPr>
      <w:rPr>
        <w:rFonts w:hint="default"/>
      </w:rPr>
    </w:lvl>
  </w:abstractNum>
  <w:abstractNum w:abstractNumId="39">
    <w:nsid w:val="4E3C1D72"/>
    <w:multiLevelType w:val="multilevel"/>
    <w:tmpl w:val="4E3C1D72"/>
    <w:lvl w:ilvl="0" w:tentative="0">
      <w:start w:val="1"/>
      <w:numFmt w:val="decimal"/>
      <w:lvlText w:val="Figure %1"/>
      <w:lvlJc w:val="center"/>
      <w:pPr>
        <w:tabs>
          <w:tab w:val="left" w:pos="1008"/>
        </w:tabs>
        <w:ind w:left="0" w:firstLine="288"/>
      </w:pPr>
      <w:rPr>
        <w:rFonts w:hint="default" w:ascii="Arial" w:hAnsi="Arial"/>
        <w:b/>
        <w:i w:val="0"/>
        <w:caps w:val="0"/>
        <w:strike w:val="0"/>
        <w:dstrike w:val="0"/>
        <w:vanish w:val="0"/>
        <w:color w:val="auto"/>
        <w:sz w:val="20"/>
        <w:vertAlign w:val="baseline"/>
      </w:rPr>
    </w:lvl>
    <w:lvl w:ilvl="1" w:tentative="0">
      <w:start w:val="1"/>
      <w:numFmt w:val="decimal"/>
      <w:lvlText w:val=""/>
      <w:lvlJc w:val="left"/>
      <w:rPr>
        <w:rFonts w:hint="default"/>
        <w:u w:val="none"/>
      </w:rPr>
    </w:lvl>
    <w:lvl w:ilvl="2" w:tentative="0">
      <w:start w:val="1"/>
      <w:numFmt w:val="decimal"/>
      <w:lvlText w:val=""/>
      <w:lvlJc w:val="left"/>
      <w:rPr>
        <w:rFonts w:hint="default"/>
        <w:u w:val="none"/>
      </w:rPr>
    </w:lvl>
    <w:lvl w:ilvl="3" w:tentative="0">
      <w:start w:val="1"/>
      <w:numFmt w:val="decimal"/>
      <w:lvlText w:val=""/>
      <w:lvlJc w:val="left"/>
      <w:rPr>
        <w:rFonts w:hint="default"/>
        <w:u w:val="none"/>
      </w:rPr>
    </w:lvl>
    <w:lvl w:ilvl="4" w:tentative="0">
      <w:start w:val="1"/>
      <w:numFmt w:val="decimal"/>
      <w:lvlText w:val=""/>
      <w:lvlJc w:val="left"/>
      <w:rPr>
        <w:rFonts w:hint="default"/>
        <w:u w:val="none"/>
      </w:rPr>
    </w:lvl>
    <w:lvl w:ilvl="5" w:tentative="0">
      <w:start w:val="1"/>
      <w:numFmt w:val="decimal"/>
      <w:lvlText w:val=""/>
      <w:lvlJc w:val="left"/>
      <w:rPr>
        <w:rFonts w:hint="default"/>
        <w:u w:val="none"/>
      </w:rPr>
    </w:lvl>
    <w:lvl w:ilvl="6" w:tentative="0">
      <w:start w:val="1"/>
      <w:numFmt w:val="decimal"/>
      <w:lvlText w:val=""/>
      <w:lvlJc w:val="left"/>
      <w:rPr>
        <w:rFonts w:hint="default"/>
        <w:u w:val="none"/>
      </w:rPr>
    </w:lvl>
    <w:lvl w:ilvl="7" w:tentative="0">
      <w:start w:val="1"/>
      <w:numFmt w:val="decimal"/>
      <w:lvlText w:val=""/>
      <w:lvlJc w:val="left"/>
      <w:rPr>
        <w:rFonts w:hint="default"/>
        <w:u w:val="none"/>
      </w:rPr>
    </w:lvl>
    <w:lvl w:ilvl="8" w:tentative="0">
      <w:start w:val="1"/>
      <w:numFmt w:val="decimal"/>
      <w:lvlText w:val=""/>
      <w:lvlJc w:val="left"/>
      <w:rPr>
        <w:rFonts w:hint="default"/>
        <w:u w:val="none"/>
      </w:rPr>
    </w:lvl>
  </w:abstractNum>
  <w:abstractNum w:abstractNumId="40">
    <w:nsid w:val="5603797C"/>
    <w:multiLevelType w:val="multilevel"/>
    <w:tmpl w:val="5603797C"/>
    <w:lvl w:ilvl="0" w:tentative="0">
      <w:start w:val="1"/>
      <w:numFmt w:val="upperLetter"/>
      <w:suff w:val="space"/>
      <w:lvlText w:val="%1"/>
      <w:lvlJc w:val="left"/>
      <w:pPr>
        <w:ind w:left="425" w:hanging="425"/>
      </w:pPr>
      <w:rPr>
        <w:rFonts w:hint="eastAsia"/>
      </w:rPr>
    </w:lvl>
    <w:lvl w:ilvl="1" w:tentative="0">
      <w:start w:val="1"/>
      <w:numFmt w:val="decimal"/>
      <w:pStyle w:val="470"/>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1">
    <w:nsid w:val="5721FFF0"/>
    <w:multiLevelType w:val="multilevel"/>
    <w:tmpl w:val="5721FFF0"/>
    <w:lvl w:ilvl="0" w:tentative="0">
      <w:start w:val="1"/>
      <w:numFmt w:val="lowerLetter"/>
      <w:lvlText w:val="%1)"/>
      <w:lvlJc w:val="left"/>
      <w:pPr>
        <w:tabs>
          <w:tab w:val="left" w:pos="640"/>
        </w:tabs>
        <w:ind w:left="640" w:hanging="440"/>
      </w:pPr>
      <w:rPr>
        <w:rFonts w:ascii="Times New Roman" w:hAnsi="Times New Roman"/>
        <w:b w:val="0"/>
        <w:i w:val="0"/>
        <w:caps w:val="0"/>
        <w:smallCaps w:val="0"/>
        <w:strike w:val="0"/>
        <w:dstrike w:val="0"/>
        <w:vanish w:val="0"/>
        <w:color w:val="auto"/>
        <w:sz w:val="20"/>
        <w:vertAlign w:val="baseline"/>
      </w:rPr>
    </w:lvl>
    <w:lvl w:ilvl="1" w:tentative="0">
      <w:start w:val="1"/>
      <w:numFmt w:val="decimal"/>
      <w:lvlText w:val="%2)"/>
      <w:lvlJc w:val="left"/>
      <w:pPr>
        <w:tabs>
          <w:tab w:val="left" w:pos="1080"/>
        </w:tabs>
        <w:ind w:left="1080" w:hanging="440"/>
      </w:pPr>
      <w:rPr>
        <w:rFonts w:ascii="Times New Roman" w:hAnsi="Times New Roman"/>
        <w:b w:val="0"/>
        <w:i w:val="0"/>
        <w:caps w:val="0"/>
        <w:smallCaps w:val="0"/>
        <w:strike w:val="0"/>
        <w:dstrike w:val="0"/>
        <w:vanish w:val="0"/>
        <w:color w:val="auto"/>
        <w:sz w:val="20"/>
        <w:vertAlign w:val="baseline"/>
      </w:rPr>
    </w:lvl>
    <w:lvl w:ilvl="2" w:tentative="0">
      <w:start w:val="1"/>
      <w:numFmt w:val="lowerRoman"/>
      <w:lvlText w:val="%3)"/>
      <w:lvlJc w:val="left"/>
      <w:pPr>
        <w:tabs>
          <w:tab w:val="left" w:pos="1800"/>
        </w:tabs>
        <w:ind w:left="1520" w:hanging="440"/>
      </w:pPr>
      <w:rPr>
        <w:rFonts w:ascii="Times New Roman" w:hAnsi="Times New Roman"/>
        <w:b w:val="0"/>
        <w:i w:val="0"/>
        <w:caps w:val="0"/>
        <w:smallCaps w:val="0"/>
        <w:strike w:val="0"/>
        <w:dstrike w:val="0"/>
        <w:vanish w:val="0"/>
        <w:color w:val="auto"/>
        <w:sz w:val="20"/>
        <w:vertAlign w:val="baseline"/>
      </w:rPr>
    </w:lvl>
    <w:lvl w:ilvl="3" w:tentative="0">
      <w:start w:val="1"/>
      <w:numFmt w:val="lowerRoman"/>
      <w:lvlText w:val="%4)"/>
      <w:lvlJc w:val="left"/>
      <w:pPr>
        <w:tabs>
          <w:tab w:val="left" w:pos="2240"/>
        </w:tabs>
        <w:ind w:left="1960" w:hanging="440"/>
      </w:pPr>
      <w:rPr>
        <w:rFonts w:ascii="Times New Roman" w:hAnsi="Times New Roman"/>
        <w:b w:val="0"/>
        <w:i w:val="0"/>
        <w:caps w:val="0"/>
        <w:smallCaps w:val="0"/>
        <w:strike w:val="0"/>
        <w:dstrike w:val="0"/>
        <w:vanish w:val="0"/>
        <w:color w:val="auto"/>
        <w:sz w:val="20"/>
        <w:vertAlign w:val="baseline"/>
      </w:rPr>
    </w:lvl>
    <w:lvl w:ilvl="4" w:tentative="0">
      <w:start w:val="1"/>
      <w:numFmt w:val="lowerRoman"/>
      <w:lvlText w:val="%5)"/>
      <w:lvlJc w:val="left"/>
      <w:pPr>
        <w:tabs>
          <w:tab w:val="left" w:pos="2680"/>
        </w:tabs>
        <w:ind w:left="2400" w:hanging="440"/>
      </w:pPr>
      <w:rPr>
        <w:rFonts w:ascii="Times New Roman" w:hAnsi="Times New Roman"/>
        <w:b w:val="0"/>
        <w:i w:val="0"/>
        <w:caps w:val="0"/>
        <w:smallCaps w:val="0"/>
        <w:strike w:val="0"/>
        <w:dstrike w:val="0"/>
        <w:vanish w:val="0"/>
        <w:color w:val="auto"/>
        <w:sz w:val="20"/>
        <w:vertAlign w:val="baseline"/>
      </w:rPr>
    </w:lvl>
    <w:lvl w:ilvl="5"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6"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7"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lvl w:ilvl="8" w:tentative="0">
      <w:start w:val="1"/>
      <w:numFmt w:val="none"/>
      <w:suff w:val="space"/>
      <w:lvlText w:val=""/>
      <w:lvlJc w:val="left"/>
      <w:pPr>
        <w:ind w:left="0" w:firstLine="0"/>
      </w:pPr>
      <w:rPr>
        <w:rFonts w:ascii="Times New Roman" w:hAnsi="Times New Roman"/>
        <w:b/>
        <w:i w:val="0"/>
        <w:caps w:val="0"/>
        <w:smallCaps w:val="0"/>
        <w:strike w:val="0"/>
        <w:dstrike w:val="0"/>
        <w:vanish w:val="0"/>
        <w:color w:val="auto"/>
        <w:sz w:val="20"/>
        <w:vertAlign w:val="baseline"/>
      </w:rPr>
    </w:lvl>
  </w:abstractNum>
  <w:abstractNum w:abstractNumId="42">
    <w:nsid w:val="6CEA2025"/>
    <w:multiLevelType w:val="multilevel"/>
    <w:tmpl w:val="6CEA2025"/>
    <w:lvl w:ilvl="0" w:tentative="0">
      <w:start w:val="1"/>
      <w:numFmt w:val="none"/>
      <w:suff w:val="nothing"/>
      <w:lvlText w:val="%1"/>
      <w:lvlJc w:val="left"/>
      <w:pPr>
        <w:ind w:left="0" w:firstLine="0"/>
      </w:pPr>
      <w:rPr>
        <w:rFonts w:hint="eastAsia"/>
      </w:rPr>
    </w:lvl>
    <w:lvl w:ilvl="1" w:tentative="0">
      <w:start w:val="1"/>
      <w:numFmt w:val="decimal"/>
      <w:suff w:val="nothing"/>
      <w:lvlText w:val="%1%2　"/>
      <w:lvlJc w:val="left"/>
      <w:pPr>
        <w:ind w:left="0" w:firstLine="0"/>
      </w:pPr>
      <w:rPr>
        <w:rFonts w:hint="eastAsia" w:ascii="黑体" w:eastAsia="黑体"/>
        <w:b w:val="0"/>
        <w:i w:val="0"/>
        <w:sz w:val="21"/>
      </w:rPr>
    </w:lvl>
    <w:lvl w:ilvl="2" w:tentative="0">
      <w:start w:val="1"/>
      <w:numFmt w:val="decimal"/>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rPr>
    </w:lvl>
    <w:lvl w:ilvl="3" w:tentative="0">
      <w:start w:val="1"/>
      <w:numFmt w:val="decimal"/>
      <w:pStyle w:val="467"/>
      <w:suff w:val="nothing"/>
      <w:lvlText w:val="%1%2.%3.%4　"/>
      <w:lvlJc w:val="left"/>
      <w:pPr>
        <w:ind w:left="0" w:firstLine="0"/>
      </w:pPr>
      <w:rPr>
        <w:rFonts w:hint="eastAsia" w:ascii="黑体" w:eastAsia="黑体"/>
        <w:b w:val="0"/>
        <w:i w:val="0"/>
        <w:sz w:val="21"/>
      </w:rPr>
    </w:lvl>
    <w:lvl w:ilvl="4" w:tentative="0">
      <w:start w:val="1"/>
      <w:numFmt w:val="decimal"/>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3">
    <w:nsid w:val="6DBF04F4"/>
    <w:multiLevelType w:val="multilevel"/>
    <w:tmpl w:val="6DBF04F4"/>
    <w:lvl w:ilvl="0" w:tentative="0">
      <w:start w:val="1"/>
      <w:numFmt w:val="none"/>
      <w:pStyle w:val="463"/>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44">
    <w:nsid w:val="6F956C21"/>
    <w:multiLevelType w:val="multilevel"/>
    <w:tmpl w:val="6F956C21"/>
    <w:lvl w:ilvl="0" w:tentative="0">
      <w:start w:val="1"/>
      <w:numFmt w:val="decimal"/>
      <w:pStyle w:val="158"/>
      <w:suff w:val="space"/>
      <w:lvlText w:val="%1."/>
      <w:lvlJc w:val="left"/>
      <w:pPr>
        <w:ind w:left="0" w:firstLine="0"/>
      </w:pPr>
      <w:rPr>
        <w:rFonts w:hint="default" w:ascii="Arial" w:hAnsi="Arial"/>
        <w:b/>
        <w:i w:val="0"/>
        <w:caps w:val="0"/>
        <w:strike w:val="0"/>
        <w:dstrike w:val="0"/>
        <w:vanish w:val="0"/>
        <w:color w:val="auto"/>
        <w:sz w:val="24"/>
        <w:vertAlign w:val="baseline"/>
      </w:rPr>
    </w:lvl>
    <w:lvl w:ilvl="1" w:tentative="0">
      <w:start w:val="1"/>
      <w:numFmt w:val="decimal"/>
      <w:pStyle w:val="163"/>
      <w:suff w:val="space"/>
      <w:lvlText w:val="%1.%2"/>
      <w:lvlJc w:val="left"/>
      <w:pPr>
        <w:ind w:left="0" w:firstLine="0"/>
      </w:pPr>
      <w:rPr>
        <w:rFonts w:hint="default" w:ascii="Arial" w:hAnsi="Arial"/>
        <w:b/>
        <w:i w:val="0"/>
        <w:caps w:val="0"/>
        <w:strike w:val="0"/>
        <w:dstrike w:val="0"/>
        <w:vanish w:val="0"/>
        <w:color w:val="auto"/>
        <w:sz w:val="22"/>
        <w:u w:val="none"/>
        <w:vertAlign w:val="baseline"/>
      </w:rPr>
    </w:lvl>
    <w:lvl w:ilvl="2" w:tentative="0">
      <w:start w:val="1"/>
      <w:numFmt w:val="decimal"/>
      <w:pStyle w:val="162"/>
      <w:suff w:val="space"/>
      <w:lvlText w:val="%1.%2.%3"/>
      <w:lvlJc w:val="left"/>
      <w:pPr>
        <w:ind w:left="0" w:firstLine="0"/>
      </w:pPr>
      <w:rPr>
        <w:rFonts w:hint="default" w:ascii="Arial" w:hAnsi="Arial"/>
        <w:b/>
        <w:i w:val="0"/>
        <w:caps w:val="0"/>
        <w:strike w:val="0"/>
        <w:dstrike w:val="0"/>
        <w:vanish w:val="0"/>
        <w:color w:val="auto"/>
        <w:sz w:val="20"/>
        <w:vertAlign w:val="baseline"/>
      </w:rPr>
    </w:lvl>
    <w:lvl w:ilvl="3" w:tentative="0">
      <w:start w:val="1"/>
      <w:numFmt w:val="decimal"/>
      <w:pStyle w:val="161"/>
      <w:suff w:val="space"/>
      <w:lvlText w:val="%1.%2.%3.%4"/>
      <w:lvlJc w:val="left"/>
      <w:pPr>
        <w:ind w:left="0" w:firstLine="0"/>
      </w:pPr>
      <w:rPr>
        <w:rFonts w:hint="default" w:ascii="Arial" w:hAnsi="Arial"/>
        <w:b/>
        <w:i w:val="0"/>
        <w:caps w:val="0"/>
        <w:strike w:val="0"/>
        <w:dstrike w:val="0"/>
        <w:vanish w:val="0"/>
        <w:color w:val="auto"/>
        <w:sz w:val="20"/>
        <w:vertAlign w:val="baseline"/>
      </w:rPr>
    </w:lvl>
    <w:lvl w:ilvl="4" w:tentative="0">
      <w:start w:val="1"/>
      <w:numFmt w:val="decimal"/>
      <w:pStyle w:val="167"/>
      <w:suff w:val="space"/>
      <w:lvlText w:val="%1.%2.%3.%4.%5"/>
      <w:lvlJc w:val="left"/>
      <w:pPr>
        <w:ind w:left="0" w:firstLine="0"/>
      </w:pPr>
      <w:rPr>
        <w:rFonts w:hint="default" w:ascii="Arial" w:hAnsi="Arial"/>
        <w:b/>
        <w:i w:val="0"/>
        <w:caps w:val="0"/>
        <w:strike w:val="0"/>
        <w:dstrike w:val="0"/>
        <w:vanish w:val="0"/>
        <w:color w:val="auto"/>
        <w:sz w:val="20"/>
        <w:vertAlign w:val="baseline"/>
      </w:rPr>
    </w:lvl>
    <w:lvl w:ilvl="5" w:tentative="0">
      <w:start w:val="1"/>
      <w:numFmt w:val="decimal"/>
      <w:pStyle w:val="168"/>
      <w:suff w:val="space"/>
      <w:lvlText w:val="%1.%2.%3.%4.%5.%6"/>
      <w:lvlJc w:val="left"/>
      <w:pPr>
        <w:ind w:left="0" w:firstLine="0"/>
      </w:pPr>
      <w:rPr>
        <w:rFonts w:hint="default" w:ascii="Arial" w:hAnsi="Arial"/>
        <w:b/>
        <w:i w:val="0"/>
        <w:caps w:val="0"/>
        <w:strike w:val="0"/>
        <w:dstrike w:val="0"/>
        <w:vanish w:val="0"/>
        <w:color w:val="auto"/>
        <w:sz w:val="20"/>
        <w:vertAlign w:val="baseline"/>
      </w:rPr>
    </w:lvl>
    <w:lvl w:ilvl="6" w:tentative="0">
      <w:start w:val="1"/>
      <w:numFmt w:val="decimal"/>
      <w:pStyle w:val="185"/>
      <w:suff w:val="space"/>
      <w:lvlText w:val="%1.%2.%3.%4.%5.%6.%7"/>
      <w:lvlJc w:val="left"/>
      <w:pPr>
        <w:ind w:left="0" w:firstLine="0"/>
      </w:pPr>
      <w:rPr>
        <w:rFonts w:hint="default" w:ascii="Arial" w:hAnsi="Arial"/>
        <w:b/>
        <w:i w:val="0"/>
        <w:caps w:val="0"/>
        <w:strike w:val="0"/>
        <w:dstrike w:val="0"/>
        <w:vanish w:val="0"/>
        <w:color w:val="auto"/>
        <w:sz w:val="20"/>
        <w:vertAlign w:val="baseline"/>
      </w:rPr>
    </w:lvl>
    <w:lvl w:ilvl="7" w:tentative="0">
      <w:start w:val="1"/>
      <w:numFmt w:val="decimal"/>
      <w:pStyle w:val="186"/>
      <w:suff w:val="space"/>
      <w:lvlText w:val="%1.%2.%3.%4.%5.%6.%7.%8"/>
      <w:lvlJc w:val="left"/>
      <w:pPr>
        <w:ind w:left="0" w:firstLine="0"/>
      </w:pPr>
      <w:rPr>
        <w:rFonts w:hint="default" w:ascii="Arial" w:hAnsi="Arial"/>
        <w:b/>
        <w:i w:val="0"/>
        <w:caps w:val="0"/>
        <w:strike w:val="0"/>
        <w:dstrike w:val="0"/>
        <w:vanish w:val="0"/>
        <w:color w:val="auto"/>
        <w:sz w:val="20"/>
        <w:vertAlign w:val="baseline"/>
      </w:rPr>
    </w:lvl>
    <w:lvl w:ilvl="8" w:tentative="0">
      <w:start w:val="1"/>
      <w:numFmt w:val="decimal"/>
      <w:pStyle w:val="187"/>
      <w:suff w:val="space"/>
      <w:lvlText w:val="%1.%2.%3.%4.%5.%6.%7.%8.%9"/>
      <w:lvlJc w:val="left"/>
      <w:pPr>
        <w:ind w:left="0" w:firstLine="0"/>
      </w:pPr>
      <w:rPr>
        <w:rFonts w:hint="default" w:ascii="Arial" w:hAnsi="Arial"/>
        <w:b/>
        <w:i w:val="0"/>
        <w:caps w:val="0"/>
        <w:strike w:val="0"/>
        <w:dstrike w:val="0"/>
        <w:vanish w:val="0"/>
        <w:color w:val="auto"/>
        <w:sz w:val="20"/>
        <w:vertAlign w:val="baseline"/>
      </w:rPr>
    </w:lvl>
  </w:abstractNum>
  <w:abstractNum w:abstractNumId="45">
    <w:nsid w:val="703E1079"/>
    <w:multiLevelType w:val="multilevel"/>
    <w:tmpl w:val="703E1079"/>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46">
    <w:nsid w:val="719C3C94"/>
    <w:multiLevelType w:val="multilevel"/>
    <w:tmpl w:val="719C3C94"/>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47">
    <w:nsid w:val="7567BC2E"/>
    <w:multiLevelType w:val="multilevel"/>
    <w:tmpl w:val="7567BC2E"/>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48">
    <w:nsid w:val="79394B28"/>
    <w:multiLevelType w:val="multilevel"/>
    <w:tmpl w:val="79394B28"/>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49">
    <w:nsid w:val="7B4B66AE"/>
    <w:multiLevelType w:val="multilevel"/>
    <w:tmpl w:val="7B4B66AE"/>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abstractNum w:abstractNumId="50">
    <w:nsid w:val="7DE46444"/>
    <w:multiLevelType w:val="multilevel"/>
    <w:tmpl w:val="7DE46444"/>
    <w:lvl w:ilvl="0" w:tentative="0">
      <w:start w:val="1"/>
      <w:numFmt w:val="lowerLetter"/>
      <w:lvlText w:val="%1)"/>
      <w:lvlJc w:val="left"/>
      <w:pPr>
        <w:tabs>
          <w:tab w:val="left" w:pos="640"/>
        </w:tabs>
        <w:ind w:left="640" w:hanging="440"/>
      </w:pPr>
      <w:rPr>
        <w:rFonts w:hint="default" w:ascii="Times New Roman" w:hAnsi="Times New Roman" w:eastAsia="宋体"/>
        <w:color w:val="auto"/>
        <w:u w:val="none"/>
      </w:rPr>
    </w:lvl>
    <w:lvl w:ilvl="1" w:tentative="0">
      <w:start w:val="1"/>
      <w:numFmt w:val="decimal"/>
      <w:lvlText w:val="%2)"/>
      <w:lvlJc w:val="left"/>
      <w:pPr>
        <w:tabs>
          <w:tab w:val="left" w:pos="1080"/>
        </w:tabs>
        <w:ind w:left="1080" w:hanging="440"/>
      </w:pPr>
      <w:rPr>
        <w:rFonts w:hint="default" w:ascii="Times New Roman" w:hAnsi="Times New Roman" w:eastAsia="宋体"/>
        <w:color w:val="auto"/>
        <w:u w:val="none"/>
      </w:rPr>
    </w:lvl>
    <w:lvl w:ilvl="2" w:tentative="0">
      <w:start w:val="1"/>
      <w:numFmt w:val="lowerRoman"/>
      <w:lvlText w:val="%3)"/>
      <w:lvlJc w:val="left"/>
      <w:pPr>
        <w:tabs>
          <w:tab w:val="left" w:pos="1800"/>
        </w:tabs>
        <w:ind w:left="1520" w:hanging="440"/>
      </w:pPr>
      <w:rPr>
        <w:rFonts w:hint="default" w:ascii="Times New Roman" w:hAnsi="Times New Roman" w:eastAsia="宋体"/>
        <w:color w:val="auto"/>
        <w:u w:val="none"/>
      </w:rPr>
    </w:lvl>
    <w:lvl w:ilvl="3" w:tentative="0">
      <w:start w:val="1"/>
      <w:numFmt w:val="lowerRoman"/>
      <w:lvlText w:val="%4)"/>
      <w:lvlJc w:val="left"/>
      <w:pPr>
        <w:tabs>
          <w:tab w:val="left" w:pos="2240"/>
        </w:tabs>
        <w:ind w:left="1960" w:hanging="440"/>
      </w:pPr>
      <w:rPr>
        <w:rFonts w:hint="default" w:ascii="Times New Roman" w:hAnsi="Times New Roman" w:eastAsia="宋体"/>
        <w:color w:val="auto"/>
        <w:u w:val="none"/>
      </w:rPr>
    </w:lvl>
    <w:lvl w:ilvl="4" w:tentative="0">
      <w:start w:val="1"/>
      <w:numFmt w:val="lowerRoman"/>
      <w:lvlText w:val="%5)"/>
      <w:lvlJc w:val="left"/>
      <w:pPr>
        <w:tabs>
          <w:tab w:val="left" w:pos="2680"/>
        </w:tabs>
        <w:ind w:left="2400" w:hanging="440"/>
      </w:pPr>
      <w:rPr>
        <w:rFonts w:hint="default" w:ascii="Times New Roman" w:hAnsi="Times New Roman" w:eastAsia="宋体"/>
        <w:color w:val="auto"/>
        <w:u w:val="none"/>
      </w:rPr>
    </w:lvl>
    <w:lvl w:ilvl="5" w:tentative="0">
      <w:start w:val="1"/>
      <w:numFmt w:val="none"/>
      <w:suff w:val="space"/>
      <w:lvlText w:val=""/>
      <w:lvlJc w:val="left"/>
      <w:pPr>
        <w:ind w:left="0" w:firstLine="0"/>
      </w:pPr>
      <w:rPr>
        <w:rFonts w:hint="default" w:ascii="Times New Roman" w:hAnsi="Times New Roman" w:eastAsia="宋体"/>
        <w:b/>
        <w:color w:val="auto"/>
        <w:u w:val="none"/>
      </w:rPr>
    </w:lvl>
    <w:lvl w:ilvl="6" w:tentative="0">
      <w:start w:val="1"/>
      <w:numFmt w:val="none"/>
      <w:suff w:val="space"/>
      <w:lvlText w:val=""/>
      <w:lvlJc w:val="left"/>
      <w:pPr>
        <w:ind w:left="0" w:firstLine="0"/>
      </w:pPr>
      <w:rPr>
        <w:rFonts w:hint="default" w:ascii="Times New Roman" w:hAnsi="Times New Roman" w:eastAsia="宋体"/>
        <w:b/>
        <w:color w:val="auto"/>
        <w:u w:val="none"/>
      </w:rPr>
    </w:lvl>
    <w:lvl w:ilvl="7" w:tentative="0">
      <w:start w:val="1"/>
      <w:numFmt w:val="none"/>
      <w:suff w:val="space"/>
      <w:lvlText w:val=""/>
      <w:lvlJc w:val="left"/>
      <w:pPr>
        <w:ind w:left="0" w:firstLine="0"/>
      </w:pPr>
      <w:rPr>
        <w:rFonts w:hint="default" w:ascii="Times New Roman" w:hAnsi="Times New Roman" w:eastAsia="宋体"/>
        <w:b/>
        <w:color w:val="auto"/>
        <w:u w:val="none"/>
      </w:rPr>
    </w:lvl>
    <w:lvl w:ilvl="8" w:tentative="0">
      <w:start w:val="1"/>
      <w:numFmt w:val="none"/>
      <w:suff w:val="space"/>
      <w:lvlText w:val=""/>
      <w:lvlJc w:val="left"/>
      <w:pPr>
        <w:ind w:left="0" w:firstLine="0"/>
      </w:pPr>
      <w:rPr>
        <w:rFonts w:hint="default" w:ascii="Times New Roman" w:hAnsi="Times New Roman" w:eastAsia="宋体"/>
        <w:b/>
        <w:color w:val="auto"/>
        <w:u w:val="none"/>
      </w:rPr>
    </w:lvl>
  </w:abstractNum>
  <w:num w:numId="1">
    <w:abstractNumId w:val="32"/>
  </w:num>
  <w:num w:numId="2">
    <w:abstractNumId w:val="22"/>
  </w:num>
  <w:num w:numId="3">
    <w:abstractNumId w:val="24"/>
  </w:num>
  <w:num w:numId="4">
    <w:abstractNumId w:val="27"/>
  </w:num>
  <w:num w:numId="5">
    <w:abstractNumId w:val="28"/>
  </w:num>
  <w:num w:numId="6">
    <w:abstractNumId w:val="25"/>
  </w:num>
  <w:num w:numId="7">
    <w:abstractNumId w:val="21"/>
  </w:num>
  <w:num w:numId="8">
    <w:abstractNumId w:val="26"/>
  </w:num>
  <w:num w:numId="9">
    <w:abstractNumId w:val="23"/>
  </w:num>
  <w:num w:numId="10">
    <w:abstractNumId w:val="20"/>
  </w:num>
  <w:num w:numId="11">
    <w:abstractNumId w:val="19"/>
  </w:num>
  <w:num w:numId="12">
    <w:abstractNumId w:val="44"/>
  </w:num>
  <w:num w:numId="13">
    <w:abstractNumId w:val="9"/>
  </w:num>
  <w:num w:numId="14">
    <w:abstractNumId w:val="35"/>
  </w:num>
  <w:num w:numId="15">
    <w:abstractNumId w:val="37"/>
  </w:num>
  <w:num w:numId="16">
    <w:abstractNumId w:val="38"/>
  </w:num>
  <w:num w:numId="17">
    <w:abstractNumId w:val="30"/>
  </w:num>
  <w:num w:numId="18">
    <w:abstractNumId w:val="29"/>
  </w:num>
  <w:num w:numId="19">
    <w:abstractNumId w:val="43"/>
  </w:num>
  <w:num w:numId="20">
    <w:abstractNumId w:val="13"/>
  </w:num>
  <w:num w:numId="21">
    <w:abstractNumId w:val="42"/>
  </w:num>
  <w:num w:numId="22">
    <w:abstractNumId w:val="40"/>
  </w:num>
  <w:num w:numId="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2"/>
  </w:num>
  <w:num w:numId="31">
    <w:abstractNumId w:val="18"/>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num>
  <w:num w:numId="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9"/>
  </w:num>
  <w:num w:numId="43">
    <w:abstractNumId w:val="33"/>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num>
  <w:num w:numId="50">
    <w:abstractNumId w:val="50"/>
  </w:num>
  <w:num w:numId="51">
    <w:abstractNumId w:val="48"/>
  </w:num>
  <w:num w:numId="52">
    <w:abstractNumId w:val="0"/>
  </w:num>
  <w:num w:numId="53">
    <w:abstractNumId w:val="6"/>
  </w:num>
  <w:num w:numId="54">
    <w:abstractNumId w:val="17"/>
  </w:num>
  <w:num w:numId="55">
    <w:abstractNumId w:val="14"/>
  </w:num>
  <w:num w:numId="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
  </w:num>
  <w:num w:numId="62">
    <w:abstractNumId w:val="47"/>
  </w:num>
  <w:num w:numId="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6"/>
  </w:num>
  <w:num w:numId="69">
    <w:abstractNumId w:val="4"/>
  </w:num>
  <w:num w:numId="70">
    <w:abstractNumId w:val="45"/>
  </w:num>
  <w:num w:numId="71">
    <w:abstractNumId w:val="11"/>
  </w:num>
  <w:num w:numId="72">
    <w:abstractNumId w:val="31"/>
  </w:num>
  <w:num w:numId="73">
    <w:abstractNumId w:val="8"/>
  </w:num>
  <w:num w:numId="74">
    <w:abstractNumId w:val="1"/>
  </w:num>
  <w:num w:numId="75">
    <w:abstractNumId w:val="12"/>
  </w:num>
  <w:num w:numId="76">
    <w:abstractNumId w:val="41"/>
  </w:num>
  <w:num w:numId="77">
    <w:abstractNumId w:val="15"/>
  </w:num>
  <w:num w:numId="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atherine Berger">
    <w15:presenceInfo w15:providerId="AD" w15:userId="S::berger.catherine@ieee.org::33e25672-2e62-4845-aa27-c9650154b810"/>
  </w15:person>
  <w15:person w15:author="刘柏炜(2025013245)">
    <w15:presenceInfo w15:providerId="WPS Office" w15:userId="121010379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1"/>
  <w:documentProtection w:enforcement="0"/>
  <w:defaultTabStop w:val="1440"/>
  <w:drawingGridHorizontalSpacing w:val="120"/>
  <w:doNotShadeFormData w:val="1"/>
  <w:noPunctuationKerning w:val="1"/>
  <w:characterSpacingControl w:val="doNotCompress"/>
  <w:footnotePr>
    <w:footnote w:id="22"/>
    <w:footnote w:id="23"/>
  </w:foot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ctionOutcome" w:val="0"/>
    <w:docVar w:name="DefTermLevelBelow" w:val="0"/>
    <w:docVar w:name="ex_FontAudit" w:val="APComplete"/>
    <w:docVar w:name="iceFileDir" w:val="K:\PUBLISHING\TEMPLATES\WORD TEMPLATE_final\CURRENT_WORD_TEMPLATE\2014_v7_Word_Template-updated_2015"/>
    <w:docVar w:name="iceFileName" w:val="IEEESTD-WORDTEMPLATE_v1_2015.doc"/>
    <w:docVar w:name="idxGorRPorSTD" w:val="3"/>
    <w:docVar w:name="idxTrialUse" w:val="1"/>
    <w:docVar w:name="IsNew" w:val="N"/>
    <w:docVar w:name="StopUpdateHeaders" w:val="False"/>
    <w:docVar w:name="StopUpdateTitles" w:val="False"/>
    <w:docVar w:name="tabfigcaps" w:val="none"/>
    <w:docVar w:name="txtGorRPorSTD" w:val="Standard"/>
    <w:docVar w:name="txtTrialUse" w:val=" Trial-Use "/>
    <w:docVar w:name="varApprovedDate" w:val="&lt;Date Approved&gt;"/>
    <w:docVar w:name="varApprovedDay" w:val="0"/>
    <w:docVar w:name="varApprovedMonth" w:val="0"/>
    <w:docVar w:name="varApprovedYear" w:val="0"/>
    <w:docVar w:name="varCommittee" w:val="Knowledge Engineering Standards Committee"/>
    <w:docVar w:name="varCRYear" w:val="2025"/>
    <w:docVar w:name="varDesignation" w:val="2807"/>
    <w:docVar w:name="varDocSbType" w:val="none"/>
    <w:docVar w:name="varDocSbTypeTxt1" w:val="0"/>
    <w:docVar w:name="varDocSbTypeTxt2" w:val="0"/>
    <w:docVar w:name="varDraftFinal" w:val="Draft"/>
    <w:docVar w:name="varDraftMonth" w:val="June"/>
    <w:docVar w:name="varDraftNumber" w:val="1"/>
    <w:docVar w:name="varDraftYear" w:val="2025"/>
    <w:docVar w:name="varISBNpdf" w:val="978-0-XXXX-XXXX-X"/>
    <w:docVar w:name="varISBNprint" w:val="978-0-XXXX-XXXX-X"/>
    <w:docVar w:name="varPublishedDate" w:val="&lt;Date Published&gt;"/>
    <w:docVar w:name="varPublishedDay" w:val="0"/>
    <w:docVar w:name="varPublishedMonth" w:val="0"/>
    <w:docVar w:name="varPublishedYear" w:val="0"/>
    <w:docVar w:name="varSociety" w:val="Computer Society"/>
    <w:docVar w:name="varStdIDpdf" w:val="STDXXXXX"/>
    <w:docVar w:name="varStdIDprint" w:val="STDPDXXXXX"/>
    <w:docVar w:name="varTitlePAR" w:val="knowledge exchange protocol with knowledge fusion among knowledge _x000d__x000a__x000d__x000a_graphs"/>
    <w:docVar w:name="varWkGrpChair" w:val="Ruiqi Li"/>
    <w:docVar w:name="varWkGrpViceChair" w:val="&lt;Vice-chair Name&gt;"/>
    <w:docVar w:name="varWorkingGroup" w:val="Knowledge Graph"/>
    <w:docVar w:name="VersionTemplate" w:val="2.118"/>
  </w:docVars>
  <w:rsids>
    <w:rsidRoot w:val="00172A27"/>
    <w:rsid w:val="000016D8"/>
    <w:rsid w:val="0000233B"/>
    <w:rsid w:val="000028A1"/>
    <w:rsid w:val="00003136"/>
    <w:rsid w:val="00003444"/>
    <w:rsid w:val="000069B0"/>
    <w:rsid w:val="000113FA"/>
    <w:rsid w:val="000130B9"/>
    <w:rsid w:val="00013BD9"/>
    <w:rsid w:val="00013DCE"/>
    <w:rsid w:val="00014FD2"/>
    <w:rsid w:val="0001532F"/>
    <w:rsid w:val="000156AA"/>
    <w:rsid w:val="000158E4"/>
    <w:rsid w:val="00015CFD"/>
    <w:rsid w:val="000166A3"/>
    <w:rsid w:val="00016E12"/>
    <w:rsid w:val="000176C0"/>
    <w:rsid w:val="00020172"/>
    <w:rsid w:val="0002129B"/>
    <w:rsid w:val="00021921"/>
    <w:rsid w:val="00021E75"/>
    <w:rsid w:val="00022F84"/>
    <w:rsid w:val="00024F63"/>
    <w:rsid w:val="00025967"/>
    <w:rsid w:val="000275F0"/>
    <w:rsid w:val="00031DBA"/>
    <w:rsid w:val="000339E7"/>
    <w:rsid w:val="00034C07"/>
    <w:rsid w:val="00034CD4"/>
    <w:rsid w:val="00035246"/>
    <w:rsid w:val="00036416"/>
    <w:rsid w:val="000369B0"/>
    <w:rsid w:val="0003709E"/>
    <w:rsid w:val="0003723C"/>
    <w:rsid w:val="0004027D"/>
    <w:rsid w:val="00040B50"/>
    <w:rsid w:val="00040CEA"/>
    <w:rsid w:val="00041359"/>
    <w:rsid w:val="00041665"/>
    <w:rsid w:val="00042F8B"/>
    <w:rsid w:val="000435F7"/>
    <w:rsid w:val="00043992"/>
    <w:rsid w:val="000439F3"/>
    <w:rsid w:val="00043CA4"/>
    <w:rsid w:val="000446D5"/>
    <w:rsid w:val="00044C87"/>
    <w:rsid w:val="0004567E"/>
    <w:rsid w:val="00047957"/>
    <w:rsid w:val="00051EEA"/>
    <w:rsid w:val="00053561"/>
    <w:rsid w:val="00053AD3"/>
    <w:rsid w:val="000559DC"/>
    <w:rsid w:val="000578F2"/>
    <w:rsid w:val="00057FC9"/>
    <w:rsid w:val="00060191"/>
    <w:rsid w:val="000604EF"/>
    <w:rsid w:val="000615CB"/>
    <w:rsid w:val="000620C6"/>
    <w:rsid w:val="000622AA"/>
    <w:rsid w:val="00062806"/>
    <w:rsid w:val="0006450B"/>
    <w:rsid w:val="00065B19"/>
    <w:rsid w:val="0006697E"/>
    <w:rsid w:val="00066AAF"/>
    <w:rsid w:val="00070878"/>
    <w:rsid w:val="0007246F"/>
    <w:rsid w:val="00072E13"/>
    <w:rsid w:val="000732D0"/>
    <w:rsid w:val="000736EF"/>
    <w:rsid w:val="000748FD"/>
    <w:rsid w:val="000764B5"/>
    <w:rsid w:val="0007668A"/>
    <w:rsid w:val="000767F9"/>
    <w:rsid w:val="000769B7"/>
    <w:rsid w:val="00076BE2"/>
    <w:rsid w:val="00076E06"/>
    <w:rsid w:val="00080C0C"/>
    <w:rsid w:val="000815FC"/>
    <w:rsid w:val="00081E5D"/>
    <w:rsid w:val="00082D1C"/>
    <w:rsid w:val="00082DCD"/>
    <w:rsid w:val="00083007"/>
    <w:rsid w:val="0008367B"/>
    <w:rsid w:val="00084345"/>
    <w:rsid w:val="0008479D"/>
    <w:rsid w:val="00085C09"/>
    <w:rsid w:val="00085E79"/>
    <w:rsid w:val="00090372"/>
    <w:rsid w:val="00090972"/>
    <w:rsid w:val="00090E51"/>
    <w:rsid w:val="00091156"/>
    <w:rsid w:val="000913C0"/>
    <w:rsid w:val="000917C0"/>
    <w:rsid w:val="0009289C"/>
    <w:rsid w:val="00092D9F"/>
    <w:rsid w:val="00092E76"/>
    <w:rsid w:val="00095366"/>
    <w:rsid w:val="000967F8"/>
    <w:rsid w:val="000973ED"/>
    <w:rsid w:val="000A0B31"/>
    <w:rsid w:val="000A0DD4"/>
    <w:rsid w:val="000A14A9"/>
    <w:rsid w:val="000A1D52"/>
    <w:rsid w:val="000A1D62"/>
    <w:rsid w:val="000A263A"/>
    <w:rsid w:val="000A26D2"/>
    <w:rsid w:val="000A3BB2"/>
    <w:rsid w:val="000A3DD3"/>
    <w:rsid w:val="000A45F7"/>
    <w:rsid w:val="000A6E95"/>
    <w:rsid w:val="000A72C1"/>
    <w:rsid w:val="000A791E"/>
    <w:rsid w:val="000A79E7"/>
    <w:rsid w:val="000B018B"/>
    <w:rsid w:val="000B1A7E"/>
    <w:rsid w:val="000B1D33"/>
    <w:rsid w:val="000B1E6C"/>
    <w:rsid w:val="000B2117"/>
    <w:rsid w:val="000B2904"/>
    <w:rsid w:val="000B2B16"/>
    <w:rsid w:val="000B3207"/>
    <w:rsid w:val="000B3243"/>
    <w:rsid w:val="000B364C"/>
    <w:rsid w:val="000B3AB7"/>
    <w:rsid w:val="000B3D6B"/>
    <w:rsid w:val="000B4666"/>
    <w:rsid w:val="000B5753"/>
    <w:rsid w:val="000B6E31"/>
    <w:rsid w:val="000B6FA0"/>
    <w:rsid w:val="000B7BAB"/>
    <w:rsid w:val="000C02FA"/>
    <w:rsid w:val="000C0CF2"/>
    <w:rsid w:val="000C1436"/>
    <w:rsid w:val="000C23E2"/>
    <w:rsid w:val="000C3340"/>
    <w:rsid w:val="000C3CAA"/>
    <w:rsid w:val="000C4C08"/>
    <w:rsid w:val="000C4E27"/>
    <w:rsid w:val="000C56B7"/>
    <w:rsid w:val="000C68F1"/>
    <w:rsid w:val="000D056B"/>
    <w:rsid w:val="000D267B"/>
    <w:rsid w:val="000D3166"/>
    <w:rsid w:val="000D3C7E"/>
    <w:rsid w:val="000D440A"/>
    <w:rsid w:val="000D4AB1"/>
    <w:rsid w:val="000D4F10"/>
    <w:rsid w:val="000D5D3B"/>
    <w:rsid w:val="000D7450"/>
    <w:rsid w:val="000D7A46"/>
    <w:rsid w:val="000E49D7"/>
    <w:rsid w:val="000E5BEC"/>
    <w:rsid w:val="000E5E98"/>
    <w:rsid w:val="000E79E3"/>
    <w:rsid w:val="000F0935"/>
    <w:rsid w:val="000F0A71"/>
    <w:rsid w:val="000F1DF6"/>
    <w:rsid w:val="000F2708"/>
    <w:rsid w:val="000F2F61"/>
    <w:rsid w:val="000F3C95"/>
    <w:rsid w:val="000F3ED9"/>
    <w:rsid w:val="000F41A1"/>
    <w:rsid w:val="000F470E"/>
    <w:rsid w:val="000F5D62"/>
    <w:rsid w:val="000F5FA4"/>
    <w:rsid w:val="000F60CF"/>
    <w:rsid w:val="000F67BB"/>
    <w:rsid w:val="000F6955"/>
    <w:rsid w:val="000F6D89"/>
    <w:rsid w:val="000F7B9A"/>
    <w:rsid w:val="00101299"/>
    <w:rsid w:val="00101676"/>
    <w:rsid w:val="00101A7C"/>
    <w:rsid w:val="00102287"/>
    <w:rsid w:val="00104551"/>
    <w:rsid w:val="00104ADC"/>
    <w:rsid w:val="0010556E"/>
    <w:rsid w:val="00106830"/>
    <w:rsid w:val="00106CBF"/>
    <w:rsid w:val="00107E9D"/>
    <w:rsid w:val="00107F36"/>
    <w:rsid w:val="0011069D"/>
    <w:rsid w:val="001107DE"/>
    <w:rsid w:val="001111FA"/>
    <w:rsid w:val="001116D2"/>
    <w:rsid w:val="00111786"/>
    <w:rsid w:val="001117CC"/>
    <w:rsid w:val="00111873"/>
    <w:rsid w:val="00113BC3"/>
    <w:rsid w:val="00114A45"/>
    <w:rsid w:val="00114F21"/>
    <w:rsid w:val="00115CC7"/>
    <w:rsid w:val="00116000"/>
    <w:rsid w:val="001161C1"/>
    <w:rsid w:val="00116989"/>
    <w:rsid w:val="00117487"/>
    <w:rsid w:val="001209C5"/>
    <w:rsid w:val="001210D4"/>
    <w:rsid w:val="00124418"/>
    <w:rsid w:val="00125EF3"/>
    <w:rsid w:val="00126027"/>
    <w:rsid w:val="0012744D"/>
    <w:rsid w:val="0013017B"/>
    <w:rsid w:val="0013131E"/>
    <w:rsid w:val="0013179E"/>
    <w:rsid w:val="00131EFE"/>
    <w:rsid w:val="001322EE"/>
    <w:rsid w:val="001338BA"/>
    <w:rsid w:val="00135CEB"/>
    <w:rsid w:val="001360AB"/>
    <w:rsid w:val="00136328"/>
    <w:rsid w:val="0013787E"/>
    <w:rsid w:val="00137A14"/>
    <w:rsid w:val="001419A1"/>
    <w:rsid w:val="00143121"/>
    <w:rsid w:val="00143AC6"/>
    <w:rsid w:val="00144337"/>
    <w:rsid w:val="00144F77"/>
    <w:rsid w:val="001450DB"/>
    <w:rsid w:val="0014536F"/>
    <w:rsid w:val="00146FAD"/>
    <w:rsid w:val="00147795"/>
    <w:rsid w:val="00147B4C"/>
    <w:rsid w:val="001506EA"/>
    <w:rsid w:val="00150AFF"/>
    <w:rsid w:val="001512C1"/>
    <w:rsid w:val="00151BEF"/>
    <w:rsid w:val="00152483"/>
    <w:rsid w:val="001524E2"/>
    <w:rsid w:val="001524F3"/>
    <w:rsid w:val="001526B7"/>
    <w:rsid w:val="0015328F"/>
    <w:rsid w:val="00153CAC"/>
    <w:rsid w:val="00154920"/>
    <w:rsid w:val="00154B4A"/>
    <w:rsid w:val="00155581"/>
    <w:rsid w:val="00156157"/>
    <w:rsid w:val="001563C2"/>
    <w:rsid w:val="00156FFF"/>
    <w:rsid w:val="00157E2F"/>
    <w:rsid w:val="00161B0C"/>
    <w:rsid w:val="00161B2D"/>
    <w:rsid w:val="00162AF9"/>
    <w:rsid w:val="00163BF3"/>
    <w:rsid w:val="00166B75"/>
    <w:rsid w:val="00166EC5"/>
    <w:rsid w:val="00170187"/>
    <w:rsid w:val="00170B20"/>
    <w:rsid w:val="00172A27"/>
    <w:rsid w:val="00173097"/>
    <w:rsid w:val="001734C8"/>
    <w:rsid w:val="00173737"/>
    <w:rsid w:val="00176DF9"/>
    <w:rsid w:val="00177943"/>
    <w:rsid w:val="00177AD5"/>
    <w:rsid w:val="00177F60"/>
    <w:rsid w:val="00181113"/>
    <w:rsid w:val="00181199"/>
    <w:rsid w:val="001815FE"/>
    <w:rsid w:val="001826F0"/>
    <w:rsid w:val="00182EDE"/>
    <w:rsid w:val="0018322C"/>
    <w:rsid w:val="001832CD"/>
    <w:rsid w:val="0018465B"/>
    <w:rsid w:val="00184EB1"/>
    <w:rsid w:val="001855DF"/>
    <w:rsid w:val="0018596B"/>
    <w:rsid w:val="00185F6C"/>
    <w:rsid w:val="0018603B"/>
    <w:rsid w:val="001866F9"/>
    <w:rsid w:val="0018677E"/>
    <w:rsid w:val="00186B3A"/>
    <w:rsid w:val="00186DFF"/>
    <w:rsid w:val="001872C2"/>
    <w:rsid w:val="00187946"/>
    <w:rsid w:val="00190B51"/>
    <w:rsid w:val="001950D2"/>
    <w:rsid w:val="001953E7"/>
    <w:rsid w:val="00195F44"/>
    <w:rsid w:val="00197C3A"/>
    <w:rsid w:val="001A087E"/>
    <w:rsid w:val="001A1365"/>
    <w:rsid w:val="001A2458"/>
    <w:rsid w:val="001A32F3"/>
    <w:rsid w:val="001A439D"/>
    <w:rsid w:val="001A47F2"/>
    <w:rsid w:val="001A524E"/>
    <w:rsid w:val="001A60BF"/>
    <w:rsid w:val="001A66FD"/>
    <w:rsid w:val="001A6978"/>
    <w:rsid w:val="001A721E"/>
    <w:rsid w:val="001A7786"/>
    <w:rsid w:val="001A7A88"/>
    <w:rsid w:val="001A7C1D"/>
    <w:rsid w:val="001B2ED6"/>
    <w:rsid w:val="001B3737"/>
    <w:rsid w:val="001B41ED"/>
    <w:rsid w:val="001B42DD"/>
    <w:rsid w:val="001B5861"/>
    <w:rsid w:val="001B6260"/>
    <w:rsid w:val="001B647C"/>
    <w:rsid w:val="001B6FF8"/>
    <w:rsid w:val="001C0B24"/>
    <w:rsid w:val="001C1692"/>
    <w:rsid w:val="001C1BBB"/>
    <w:rsid w:val="001C2D84"/>
    <w:rsid w:val="001C2E77"/>
    <w:rsid w:val="001C309D"/>
    <w:rsid w:val="001C30AB"/>
    <w:rsid w:val="001C387E"/>
    <w:rsid w:val="001C43AD"/>
    <w:rsid w:val="001C503D"/>
    <w:rsid w:val="001C5D7D"/>
    <w:rsid w:val="001D1537"/>
    <w:rsid w:val="001D1FAF"/>
    <w:rsid w:val="001D3568"/>
    <w:rsid w:val="001D3A92"/>
    <w:rsid w:val="001D464A"/>
    <w:rsid w:val="001D51EA"/>
    <w:rsid w:val="001D7FE1"/>
    <w:rsid w:val="001E1FC8"/>
    <w:rsid w:val="001E338A"/>
    <w:rsid w:val="001E3519"/>
    <w:rsid w:val="001E62FB"/>
    <w:rsid w:val="001E7E7F"/>
    <w:rsid w:val="001F06B4"/>
    <w:rsid w:val="001F1970"/>
    <w:rsid w:val="001F293D"/>
    <w:rsid w:val="001F2E34"/>
    <w:rsid w:val="001F2EBB"/>
    <w:rsid w:val="001F368F"/>
    <w:rsid w:val="001F4ECD"/>
    <w:rsid w:val="001F4FB1"/>
    <w:rsid w:val="001F5313"/>
    <w:rsid w:val="001F5EFA"/>
    <w:rsid w:val="001F6B4F"/>
    <w:rsid w:val="001F72AD"/>
    <w:rsid w:val="001F7C6B"/>
    <w:rsid w:val="001F7CCC"/>
    <w:rsid w:val="0020094A"/>
    <w:rsid w:val="00201408"/>
    <w:rsid w:val="00201B74"/>
    <w:rsid w:val="00202AA4"/>
    <w:rsid w:val="00203332"/>
    <w:rsid w:val="00203395"/>
    <w:rsid w:val="002033C1"/>
    <w:rsid w:val="00204077"/>
    <w:rsid w:val="00205991"/>
    <w:rsid w:val="00205B0A"/>
    <w:rsid w:val="00205D36"/>
    <w:rsid w:val="0020620A"/>
    <w:rsid w:val="00206DA1"/>
    <w:rsid w:val="0020733D"/>
    <w:rsid w:val="00207622"/>
    <w:rsid w:val="002102EB"/>
    <w:rsid w:val="00210874"/>
    <w:rsid w:val="00211C43"/>
    <w:rsid w:val="00212438"/>
    <w:rsid w:val="00212EB0"/>
    <w:rsid w:val="002135A3"/>
    <w:rsid w:val="002138D6"/>
    <w:rsid w:val="002140CB"/>
    <w:rsid w:val="0021524B"/>
    <w:rsid w:val="00215A60"/>
    <w:rsid w:val="00216759"/>
    <w:rsid w:val="00217054"/>
    <w:rsid w:val="002171EE"/>
    <w:rsid w:val="002200BC"/>
    <w:rsid w:val="00220F6F"/>
    <w:rsid w:val="002218DF"/>
    <w:rsid w:val="00221BC9"/>
    <w:rsid w:val="00223E46"/>
    <w:rsid w:val="00225818"/>
    <w:rsid w:val="00225B73"/>
    <w:rsid w:val="00225B7D"/>
    <w:rsid w:val="00225FDC"/>
    <w:rsid w:val="002268ED"/>
    <w:rsid w:val="0022747D"/>
    <w:rsid w:val="002300EE"/>
    <w:rsid w:val="00230F11"/>
    <w:rsid w:val="00231058"/>
    <w:rsid w:val="0023281E"/>
    <w:rsid w:val="0023304B"/>
    <w:rsid w:val="00233775"/>
    <w:rsid w:val="00234B9F"/>
    <w:rsid w:val="002362AE"/>
    <w:rsid w:val="002362C6"/>
    <w:rsid w:val="0023778E"/>
    <w:rsid w:val="00241454"/>
    <w:rsid w:val="002445D8"/>
    <w:rsid w:val="002449A7"/>
    <w:rsid w:val="00244D2D"/>
    <w:rsid w:val="00246D9F"/>
    <w:rsid w:val="00247223"/>
    <w:rsid w:val="00247BEA"/>
    <w:rsid w:val="00250BA1"/>
    <w:rsid w:val="00251613"/>
    <w:rsid w:val="00252E78"/>
    <w:rsid w:val="002539F7"/>
    <w:rsid w:val="00253CAE"/>
    <w:rsid w:val="002540CB"/>
    <w:rsid w:val="002540F3"/>
    <w:rsid w:val="00254226"/>
    <w:rsid w:val="0025504A"/>
    <w:rsid w:val="002563ED"/>
    <w:rsid w:val="0025676D"/>
    <w:rsid w:val="00256AB3"/>
    <w:rsid w:val="00257FD6"/>
    <w:rsid w:val="002600E2"/>
    <w:rsid w:val="0026207F"/>
    <w:rsid w:val="002630A6"/>
    <w:rsid w:val="00265F49"/>
    <w:rsid w:val="002673DC"/>
    <w:rsid w:val="00267C26"/>
    <w:rsid w:val="00267CF9"/>
    <w:rsid w:val="00267F66"/>
    <w:rsid w:val="00270258"/>
    <w:rsid w:val="002705FE"/>
    <w:rsid w:val="00270FDF"/>
    <w:rsid w:val="00271494"/>
    <w:rsid w:val="0027178F"/>
    <w:rsid w:val="002717BE"/>
    <w:rsid w:val="00271871"/>
    <w:rsid w:val="00272DE8"/>
    <w:rsid w:val="00274130"/>
    <w:rsid w:val="0027576D"/>
    <w:rsid w:val="00275949"/>
    <w:rsid w:val="00276DBC"/>
    <w:rsid w:val="00277B33"/>
    <w:rsid w:val="002804CC"/>
    <w:rsid w:val="00280F81"/>
    <w:rsid w:val="00281517"/>
    <w:rsid w:val="002816B8"/>
    <w:rsid w:val="00282FEE"/>
    <w:rsid w:val="00283560"/>
    <w:rsid w:val="00283EE5"/>
    <w:rsid w:val="0028456B"/>
    <w:rsid w:val="00285760"/>
    <w:rsid w:val="00286828"/>
    <w:rsid w:val="0028738B"/>
    <w:rsid w:val="00287CF8"/>
    <w:rsid w:val="0029013F"/>
    <w:rsid w:val="0029076E"/>
    <w:rsid w:val="0029261C"/>
    <w:rsid w:val="002928C3"/>
    <w:rsid w:val="002928DE"/>
    <w:rsid w:val="00294AA2"/>
    <w:rsid w:val="002A1235"/>
    <w:rsid w:val="002A1E9F"/>
    <w:rsid w:val="002A298E"/>
    <w:rsid w:val="002A29C4"/>
    <w:rsid w:val="002A2CAB"/>
    <w:rsid w:val="002A37CC"/>
    <w:rsid w:val="002A7736"/>
    <w:rsid w:val="002A7F9E"/>
    <w:rsid w:val="002B0479"/>
    <w:rsid w:val="002B0D53"/>
    <w:rsid w:val="002B18E5"/>
    <w:rsid w:val="002B270F"/>
    <w:rsid w:val="002B278F"/>
    <w:rsid w:val="002B2B94"/>
    <w:rsid w:val="002B2D90"/>
    <w:rsid w:val="002B3525"/>
    <w:rsid w:val="002B3D79"/>
    <w:rsid w:val="002B4B80"/>
    <w:rsid w:val="002B5D8C"/>
    <w:rsid w:val="002B7936"/>
    <w:rsid w:val="002B7F6D"/>
    <w:rsid w:val="002C1FC3"/>
    <w:rsid w:val="002C2120"/>
    <w:rsid w:val="002C2533"/>
    <w:rsid w:val="002C2C0E"/>
    <w:rsid w:val="002C3B30"/>
    <w:rsid w:val="002C3FD0"/>
    <w:rsid w:val="002C4657"/>
    <w:rsid w:val="002C4A56"/>
    <w:rsid w:val="002C4E86"/>
    <w:rsid w:val="002C7BD3"/>
    <w:rsid w:val="002D07DD"/>
    <w:rsid w:val="002D3130"/>
    <w:rsid w:val="002D37D3"/>
    <w:rsid w:val="002D4A44"/>
    <w:rsid w:val="002D6D7F"/>
    <w:rsid w:val="002D7EDE"/>
    <w:rsid w:val="002E018E"/>
    <w:rsid w:val="002E062D"/>
    <w:rsid w:val="002E0C64"/>
    <w:rsid w:val="002E0DAA"/>
    <w:rsid w:val="002E13E5"/>
    <w:rsid w:val="002E144E"/>
    <w:rsid w:val="002E1C98"/>
    <w:rsid w:val="002E3A23"/>
    <w:rsid w:val="002E43A1"/>
    <w:rsid w:val="002F011C"/>
    <w:rsid w:val="002F0EC5"/>
    <w:rsid w:val="002F17BD"/>
    <w:rsid w:val="002F23C6"/>
    <w:rsid w:val="002F2A1E"/>
    <w:rsid w:val="002F3167"/>
    <w:rsid w:val="002F3B4E"/>
    <w:rsid w:val="002F51C2"/>
    <w:rsid w:val="002F51C3"/>
    <w:rsid w:val="002F55C7"/>
    <w:rsid w:val="002F5E98"/>
    <w:rsid w:val="00304AA9"/>
    <w:rsid w:val="00305D13"/>
    <w:rsid w:val="00306068"/>
    <w:rsid w:val="0030628D"/>
    <w:rsid w:val="0031011C"/>
    <w:rsid w:val="00310CFA"/>
    <w:rsid w:val="00311A22"/>
    <w:rsid w:val="00312154"/>
    <w:rsid w:val="00312DCB"/>
    <w:rsid w:val="00314845"/>
    <w:rsid w:val="00314A0A"/>
    <w:rsid w:val="0031525B"/>
    <w:rsid w:val="00315428"/>
    <w:rsid w:val="003160E4"/>
    <w:rsid w:val="003172D7"/>
    <w:rsid w:val="003179B1"/>
    <w:rsid w:val="00317D99"/>
    <w:rsid w:val="00320ADA"/>
    <w:rsid w:val="0032179D"/>
    <w:rsid w:val="00321D70"/>
    <w:rsid w:val="003228B6"/>
    <w:rsid w:val="003228DA"/>
    <w:rsid w:val="00322D6A"/>
    <w:rsid w:val="00324CAB"/>
    <w:rsid w:val="003258C5"/>
    <w:rsid w:val="00325C8D"/>
    <w:rsid w:val="0032776B"/>
    <w:rsid w:val="00327B79"/>
    <w:rsid w:val="00327D72"/>
    <w:rsid w:val="0033168E"/>
    <w:rsid w:val="00331846"/>
    <w:rsid w:val="00331E47"/>
    <w:rsid w:val="003325C9"/>
    <w:rsid w:val="00333500"/>
    <w:rsid w:val="00333A81"/>
    <w:rsid w:val="00335A44"/>
    <w:rsid w:val="00336FC4"/>
    <w:rsid w:val="00337983"/>
    <w:rsid w:val="00337FDA"/>
    <w:rsid w:val="00340A54"/>
    <w:rsid w:val="00340C76"/>
    <w:rsid w:val="00340DD0"/>
    <w:rsid w:val="00341123"/>
    <w:rsid w:val="00341883"/>
    <w:rsid w:val="00342332"/>
    <w:rsid w:val="0034244C"/>
    <w:rsid w:val="00342ED3"/>
    <w:rsid w:val="0034300A"/>
    <w:rsid w:val="00345186"/>
    <w:rsid w:val="00347336"/>
    <w:rsid w:val="00347996"/>
    <w:rsid w:val="003508A0"/>
    <w:rsid w:val="003514F7"/>
    <w:rsid w:val="00352895"/>
    <w:rsid w:val="003544AC"/>
    <w:rsid w:val="00354637"/>
    <w:rsid w:val="00354881"/>
    <w:rsid w:val="00354AE2"/>
    <w:rsid w:val="00354D17"/>
    <w:rsid w:val="00356795"/>
    <w:rsid w:val="00356B95"/>
    <w:rsid w:val="0036009C"/>
    <w:rsid w:val="003607DC"/>
    <w:rsid w:val="00361A1F"/>
    <w:rsid w:val="00362D64"/>
    <w:rsid w:val="00363346"/>
    <w:rsid w:val="00363F56"/>
    <w:rsid w:val="00364132"/>
    <w:rsid w:val="0036478F"/>
    <w:rsid w:val="003647F3"/>
    <w:rsid w:val="00364D9D"/>
    <w:rsid w:val="00364FF5"/>
    <w:rsid w:val="00366F5F"/>
    <w:rsid w:val="00367C72"/>
    <w:rsid w:val="00370750"/>
    <w:rsid w:val="00370E41"/>
    <w:rsid w:val="003710B4"/>
    <w:rsid w:val="0037368A"/>
    <w:rsid w:val="00373A84"/>
    <w:rsid w:val="00373AEF"/>
    <w:rsid w:val="0037484B"/>
    <w:rsid w:val="0037517B"/>
    <w:rsid w:val="0037597C"/>
    <w:rsid w:val="00375D9A"/>
    <w:rsid w:val="00376162"/>
    <w:rsid w:val="003766B2"/>
    <w:rsid w:val="003806C6"/>
    <w:rsid w:val="00380C3F"/>
    <w:rsid w:val="0038146D"/>
    <w:rsid w:val="00381B57"/>
    <w:rsid w:val="003825C7"/>
    <w:rsid w:val="00382666"/>
    <w:rsid w:val="003832FE"/>
    <w:rsid w:val="00383493"/>
    <w:rsid w:val="003834EB"/>
    <w:rsid w:val="00383792"/>
    <w:rsid w:val="00383870"/>
    <w:rsid w:val="003840D8"/>
    <w:rsid w:val="0038493E"/>
    <w:rsid w:val="0038590A"/>
    <w:rsid w:val="00387282"/>
    <w:rsid w:val="003879C2"/>
    <w:rsid w:val="0039103A"/>
    <w:rsid w:val="00391766"/>
    <w:rsid w:val="00392013"/>
    <w:rsid w:val="00392858"/>
    <w:rsid w:val="0039337F"/>
    <w:rsid w:val="0039362C"/>
    <w:rsid w:val="003956EE"/>
    <w:rsid w:val="0039571C"/>
    <w:rsid w:val="00396182"/>
    <w:rsid w:val="003961D2"/>
    <w:rsid w:val="00396BD4"/>
    <w:rsid w:val="003978A4"/>
    <w:rsid w:val="003A05EC"/>
    <w:rsid w:val="003A1A7B"/>
    <w:rsid w:val="003A2B6C"/>
    <w:rsid w:val="003A2FF8"/>
    <w:rsid w:val="003A3EBF"/>
    <w:rsid w:val="003A43CA"/>
    <w:rsid w:val="003A53BE"/>
    <w:rsid w:val="003A68A8"/>
    <w:rsid w:val="003A69F8"/>
    <w:rsid w:val="003A6A42"/>
    <w:rsid w:val="003A6E20"/>
    <w:rsid w:val="003A7CB5"/>
    <w:rsid w:val="003A7EC5"/>
    <w:rsid w:val="003B0F2C"/>
    <w:rsid w:val="003B25A3"/>
    <w:rsid w:val="003B28C1"/>
    <w:rsid w:val="003B2ED7"/>
    <w:rsid w:val="003B5DA5"/>
    <w:rsid w:val="003B6685"/>
    <w:rsid w:val="003B6B28"/>
    <w:rsid w:val="003B6C4C"/>
    <w:rsid w:val="003B7268"/>
    <w:rsid w:val="003C05DF"/>
    <w:rsid w:val="003C1014"/>
    <w:rsid w:val="003C13BD"/>
    <w:rsid w:val="003C1884"/>
    <w:rsid w:val="003C1E51"/>
    <w:rsid w:val="003C2050"/>
    <w:rsid w:val="003C280A"/>
    <w:rsid w:val="003C2BB4"/>
    <w:rsid w:val="003C35C7"/>
    <w:rsid w:val="003C3695"/>
    <w:rsid w:val="003C3C45"/>
    <w:rsid w:val="003C487C"/>
    <w:rsid w:val="003C4D91"/>
    <w:rsid w:val="003C5BE9"/>
    <w:rsid w:val="003C6471"/>
    <w:rsid w:val="003C648B"/>
    <w:rsid w:val="003C77D2"/>
    <w:rsid w:val="003C7C0A"/>
    <w:rsid w:val="003D070E"/>
    <w:rsid w:val="003D078C"/>
    <w:rsid w:val="003D20CB"/>
    <w:rsid w:val="003D2695"/>
    <w:rsid w:val="003D2873"/>
    <w:rsid w:val="003D28F7"/>
    <w:rsid w:val="003D2C17"/>
    <w:rsid w:val="003D480F"/>
    <w:rsid w:val="003D6314"/>
    <w:rsid w:val="003D725D"/>
    <w:rsid w:val="003D790F"/>
    <w:rsid w:val="003E02BA"/>
    <w:rsid w:val="003E157B"/>
    <w:rsid w:val="003E16F2"/>
    <w:rsid w:val="003E174F"/>
    <w:rsid w:val="003E2739"/>
    <w:rsid w:val="003E2865"/>
    <w:rsid w:val="003E34B6"/>
    <w:rsid w:val="003E3746"/>
    <w:rsid w:val="003E4246"/>
    <w:rsid w:val="003E5272"/>
    <w:rsid w:val="003E52E9"/>
    <w:rsid w:val="003E545D"/>
    <w:rsid w:val="003E5CE2"/>
    <w:rsid w:val="003E61DF"/>
    <w:rsid w:val="003E6869"/>
    <w:rsid w:val="003E7681"/>
    <w:rsid w:val="003F0CD7"/>
    <w:rsid w:val="003F12FC"/>
    <w:rsid w:val="003F302D"/>
    <w:rsid w:val="003F45A8"/>
    <w:rsid w:val="003F6480"/>
    <w:rsid w:val="003F6843"/>
    <w:rsid w:val="003F71D0"/>
    <w:rsid w:val="003F74AB"/>
    <w:rsid w:val="00400687"/>
    <w:rsid w:val="00401A94"/>
    <w:rsid w:val="00401DC6"/>
    <w:rsid w:val="004051BF"/>
    <w:rsid w:val="00405596"/>
    <w:rsid w:val="004056C1"/>
    <w:rsid w:val="004057CD"/>
    <w:rsid w:val="00405931"/>
    <w:rsid w:val="00405B8F"/>
    <w:rsid w:val="00405DE1"/>
    <w:rsid w:val="004069EB"/>
    <w:rsid w:val="00411766"/>
    <w:rsid w:val="0041182B"/>
    <w:rsid w:val="00411CF7"/>
    <w:rsid w:val="00413050"/>
    <w:rsid w:val="00413730"/>
    <w:rsid w:val="0041379A"/>
    <w:rsid w:val="00413CAE"/>
    <w:rsid w:val="004145F6"/>
    <w:rsid w:val="00415238"/>
    <w:rsid w:val="004153C3"/>
    <w:rsid w:val="0041582B"/>
    <w:rsid w:val="004158BB"/>
    <w:rsid w:val="00416270"/>
    <w:rsid w:val="00416397"/>
    <w:rsid w:val="00417670"/>
    <w:rsid w:val="00420941"/>
    <w:rsid w:val="00421AF1"/>
    <w:rsid w:val="00421B0F"/>
    <w:rsid w:val="00422177"/>
    <w:rsid w:val="004226E3"/>
    <w:rsid w:val="004259F2"/>
    <w:rsid w:val="00425A06"/>
    <w:rsid w:val="00425D6E"/>
    <w:rsid w:val="0042639F"/>
    <w:rsid w:val="004308A4"/>
    <w:rsid w:val="00432A88"/>
    <w:rsid w:val="00432A92"/>
    <w:rsid w:val="00435EBF"/>
    <w:rsid w:val="0043653F"/>
    <w:rsid w:val="00436694"/>
    <w:rsid w:val="0043762E"/>
    <w:rsid w:val="00437F2A"/>
    <w:rsid w:val="00440670"/>
    <w:rsid w:val="0044176B"/>
    <w:rsid w:val="00442070"/>
    <w:rsid w:val="004428E5"/>
    <w:rsid w:val="00443D81"/>
    <w:rsid w:val="004445A4"/>
    <w:rsid w:val="00444A11"/>
    <w:rsid w:val="00444E9A"/>
    <w:rsid w:val="00444F85"/>
    <w:rsid w:val="004453E3"/>
    <w:rsid w:val="004459BF"/>
    <w:rsid w:val="00445F29"/>
    <w:rsid w:val="00446D2A"/>
    <w:rsid w:val="00446DED"/>
    <w:rsid w:val="00446E31"/>
    <w:rsid w:val="00446EC6"/>
    <w:rsid w:val="004471E2"/>
    <w:rsid w:val="004507EF"/>
    <w:rsid w:val="00453927"/>
    <w:rsid w:val="004539F2"/>
    <w:rsid w:val="00454EA2"/>
    <w:rsid w:val="00455BB1"/>
    <w:rsid w:val="0045626D"/>
    <w:rsid w:val="0045657B"/>
    <w:rsid w:val="0046004D"/>
    <w:rsid w:val="00460471"/>
    <w:rsid w:val="00460A39"/>
    <w:rsid w:val="00460F28"/>
    <w:rsid w:val="00461D11"/>
    <w:rsid w:val="0046246C"/>
    <w:rsid w:val="0046275B"/>
    <w:rsid w:val="00463C53"/>
    <w:rsid w:val="00463E0E"/>
    <w:rsid w:val="00463F4A"/>
    <w:rsid w:val="00464E6F"/>
    <w:rsid w:val="00470C42"/>
    <w:rsid w:val="00471AD2"/>
    <w:rsid w:val="00471E91"/>
    <w:rsid w:val="00472C3E"/>
    <w:rsid w:val="0047359D"/>
    <w:rsid w:val="004737E7"/>
    <w:rsid w:val="004745AD"/>
    <w:rsid w:val="004772BD"/>
    <w:rsid w:val="00477FF9"/>
    <w:rsid w:val="00483AA0"/>
    <w:rsid w:val="00484146"/>
    <w:rsid w:val="004842DF"/>
    <w:rsid w:val="00484E87"/>
    <w:rsid w:val="00485F68"/>
    <w:rsid w:val="00486CC7"/>
    <w:rsid w:val="00487150"/>
    <w:rsid w:val="00490B86"/>
    <w:rsid w:val="00491B96"/>
    <w:rsid w:val="00493026"/>
    <w:rsid w:val="00494307"/>
    <w:rsid w:val="0049455A"/>
    <w:rsid w:val="00494567"/>
    <w:rsid w:val="00494861"/>
    <w:rsid w:val="004978F9"/>
    <w:rsid w:val="004979F5"/>
    <w:rsid w:val="00497DD6"/>
    <w:rsid w:val="00497F73"/>
    <w:rsid w:val="004A0BCA"/>
    <w:rsid w:val="004A0FAC"/>
    <w:rsid w:val="004A272B"/>
    <w:rsid w:val="004A35EB"/>
    <w:rsid w:val="004A3AA8"/>
    <w:rsid w:val="004A4AF7"/>
    <w:rsid w:val="004A56A0"/>
    <w:rsid w:val="004A589E"/>
    <w:rsid w:val="004A5E9D"/>
    <w:rsid w:val="004A6277"/>
    <w:rsid w:val="004A66E7"/>
    <w:rsid w:val="004A7222"/>
    <w:rsid w:val="004B1593"/>
    <w:rsid w:val="004B26D3"/>
    <w:rsid w:val="004B3744"/>
    <w:rsid w:val="004B3AA8"/>
    <w:rsid w:val="004B3EEB"/>
    <w:rsid w:val="004B4805"/>
    <w:rsid w:val="004B4DBB"/>
    <w:rsid w:val="004B5700"/>
    <w:rsid w:val="004B5A56"/>
    <w:rsid w:val="004B6863"/>
    <w:rsid w:val="004B68A2"/>
    <w:rsid w:val="004B76A3"/>
    <w:rsid w:val="004B7888"/>
    <w:rsid w:val="004C141D"/>
    <w:rsid w:val="004C2BA9"/>
    <w:rsid w:val="004C47CA"/>
    <w:rsid w:val="004C4890"/>
    <w:rsid w:val="004C5265"/>
    <w:rsid w:val="004C58EA"/>
    <w:rsid w:val="004C5B17"/>
    <w:rsid w:val="004C6B60"/>
    <w:rsid w:val="004D0108"/>
    <w:rsid w:val="004D0C49"/>
    <w:rsid w:val="004D0CB2"/>
    <w:rsid w:val="004D10FB"/>
    <w:rsid w:val="004D1BB1"/>
    <w:rsid w:val="004D22FC"/>
    <w:rsid w:val="004D2431"/>
    <w:rsid w:val="004D2436"/>
    <w:rsid w:val="004D2462"/>
    <w:rsid w:val="004D3DF3"/>
    <w:rsid w:val="004D576D"/>
    <w:rsid w:val="004D646E"/>
    <w:rsid w:val="004D6C19"/>
    <w:rsid w:val="004D76C6"/>
    <w:rsid w:val="004D7BE8"/>
    <w:rsid w:val="004D7FBA"/>
    <w:rsid w:val="004E024C"/>
    <w:rsid w:val="004E0285"/>
    <w:rsid w:val="004E0E60"/>
    <w:rsid w:val="004E169A"/>
    <w:rsid w:val="004E199B"/>
    <w:rsid w:val="004E205F"/>
    <w:rsid w:val="004E32FA"/>
    <w:rsid w:val="004E352A"/>
    <w:rsid w:val="004E3693"/>
    <w:rsid w:val="004E40F7"/>
    <w:rsid w:val="004E4D86"/>
    <w:rsid w:val="004E55BB"/>
    <w:rsid w:val="004E59B9"/>
    <w:rsid w:val="004E6DBA"/>
    <w:rsid w:val="004E7078"/>
    <w:rsid w:val="004F0B70"/>
    <w:rsid w:val="004F1558"/>
    <w:rsid w:val="004F1887"/>
    <w:rsid w:val="004F2D4D"/>
    <w:rsid w:val="004F337E"/>
    <w:rsid w:val="004F42BC"/>
    <w:rsid w:val="004F46B7"/>
    <w:rsid w:val="004F4D86"/>
    <w:rsid w:val="004F4F26"/>
    <w:rsid w:val="004F53F3"/>
    <w:rsid w:val="004F5BC3"/>
    <w:rsid w:val="004F5DBA"/>
    <w:rsid w:val="004F64EC"/>
    <w:rsid w:val="004F64F3"/>
    <w:rsid w:val="004F6E4F"/>
    <w:rsid w:val="0050031F"/>
    <w:rsid w:val="005005D0"/>
    <w:rsid w:val="00501CBC"/>
    <w:rsid w:val="00502505"/>
    <w:rsid w:val="0050305C"/>
    <w:rsid w:val="00503458"/>
    <w:rsid w:val="005044B2"/>
    <w:rsid w:val="00505179"/>
    <w:rsid w:val="005051D7"/>
    <w:rsid w:val="005056A1"/>
    <w:rsid w:val="0050714E"/>
    <w:rsid w:val="00507312"/>
    <w:rsid w:val="00510C0E"/>
    <w:rsid w:val="005123E0"/>
    <w:rsid w:val="005127F6"/>
    <w:rsid w:val="0051308C"/>
    <w:rsid w:val="00513517"/>
    <w:rsid w:val="00513824"/>
    <w:rsid w:val="00514D96"/>
    <w:rsid w:val="00516062"/>
    <w:rsid w:val="00516437"/>
    <w:rsid w:val="00516A24"/>
    <w:rsid w:val="00520437"/>
    <w:rsid w:val="005204E6"/>
    <w:rsid w:val="00520F90"/>
    <w:rsid w:val="00521608"/>
    <w:rsid w:val="00522557"/>
    <w:rsid w:val="00523406"/>
    <w:rsid w:val="005246BF"/>
    <w:rsid w:val="0052541E"/>
    <w:rsid w:val="00526C42"/>
    <w:rsid w:val="00530E82"/>
    <w:rsid w:val="00530F70"/>
    <w:rsid w:val="00531003"/>
    <w:rsid w:val="00531100"/>
    <w:rsid w:val="00531496"/>
    <w:rsid w:val="00532F1A"/>
    <w:rsid w:val="00533D91"/>
    <w:rsid w:val="00533FDB"/>
    <w:rsid w:val="005355EE"/>
    <w:rsid w:val="005361E5"/>
    <w:rsid w:val="00536591"/>
    <w:rsid w:val="0053701D"/>
    <w:rsid w:val="0053766F"/>
    <w:rsid w:val="00541A9C"/>
    <w:rsid w:val="00541E51"/>
    <w:rsid w:val="005421AC"/>
    <w:rsid w:val="00542881"/>
    <w:rsid w:val="00542D2F"/>
    <w:rsid w:val="005435BD"/>
    <w:rsid w:val="0054390E"/>
    <w:rsid w:val="0054452A"/>
    <w:rsid w:val="0054468B"/>
    <w:rsid w:val="00546359"/>
    <w:rsid w:val="00546F1E"/>
    <w:rsid w:val="005474D7"/>
    <w:rsid w:val="00547977"/>
    <w:rsid w:val="005501A3"/>
    <w:rsid w:val="00550CE9"/>
    <w:rsid w:val="00551E5F"/>
    <w:rsid w:val="00552856"/>
    <w:rsid w:val="00552928"/>
    <w:rsid w:val="00552AAD"/>
    <w:rsid w:val="00553E1B"/>
    <w:rsid w:val="00553ED1"/>
    <w:rsid w:val="0055429B"/>
    <w:rsid w:val="00554D61"/>
    <w:rsid w:val="00556567"/>
    <w:rsid w:val="0055749B"/>
    <w:rsid w:val="00557D41"/>
    <w:rsid w:val="00560803"/>
    <w:rsid w:val="005609A7"/>
    <w:rsid w:val="00560EEE"/>
    <w:rsid w:val="00561A67"/>
    <w:rsid w:val="00561D11"/>
    <w:rsid w:val="00562095"/>
    <w:rsid w:val="00563147"/>
    <w:rsid w:val="005631AF"/>
    <w:rsid w:val="00563A1F"/>
    <w:rsid w:val="00565CF2"/>
    <w:rsid w:val="00566235"/>
    <w:rsid w:val="00567120"/>
    <w:rsid w:val="0056733D"/>
    <w:rsid w:val="00567C7F"/>
    <w:rsid w:val="00570163"/>
    <w:rsid w:val="00570634"/>
    <w:rsid w:val="005711DE"/>
    <w:rsid w:val="005745B1"/>
    <w:rsid w:val="00575DB2"/>
    <w:rsid w:val="0057657B"/>
    <w:rsid w:val="00576649"/>
    <w:rsid w:val="0058021C"/>
    <w:rsid w:val="0058104E"/>
    <w:rsid w:val="0058228C"/>
    <w:rsid w:val="00582421"/>
    <w:rsid w:val="00582DAE"/>
    <w:rsid w:val="0058554B"/>
    <w:rsid w:val="005866B6"/>
    <w:rsid w:val="00587175"/>
    <w:rsid w:val="00590F8C"/>
    <w:rsid w:val="005921E6"/>
    <w:rsid w:val="00593F9A"/>
    <w:rsid w:val="00594483"/>
    <w:rsid w:val="00594600"/>
    <w:rsid w:val="00595A84"/>
    <w:rsid w:val="005A00D2"/>
    <w:rsid w:val="005A0992"/>
    <w:rsid w:val="005A0A81"/>
    <w:rsid w:val="005A24C8"/>
    <w:rsid w:val="005A5E11"/>
    <w:rsid w:val="005A611D"/>
    <w:rsid w:val="005A6A77"/>
    <w:rsid w:val="005A6E73"/>
    <w:rsid w:val="005B142F"/>
    <w:rsid w:val="005B22D2"/>
    <w:rsid w:val="005B2A9B"/>
    <w:rsid w:val="005B3FB3"/>
    <w:rsid w:val="005B519D"/>
    <w:rsid w:val="005B5695"/>
    <w:rsid w:val="005B5DC3"/>
    <w:rsid w:val="005B7288"/>
    <w:rsid w:val="005B7D71"/>
    <w:rsid w:val="005C00BD"/>
    <w:rsid w:val="005C0955"/>
    <w:rsid w:val="005C38A5"/>
    <w:rsid w:val="005C4B42"/>
    <w:rsid w:val="005C6074"/>
    <w:rsid w:val="005C64E9"/>
    <w:rsid w:val="005C75CC"/>
    <w:rsid w:val="005C7CD9"/>
    <w:rsid w:val="005C7E7D"/>
    <w:rsid w:val="005D282A"/>
    <w:rsid w:val="005D4073"/>
    <w:rsid w:val="005D4AB0"/>
    <w:rsid w:val="005D56C2"/>
    <w:rsid w:val="005D5756"/>
    <w:rsid w:val="005D5C88"/>
    <w:rsid w:val="005D5E2D"/>
    <w:rsid w:val="005D5E4D"/>
    <w:rsid w:val="005D6256"/>
    <w:rsid w:val="005D6FA2"/>
    <w:rsid w:val="005D704D"/>
    <w:rsid w:val="005D77DE"/>
    <w:rsid w:val="005D7ADE"/>
    <w:rsid w:val="005E10D9"/>
    <w:rsid w:val="005E1268"/>
    <w:rsid w:val="005E3D23"/>
    <w:rsid w:val="005E4376"/>
    <w:rsid w:val="005E5857"/>
    <w:rsid w:val="005E5876"/>
    <w:rsid w:val="005E605B"/>
    <w:rsid w:val="005E68CB"/>
    <w:rsid w:val="005E68D9"/>
    <w:rsid w:val="005E7289"/>
    <w:rsid w:val="005E7B4D"/>
    <w:rsid w:val="005F0386"/>
    <w:rsid w:val="005F1085"/>
    <w:rsid w:val="005F1E19"/>
    <w:rsid w:val="005F1FAB"/>
    <w:rsid w:val="005F203E"/>
    <w:rsid w:val="005F2489"/>
    <w:rsid w:val="005F26F2"/>
    <w:rsid w:val="005F3E37"/>
    <w:rsid w:val="005F4EE2"/>
    <w:rsid w:val="005F562D"/>
    <w:rsid w:val="0060209C"/>
    <w:rsid w:val="0060292B"/>
    <w:rsid w:val="00603441"/>
    <w:rsid w:val="006035BC"/>
    <w:rsid w:val="00604EEE"/>
    <w:rsid w:val="00605002"/>
    <w:rsid w:val="006066D2"/>
    <w:rsid w:val="006070FF"/>
    <w:rsid w:val="006075BB"/>
    <w:rsid w:val="00607A25"/>
    <w:rsid w:val="00607A7E"/>
    <w:rsid w:val="00610D1E"/>
    <w:rsid w:val="00610E4B"/>
    <w:rsid w:val="0061173B"/>
    <w:rsid w:val="00612855"/>
    <w:rsid w:val="006135A0"/>
    <w:rsid w:val="00614649"/>
    <w:rsid w:val="00614B7F"/>
    <w:rsid w:val="00615C06"/>
    <w:rsid w:val="00615F64"/>
    <w:rsid w:val="00616541"/>
    <w:rsid w:val="00616955"/>
    <w:rsid w:val="00616CEC"/>
    <w:rsid w:val="00616E00"/>
    <w:rsid w:val="00620C50"/>
    <w:rsid w:val="00620E11"/>
    <w:rsid w:val="00621719"/>
    <w:rsid w:val="006220EF"/>
    <w:rsid w:val="006233ED"/>
    <w:rsid w:val="00623928"/>
    <w:rsid w:val="006245DB"/>
    <w:rsid w:val="006248C9"/>
    <w:rsid w:val="00624FA5"/>
    <w:rsid w:val="006260AF"/>
    <w:rsid w:val="0062645F"/>
    <w:rsid w:val="0062710C"/>
    <w:rsid w:val="00630E1F"/>
    <w:rsid w:val="00632E84"/>
    <w:rsid w:val="006335A8"/>
    <w:rsid w:val="006339EE"/>
    <w:rsid w:val="006347F4"/>
    <w:rsid w:val="006359AB"/>
    <w:rsid w:val="00635A3B"/>
    <w:rsid w:val="00640AEF"/>
    <w:rsid w:val="00641226"/>
    <w:rsid w:val="00641428"/>
    <w:rsid w:val="0064268D"/>
    <w:rsid w:val="006435B8"/>
    <w:rsid w:val="00643B8C"/>
    <w:rsid w:val="00644AAB"/>
    <w:rsid w:val="00644B3A"/>
    <w:rsid w:val="006456B5"/>
    <w:rsid w:val="00645C66"/>
    <w:rsid w:val="00646391"/>
    <w:rsid w:val="00646BAB"/>
    <w:rsid w:val="00647518"/>
    <w:rsid w:val="00647652"/>
    <w:rsid w:val="00647CA0"/>
    <w:rsid w:val="00650374"/>
    <w:rsid w:val="006506F0"/>
    <w:rsid w:val="00650742"/>
    <w:rsid w:val="00651883"/>
    <w:rsid w:val="00651CC0"/>
    <w:rsid w:val="00652DB4"/>
    <w:rsid w:val="0065344B"/>
    <w:rsid w:val="00653BD6"/>
    <w:rsid w:val="00654190"/>
    <w:rsid w:val="006544A4"/>
    <w:rsid w:val="00655409"/>
    <w:rsid w:val="00655558"/>
    <w:rsid w:val="006559F3"/>
    <w:rsid w:val="00657091"/>
    <w:rsid w:val="006579B3"/>
    <w:rsid w:val="00660B06"/>
    <w:rsid w:val="00661F54"/>
    <w:rsid w:val="00662ECE"/>
    <w:rsid w:val="006639AA"/>
    <w:rsid w:val="006650F1"/>
    <w:rsid w:val="0066557E"/>
    <w:rsid w:val="00666486"/>
    <w:rsid w:val="00666549"/>
    <w:rsid w:val="006671FD"/>
    <w:rsid w:val="0067080D"/>
    <w:rsid w:val="00670CD6"/>
    <w:rsid w:val="006713EB"/>
    <w:rsid w:val="0067206E"/>
    <w:rsid w:val="0067290D"/>
    <w:rsid w:val="00672C76"/>
    <w:rsid w:val="00673D8F"/>
    <w:rsid w:val="00674C4C"/>
    <w:rsid w:val="0067534D"/>
    <w:rsid w:val="0067613D"/>
    <w:rsid w:val="00677737"/>
    <w:rsid w:val="006777BD"/>
    <w:rsid w:val="00677884"/>
    <w:rsid w:val="00677E7A"/>
    <w:rsid w:val="00680F2F"/>
    <w:rsid w:val="006820C9"/>
    <w:rsid w:val="0068268E"/>
    <w:rsid w:val="00682C81"/>
    <w:rsid w:val="006833EB"/>
    <w:rsid w:val="006837D9"/>
    <w:rsid w:val="00683E5A"/>
    <w:rsid w:val="00684135"/>
    <w:rsid w:val="00685453"/>
    <w:rsid w:val="0068606B"/>
    <w:rsid w:val="0068662F"/>
    <w:rsid w:val="00686D0A"/>
    <w:rsid w:val="0068782B"/>
    <w:rsid w:val="006878B6"/>
    <w:rsid w:val="00687BEB"/>
    <w:rsid w:val="00690836"/>
    <w:rsid w:val="0069311A"/>
    <w:rsid w:val="00693CFF"/>
    <w:rsid w:val="00694813"/>
    <w:rsid w:val="0069568B"/>
    <w:rsid w:val="00696109"/>
    <w:rsid w:val="00696B9F"/>
    <w:rsid w:val="00696CE4"/>
    <w:rsid w:val="0069748B"/>
    <w:rsid w:val="00697B7E"/>
    <w:rsid w:val="006A01B4"/>
    <w:rsid w:val="006A01E2"/>
    <w:rsid w:val="006A0D0E"/>
    <w:rsid w:val="006A1106"/>
    <w:rsid w:val="006A15D7"/>
    <w:rsid w:val="006A1AAF"/>
    <w:rsid w:val="006A1FB5"/>
    <w:rsid w:val="006A2CBA"/>
    <w:rsid w:val="006A3129"/>
    <w:rsid w:val="006A3140"/>
    <w:rsid w:val="006A4315"/>
    <w:rsid w:val="006A5567"/>
    <w:rsid w:val="006A61E0"/>
    <w:rsid w:val="006A6757"/>
    <w:rsid w:val="006A74DF"/>
    <w:rsid w:val="006B06EC"/>
    <w:rsid w:val="006B10DC"/>
    <w:rsid w:val="006B1D7F"/>
    <w:rsid w:val="006B28BD"/>
    <w:rsid w:val="006B3ED4"/>
    <w:rsid w:val="006B52A2"/>
    <w:rsid w:val="006B5327"/>
    <w:rsid w:val="006B5C5F"/>
    <w:rsid w:val="006B6DF9"/>
    <w:rsid w:val="006B7406"/>
    <w:rsid w:val="006C02CA"/>
    <w:rsid w:val="006C16AD"/>
    <w:rsid w:val="006C310C"/>
    <w:rsid w:val="006C3C59"/>
    <w:rsid w:val="006C47AC"/>
    <w:rsid w:val="006C4D6D"/>
    <w:rsid w:val="006C540F"/>
    <w:rsid w:val="006C57E3"/>
    <w:rsid w:val="006C5B23"/>
    <w:rsid w:val="006C62F5"/>
    <w:rsid w:val="006C6BD8"/>
    <w:rsid w:val="006C73FB"/>
    <w:rsid w:val="006C7657"/>
    <w:rsid w:val="006D0A1C"/>
    <w:rsid w:val="006D1944"/>
    <w:rsid w:val="006D3ACF"/>
    <w:rsid w:val="006D4516"/>
    <w:rsid w:val="006D4CB4"/>
    <w:rsid w:val="006D6C48"/>
    <w:rsid w:val="006E06B0"/>
    <w:rsid w:val="006E0E62"/>
    <w:rsid w:val="006E0E86"/>
    <w:rsid w:val="006E18CA"/>
    <w:rsid w:val="006E346E"/>
    <w:rsid w:val="006E3E0C"/>
    <w:rsid w:val="006E450F"/>
    <w:rsid w:val="006E4FEC"/>
    <w:rsid w:val="006E6858"/>
    <w:rsid w:val="006E6C0D"/>
    <w:rsid w:val="006E6D40"/>
    <w:rsid w:val="006E6DD1"/>
    <w:rsid w:val="006E72BC"/>
    <w:rsid w:val="006E74FA"/>
    <w:rsid w:val="006E7E1B"/>
    <w:rsid w:val="006F02AA"/>
    <w:rsid w:val="006F111E"/>
    <w:rsid w:val="006F128F"/>
    <w:rsid w:val="006F22E4"/>
    <w:rsid w:val="006F246A"/>
    <w:rsid w:val="006F2640"/>
    <w:rsid w:val="006F26DC"/>
    <w:rsid w:val="006F3655"/>
    <w:rsid w:val="006F4288"/>
    <w:rsid w:val="006F5F75"/>
    <w:rsid w:val="006F6E11"/>
    <w:rsid w:val="006F74DD"/>
    <w:rsid w:val="006F7F4D"/>
    <w:rsid w:val="00700803"/>
    <w:rsid w:val="007009F1"/>
    <w:rsid w:val="00700EBD"/>
    <w:rsid w:val="00701490"/>
    <w:rsid w:val="0070179B"/>
    <w:rsid w:val="0070288C"/>
    <w:rsid w:val="00703203"/>
    <w:rsid w:val="00703BC8"/>
    <w:rsid w:val="00705786"/>
    <w:rsid w:val="00705804"/>
    <w:rsid w:val="0070630D"/>
    <w:rsid w:val="00706933"/>
    <w:rsid w:val="00706E7D"/>
    <w:rsid w:val="007079E9"/>
    <w:rsid w:val="007108EF"/>
    <w:rsid w:val="00711BE9"/>
    <w:rsid w:val="00712404"/>
    <w:rsid w:val="0071374C"/>
    <w:rsid w:val="0071531B"/>
    <w:rsid w:val="00715BB0"/>
    <w:rsid w:val="00715F2C"/>
    <w:rsid w:val="00716CBA"/>
    <w:rsid w:val="00716EAE"/>
    <w:rsid w:val="0071756C"/>
    <w:rsid w:val="00720038"/>
    <w:rsid w:val="0072003A"/>
    <w:rsid w:val="0072004B"/>
    <w:rsid w:val="00721FF0"/>
    <w:rsid w:val="0072230B"/>
    <w:rsid w:val="00723BEF"/>
    <w:rsid w:val="00723C1A"/>
    <w:rsid w:val="00724468"/>
    <w:rsid w:val="00724B2C"/>
    <w:rsid w:val="00726138"/>
    <w:rsid w:val="00727F12"/>
    <w:rsid w:val="00730312"/>
    <w:rsid w:val="00730EEA"/>
    <w:rsid w:val="007310E4"/>
    <w:rsid w:val="00731AE8"/>
    <w:rsid w:val="00731E7E"/>
    <w:rsid w:val="00734353"/>
    <w:rsid w:val="00734837"/>
    <w:rsid w:val="00734AE8"/>
    <w:rsid w:val="00736F0C"/>
    <w:rsid w:val="0074103A"/>
    <w:rsid w:val="007410CA"/>
    <w:rsid w:val="007410CB"/>
    <w:rsid w:val="00741109"/>
    <w:rsid w:val="00743004"/>
    <w:rsid w:val="00743CB5"/>
    <w:rsid w:val="007444A1"/>
    <w:rsid w:val="00744C7E"/>
    <w:rsid w:val="00745327"/>
    <w:rsid w:val="0074567D"/>
    <w:rsid w:val="0074674E"/>
    <w:rsid w:val="00746924"/>
    <w:rsid w:val="00746C2D"/>
    <w:rsid w:val="007473D8"/>
    <w:rsid w:val="007478E7"/>
    <w:rsid w:val="00747C8F"/>
    <w:rsid w:val="0075024D"/>
    <w:rsid w:val="00750499"/>
    <w:rsid w:val="00750C89"/>
    <w:rsid w:val="00750DF8"/>
    <w:rsid w:val="00751999"/>
    <w:rsid w:val="00751B8F"/>
    <w:rsid w:val="007535D9"/>
    <w:rsid w:val="0075365D"/>
    <w:rsid w:val="00754075"/>
    <w:rsid w:val="00754222"/>
    <w:rsid w:val="0075427B"/>
    <w:rsid w:val="0075453D"/>
    <w:rsid w:val="007545E1"/>
    <w:rsid w:val="00754883"/>
    <w:rsid w:val="00756033"/>
    <w:rsid w:val="00756B37"/>
    <w:rsid w:val="007578DA"/>
    <w:rsid w:val="00757FBE"/>
    <w:rsid w:val="007611FF"/>
    <w:rsid w:val="00762769"/>
    <w:rsid w:val="0076333D"/>
    <w:rsid w:val="007648AA"/>
    <w:rsid w:val="00764B60"/>
    <w:rsid w:val="00765083"/>
    <w:rsid w:val="00765537"/>
    <w:rsid w:val="00767D52"/>
    <w:rsid w:val="00770367"/>
    <w:rsid w:val="0077075D"/>
    <w:rsid w:val="00773563"/>
    <w:rsid w:val="00774709"/>
    <w:rsid w:val="007748CE"/>
    <w:rsid w:val="00774ADA"/>
    <w:rsid w:val="00774C54"/>
    <w:rsid w:val="00775568"/>
    <w:rsid w:val="00776208"/>
    <w:rsid w:val="00776598"/>
    <w:rsid w:val="00776DB0"/>
    <w:rsid w:val="00776F29"/>
    <w:rsid w:val="00780006"/>
    <w:rsid w:val="0078118C"/>
    <w:rsid w:val="0078182F"/>
    <w:rsid w:val="00782B91"/>
    <w:rsid w:val="00783BBE"/>
    <w:rsid w:val="007843CF"/>
    <w:rsid w:val="00784638"/>
    <w:rsid w:val="00784FBD"/>
    <w:rsid w:val="00786319"/>
    <w:rsid w:val="0078643D"/>
    <w:rsid w:val="00787CFA"/>
    <w:rsid w:val="007909C6"/>
    <w:rsid w:val="00790E64"/>
    <w:rsid w:val="007910A5"/>
    <w:rsid w:val="007910F6"/>
    <w:rsid w:val="00791112"/>
    <w:rsid w:val="007920DF"/>
    <w:rsid w:val="00792148"/>
    <w:rsid w:val="0079286B"/>
    <w:rsid w:val="007976FB"/>
    <w:rsid w:val="007A1717"/>
    <w:rsid w:val="007A2563"/>
    <w:rsid w:val="007A2D03"/>
    <w:rsid w:val="007A2E80"/>
    <w:rsid w:val="007A2F8E"/>
    <w:rsid w:val="007A3224"/>
    <w:rsid w:val="007A3483"/>
    <w:rsid w:val="007A3538"/>
    <w:rsid w:val="007A3682"/>
    <w:rsid w:val="007A39C2"/>
    <w:rsid w:val="007A428E"/>
    <w:rsid w:val="007A4C81"/>
    <w:rsid w:val="007A5D0D"/>
    <w:rsid w:val="007A7883"/>
    <w:rsid w:val="007B249F"/>
    <w:rsid w:val="007B348C"/>
    <w:rsid w:val="007B3B8F"/>
    <w:rsid w:val="007B4724"/>
    <w:rsid w:val="007B4C4E"/>
    <w:rsid w:val="007B5691"/>
    <w:rsid w:val="007B5781"/>
    <w:rsid w:val="007B74FA"/>
    <w:rsid w:val="007B77E7"/>
    <w:rsid w:val="007C0820"/>
    <w:rsid w:val="007C189B"/>
    <w:rsid w:val="007C1A40"/>
    <w:rsid w:val="007C236C"/>
    <w:rsid w:val="007C2D0D"/>
    <w:rsid w:val="007C30AD"/>
    <w:rsid w:val="007C3417"/>
    <w:rsid w:val="007C388D"/>
    <w:rsid w:val="007C38E3"/>
    <w:rsid w:val="007C476D"/>
    <w:rsid w:val="007C47A8"/>
    <w:rsid w:val="007C4F05"/>
    <w:rsid w:val="007C5577"/>
    <w:rsid w:val="007C5E60"/>
    <w:rsid w:val="007C63AF"/>
    <w:rsid w:val="007C77FA"/>
    <w:rsid w:val="007C7CF0"/>
    <w:rsid w:val="007D04C1"/>
    <w:rsid w:val="007D06FF"/>
    <w:rsid w:val="007D0E3E"/>
    <w:rsid w:val="007D2ECA"/>
    <w:rsid w:val="007D3761"/>
    <w:rsid w:val="007D4989"/>
    <w:rsid w:val="007D4C10"/>
    <w:rsid w:val="007D571B"/>
    <w:rsid w:val="007D5D5E"/>
    <w:rsid w:val="007D5DE2"/>
    <w:rsid w:val="007D64A8"/>
    <w:rsid w:val="007D663B"/>
    <w:rsid w:val="007D6F3F"/>
    <w:rsid w:val="007D7DBE"/>
    <w:rsid w:val="007E0E86"/>
    <w:rsid w:val="007E15D8"/>
    <w:rsid w:val="007E2878"/>
    <w:rsid w:val="007E3007"/>
    <w:rsid w:val="007E51BA"/>
    <w:rsid w:val="007E57DD"/>
    <w:rsid w:val="007E58DB"/>
    <w:rsid w:val="007E5A88"/>
    <w:rsid w:val="007E5E68"/>
    <w:rsid w:val="007F0CAA"/>
    <w:rsid w:val="007F2411"/>
    <w:rsid w:val="007F2F72"/>
    <w:rsid w:val="007F3D61"/>
    <w:rsid w:val="007F5CAD"/>
    <w:rsid w:val="007F6098"/>
    <w:rsid w:val="007F6B03"/>
    <w:rsid w:val="007F725B"/>
    <w:rsid w:val="00800946"/>
    <w:rsid w:val="00800DA9"/>
    <w:rsid w:val="00800FDD"/>
    <w:rsid w:val="00802B81"/>
    <w:rsid w:val="00803E3F"/>
    <w:rsid w:val="00804BA0"/>
    <w:rsid w:val="00805011"/>
    <w:rsid w:val="00805EE1"/>
    <w:rsid w:val="00805F65"/>
    <w:rsid w:val="00806D36"/>
    <w:rsid w:val="00807496"/>
    <w:rsid w:val="00810B12"/>
    <w:rsid w:val="00810F8F"/>
    <w:rsid w:val="0081288F"/>
    <w:rsid w:val="00812A11"/>
    <w:rsid w:val="008131EB"/>
    <w:rsid w:val="00813AC1"/>
    <w:rsid w:val="008158BA"/>
    <w:rsid w:val="008203ED"/>
    <w:rsid w:val="00821077"/>
    <w:rsid w:val="0082194E"/>
    <w:rsid w:val="00821AE0"/>
    <w:rsid w:val="0082201A"/>
    <w:rsid w:val="00822039"/>
    <w:rsid w:val="008221C3"/>
    <w:rsid w:val="00822CC9"/>
    <w:rsid w:val="00823132"/>
    <w:rsid w:val="00825778"/>
    <w:rsid w:val="00825F18"/>
    <w:rsid w:val="0082741F"/>
    <w:rsid w:val="0082783B"/>
    <w:rsid w:val="008300F8"/>
    <w:rsid w:val="0083119A"/>
    <w:rsid w:val="008313D6"/>
    <w:rsid w:val="008318BB"/>
    <w:rsid w:val="00832517"/>
    <w:rsid w:val="00833944"/>
    <w:rsid w:val="00833B64"/>
    <w:rsid w:val="00834DFB"/>
    <w:rsid w:val="00835D81"/>
    <w:rsid w:val="00836314"/>
    <w:rsid w:val="00836784"/>
    <w:rsid w:val="008368E2"/>
    <w:rsid w:val="00836B9B"/>
    <w:rsid w:val="00836D3E"/>
    <w:rsid w:val="00841FAD"/>
    <w:rsid w:val="008422DA"/>
    <w:rsid w:val="00842371"/>
    <w:rsid w:val="00842E48"/>
    <w:rsid w:val="00843FD0"/>
    <w:rsid w:val="008442AA"/>
    <w:rsid w:val="008452B0"/>
    <w:rsid w:val="008454B0"/>
    <w:rsid w:val="00845666"/>
    <w:rsid w:val="00845ED4"/>
    <w:rsid w:val="00846405"/>
    <w:rsid w:val="00846879"/>
    <w:rsid w:val="00847AAB"/>
    <w:rsid w:val="00847C53"/>
    <w:rsid w:val="00850B46"/>
    <w:rsid w:val="00851D03"/>
    <w:rsid w:val="0085228D"/>
    <w:rsid w:val="0085294D"/>
    <w:rsid w:val="008546EA"/>
    <w:rsid w:val="00856E69"/>
    <w:rsid w:val="0086091A"/>
    <w:rsid w:val="00862541"/>
    <w:rsid w:val="00863238"/>
    <w:rsid w:val="008634E9"/>
    <w:rsid w:val="00863C01"/>
    <w:rsid w:val="00864648"/>
    <w:rsid w:val="008652B7"/>
    <w:rsid w:val="00865AFF"/>
    <w:rsid w:val="00867815"/>
    <w:rsid w:val="008713AB"/>
    <w:rsid w:val="00871678"/>
    <w:rsid w:val="00874A1E"/>
    <w:rsid w:val="00874D13"/>
    <w:rsid w:val="00874DA8"/>
    <w:rsid w:val="008758C2"/>
    <w:rsid w:val="0087594F"/>
    <w:rsid w:val="00875B43"/>
    <w:rsid w:val="00875F4C"/>
    <w:rsid w:val="00876416"/>
    <w:rsid w:val="00876896"/>
    <w:rsid w:val="00876933"/>
    <w:rsid w:val="008774CB"/>
    <w:rsid w:val="00877742"/>
    <w:rsid w:val="00877DAB"/>
    <w:rsid w:val="00880297"/>
    <w:rsid w:val="0088035C"/>
    <w:rsid w:val="0088643F"/>
    <w:rsid w:val="008868FA"/>
    <w:rsid w:val="00887706"/>
    <w:rsid w:val="0088794D"/>
    <w:rsid w:val="008901FC"/>
    <w:rsid w:val="008904C5"/>
    <w:rsid w:val="00891258"/>
    <w:rsid w:val="00892491"/>
    <w:rsid w:val="00895A20"/>
    <w:rsid w:val="0089612C"/>
    <w:rsid w:val="00896385"/>
    <w:rsid w:val="008973C6"/>
    <w:rsid w:val="008976C5"/>
    <w:rsid w:val="00897DDA"/>
    <w:rsid w:val="00897DDD"/>
    <w:rsid w:val="008A1CCE"/>
    <w:rsid w:val="008A1F7A"/>
    <w:rsid w:val="008A2313"/>
    <w:rsid w:val="008A2F1F"/>
    <w:rsid w:val="008A3E49"/>
    <w:rsid w:val="008A4A2C"/>
    <w:rsid w:val="008A514E"/>
    <w:rsid w:val="008A62FA"/>
    <w:rsid w:val="008A66C1"/>
    <w:rsid w:val="008A67B7"/>
    <w:rsid w:val="008A6E7C"/>
    <w:rsid w:val="008A792E"/>
    <w:rsid w:val="008A793B"/>
    <w:rsid w:val="008A7AAE"/>
    <w:rsid w:val="008B0B79"/>
    <w:rsid w:val="008B1651"/>
    <w:rsid w:val="008B1956"/>
    <w:rsid w:val="008B19B6"/>
    <w:rsid w:val="008B2624"/>
    <w:rsid w:val="008B3D3E"/>
    <w:rsid w:val="008B4BA4"/>
    <w:rsid w:val="008B5BB5"/>
    <w:rsid w:val="008B6163"/>
    <w:rsid w:val="008C06B9"/>
    <w:rsid w:val="008C0D81"/>
    <w:rsid w:val="008C110B"/>
    <w:rsid w:val="008C1484"/>
    <w:rsid w:val="008C3E30"/>
    <w:rsid w:val="008C46E2"/>
    <w:rsid w:val="008C57F8"/>
    <w:rsid w:val="008C6D5E"/>
    <w:rsid w:val="008C783B"/>
    <w:rsid w:val="008C7D35"/>
    <w:rsid w:val="008D0097"/>
    <w:rsid w:val="008D0E91"/>
    <w:rsid w:val="008D10DA"/>
    <w:rsid w:val="008D2FFF"/>
    <w:rsid w:val="008D346A"/>
    <w:rsid w:val="008D58D4"/>
    <w:rsid w:val="008D6AB9"/>
    <w:rsid w:val="008D6E07"/>
    <w:rsid w:val="008D7339"/>
    <w:rsid w:val="008E09B0"/>
    <w:rsid w:val="008E1A41"/>
    <w:rsid w:val="008E2779"/>
    <w:rsid w:val="008E4A90"/>
    <w:rsid w:val="008E7378"/>
    <w:rsid w:val="008E7F03"/>
    <w:rsid w:val="008F163A"/>
    <w:rsid w:val="008F26E3"/>
    <w:rsid w:val="008F306E"/>
    <w:rsid w:val="008F382F"/>
    <w:rsid w:val="008F3B70"/>
    <w:rsid w:val="008F51CC"/>
    <w:rsid w:val="008F68CC"/>
    <w:rsid w:val="008F7BD2"/>
    <w:rsid w:val="0090047A"/>
    <w:rsid w:val="00900A25"/>
    <w:rsid w:val="00900F8B"/>
    <w:rsid w:val="00900FCA"/>
    <w:rsid w:val="00901BA9"/>
    <w:rsid w:val="0090274A"/>
    <w:rsid w:val="00902AFE"/>
    <w:rsid w:val="0090443F"/>
    <w:rsid w:val="00904F99"/>
    <w:rsid w:val="009074B9"/>
    <w:rsid w:val="00907BFD"/>
    <w:rsid w:val="00910050"/>
    <w:rsid w:val="009103B8"/>
    <w:rsid w:val="009105E5"/>
    <w:rsid w:val="009105F6"/>
    <w:rsid w:val="00910B6F"/>
    <w:rsid w:val="00912AA8"/>
    <w:rsid w:val="00914D69"/>
    <w:rsid w:val="009153F0"/>
    <w:rsid w:val="009154B8"/>
    <w:rsid w:val="009161A4"/>
    <w:rsid w:val="00916B20"/>
    <w:rsid w:val="00917497"/>
    <w:rsid w:val="00920118"/>
    <w:rsid w:val="00920691"/>
    <w:rsid w:val="0092176C"/>
    <w:rsid w:val="009240E4"/>
    <w:rsid w:val="0092484F"/>
    <w:rsid w:val="00924CF0"/>
    <w:rsid w:val="0092515E"/>
    <w:rsid w:val="00925550"/>
    <w:rsid w:val="0092653C"/>
    <w:rsid w:val="00926744"/>
    <w:rsid w:val="009270ED"/>
    <w:rsid w:val="00927F04"/>
    <w:rsid w:val="0093116E"/>
    <w:rsid w:val="00931777"/>
    <w:rsid w:val="00934442"/>
    <w:rsid w:val="009351AA"/>
    <w:rsid w:val="00935C81"/>
    <w:rsid w:val="00936906"/>
    <w:rsid w:val="00936ED5"/>
    <w:rsid w:val="00936F61"/>
    <w:rsid w:val="00942EAD"/>
    <w:rsid w:val="00942EF2"/>
    <w:rsid w:val="00944258"/>
    <w:rsid w:val="00944825"/>
    <w:rsid w:val="00944993"/>
    <w:rsid w:val="009449E5"/>
    <w:rsid w:val="00946912"/>
    <w:rsid w:val="00947643"/>
    <w:rsid w:val="00950246"/>
    <w:rsid w:val="0095272B"/>
    <w:rsid w:val="00954CDA"/>
    <w:rsid w:val="00957DB7"/>
    <w:rsid w:val="0096039E"/>
    <w:rsid w:val="00960F44"/>
    <w:rsid w:val="009617AB"/>
    <w:rsid w:val="00961AF4"/>
    <w:rsid w:val="00964ED0"/>
    <w:rsid w:val="00964EF6"/>
    <w:rsid w:val="00965ACB"/>
    <w:rsid w:val="00965B4A"/>
    <w:rsid w:val="0096614D"/>
    <w:rsid w:val="009667EE"/>
    <w:rsid w:val="00966D69"/>
    <w:rsid w:val="009678FB"/>
    <w:rsid w:val="00970ACC"/>
    <w:rsid w:val="00971169"/>
    <w:rsid w:val="0097190C"/>
    <w:rsid w:val="00972711"/>
    <w:rsid w:val="00972C2F"/>
    <w:rsid w:val="009731E8"/>
    <w:rsid w:val="009743D2"/>
    <w:rsid w:val="00974C19"/>
    <w:rsid w:val="00974D81"/>
    <w:rsid w:val="00976DA3"/>
    <w:rsid w:val="00976FA4"/>
    <w:rsid w:val="0097722D"/>
    <w:rsid w:val="00977777"/>
    <w:rsid w:val="009808A1"/>
    <w:rsid w:val="00982570"/>
    <w:rsid w:val="00982A38"/>
    <w:rsid w:val="00983A5F"/>
    <w:rsid w:val="00983E61"/>
    <w:rsid w:val="00984914"/>
    <w:rsid w:val="00984E52"/>
    <w:rsid w:val="00985E2A"/>
    <w:rsid w:val="009863D0"/>
    <w:rsid w:val="00987506"/>
    <w:rsid w:val="00987971"/>
    <w:rsid w:val="0099103F"/>
    <w:rsid w:val="009911C4"/>
    <w:rsid w:val="00991BD7"/>
    <w:rsid w:val="00991E62"/>
    <w:rsid w:val="0099201B"/>
    <w:rsid w:val="009920A9"/>
    <w:rsid w:val="009920BB"/>
    <w:rsid w:val="00993FBF"/>
    <w:rsid w:val="00994530"/>
    <w:rsid w:val="009947F4"/>
    <w:rsid w:val="00994E05"/>
    <w:rsid w:val="0099561A"/>
    <w:rsid w:val="00995EF8"/>
    <w:rsid w:val="009A0402"/>
    <w:rsid w:val="009A04F4"/>
    <w:rsid w:val="009A0AD0"/>
    <w:rsid w:val="009A0E18"/>
    <w:rsid w:val="009A2778"/>
    <w:rsid w:val="009A3641"/>
    <w:rsid w:val="009A3723"/>
    <w:rsid w:val="009A4063"/>
    <w:rsid w:val="009A5B3E"/>
    <w:rsid w:val="009A5C85"/>
    <w:rsid w:val="009A7C77"/>
    <w:rsid w:val="009B034C"/>
    <w:rsid w:val="009B081D"/>
    <w:rsid w:val="009B0CBD"/>
    <w:rsid w:val="009B1E49"/>
    <w:rsid w:val="009B24D8"/>
    <w:rsid w:val="009B4B20"/>
    <w:rsid w:val="009B5E66"/>
    <w:rsid w:val="009B619A"/>
    <w:rsid w:val="009B64C5"/>
    <w:rsid w:val="009B6523"/>
    <w:rsid w:val="009B7A5D"/>
    <w:rsid w:val="009B7C05"/>
    <w:rsid w:val="009C0536"/>
    <w:rsid w:val="009C20BF"/>
    <w:rsid w:val="009C237B"/>
    <w:rsid w:val="009C2D26"/>
    <w:rsid w:val="009C40E1"/>
    <w:rsid w:val="009C427C"/>
    <w:rsid w:val="009C4EA6"/>
    <w:rsid w:val="009C5F61"/>
    <w:rsid w:val="009C6E33"/>
    <w:rsid w:val="009C7B99"/>
    <w:rsid w:val="009D1F9E"/>
    <w:rsid w:val="009D2D14"/>
    <w:rsid w:val="009D3B25"/>
    <w:rsid w:val="009D3C04"/>
    <w:rsid w:val="009D468F"/>
    <w:rsid w:val="009D4C8C"/>
    <w:rsid w:val="009D5B44"/>
    <w:rsid w:val="009D66C1"/>
    <w:rsid w:val="009D7527"/>
    <w:rsid w:val="009E11E2"/>
    <w:rsid w:val="009E2C0B"/>
    <w:rsid w:val="009E2D65"/>
    <w:rsid w:val="009E3E0E"/>
    <w:rsid w:val="009E47D6"/>
    <w:rsid w:val="009E4A42"/>
    <w:rsid w:val="009E4FE6"/>
    <w:rsid w:val="009E508D"/>
    <w:rsid w:val="009E527F"/>
    <w:rsid w:val="009E5779"/>
    <w:rsid w:val="009E5E60"/>
    <w:rsid w:val="009E67C4"/>
    <w:rsid w:val="009E731B"/>
    <w:rsid w:val="009E7C36"/>
    <w:rsid w:val="009E7FFE"/>
    <w:rsid w:val="009F2084"/>
    <w:rsid w:val="009F2774"/>
    <w:rsid w:val="009F4445"/>
    <w:rsid w:val="009F44E3"/>
    <w:rsid w:val="009F4C92"/>
    <w:rsid w:val="009F50C6"/>
    <w:rsid w:val="009F5F52"/>
    <w:rsid w:val="009F69B4"/>
    <w:rsid w:val="009F6CCF"/>
    <w:rsid w:val="00A004A7"/>
    <w:rsid w:val="00A029D3"/>
    <w:rsid w:val="00A03652"/>
    <w:rsid w:val="00A039F9"/>
    <w:rsid w:val="00A0448E"/>
    <w:rsid w:val="00A050CF"/>
    <w:rsid w:val="00A05A95"/>
    <w:rsid w:val="00A067B0"/>
    <w:rsid w:val="00A06879"/>
    <w:rsid w:val="00A069ED"/>
    <w:rsid w:val="00A06D9B"/>
    <w:rsid w:val="00A07133"/>
    <w:rsid w:val="00A106CB"/>
    <w:rsid w:val="00A10856"/>
    <w:rsid w:val="00A112D4"/>
    <w:rsid w:val="00A11DB2"/>
    <w:rsid w:val="00A12C35"/>
    <w:rsid w:val="00A13CC9"/>
    <w:rsid w:val="00A13DF2"/>
    <w:rsid w:val="00A146AD"/>
    <w:rsid w:val="00A155EA"/>
    <w:rsid w:val="00A17DEE"/>
    <w:rsid w:val="00A17EAD"/>
    <w:rsid w:val="00A21CF5"/>
    <w:rsid w:val="00A21E98"/>
    <w:rsid w:val="00A23339"/>
    <w:rsid w:val="00A2406D"/>
    <w:rsid w:val="00A24232"/>
    <w:rsid w:val="00A24747"/>
    <w:rsid w:val="00A25436"/>
    <w:rsid w:val="00A2712C"/>
    <w:rsid w:val="00A303A2"/>
    <w:rsid w:val="00A30CA0"/>
    <w:rsid w:val="00A3327C"/>
    <w:rsid w:val="00A3421F"/>
    <w:rsid w:val="00A34D30"/>
    <w:rsid w:val="00A34D80"/>
    <w:rsid w:val="00A35E19"/>
    <w:rsid w:val="00A36457"/>
    <w:rsid w:val="00A36F12"/>
    <w:rsid w:val="00A379B7"/>
    <w:rsid w:val="00A37B62"/>
    <w:rsid w:val="00A40299"/>
    <w:rsid w:val="00A407D6"/>
    <w:rsid w:val="00A40900"/>
    <w:rsid w:val="00A414D4"/>
    <w:rsid w:val="00A45A29"/>
    <w:rsid w:val="00A46268"/>
    <w:rsid w:val="00A46753"/>
    <w:rsid w:val="00A47449"/>
    <w:rsid w:val="00A47B4E"/>
    <w:rsid w:val="00A507B2"/>
    <w:rsid w:val="00A52407"/>
    <w:rsid w:val="00A5531C"/>
    <w:rsid w:val="00A56AAB"/>
    <w:rsid w:val="00A57921"/>
    <w:rsid w:val="00A6005F"/>
    <w:rsid w:val="00A601FB"/>
    <w:rsid w:val="00A6035F"/>
    <w:rsid w:val="00A6098E"/>
    <w:rsid w:val="00A61EB9"/>
    <w:rsid w:val="00A63A56"/>
    <w:rsid w:val="00A63BBA"/>
    <w:rsid w:val="00A63BCB"/>
    <w:rsid w:val="00A65103"/>
    <w:rsid w:val="00A65458"/>
    <w:rsid w:val="00A65C8C"/>
    <w:rsid w:val="00A66CFB"/>
    <w:rsid w:val="00A67A9A"/>
    <w:rsid w:val="00A727BB"/>
    <w:rsid w:val="00A732D5"/>
    <w:rsid w:val="00A73ACA"/>
    <w:rsid w:val="00A74B92"/>
    <w:rsid w:val="00A75316"/>
    <w:rsid w:val="00A7538B"/>
    <w:rsid w:val="00A755D3"/>
    <w:rsid w:val="00A7735D"/>
    <w:rsid w:val="00A77749"/>
    <w:rsid w:val="00A802AA"/>
    <w:rsid w:val="00A84459"/>
    <w:rsid w:val="00A844BA"/>
    <w:rsid w:val="00A84576"/>
    <w:rsid w:val="00A8502F"/>
    <w:rsid w:val="00A850A3"/>
    <w:rsid w:val="00A863CA"/>
    <w:rsid w:val="00A864F1"/>
    <w:rsid w:val="00A87026"/>
    <w:rsid w:val="00A87546"/>
    <w:rsid w:val="00A877D5"/>
    <w:rsid w:val="00A916DC"/>
    <w:rsid w:val="00A92805"/>
    <w:rsid w:val="00A9335A"/>
    <w:rsid w:val="00A953E2"/>
    <w:rsid w:val="00A955F8"/>
    <w:rsid w:val="00A97356"/>
    <w:rsid w:val="00A979C1"/>
    <w:rsid w:val="00AA12EA"/>
    <w:rsid w:val="00AA3253"/>
    <w:rsid w:val="00AA3430"/>
    <w:rsid w:val="00AA57A3"/>
    <w:rsid w:val="00AA6010"/>
    <w:rsid w:val="00AA676D"/>
    <w:rsid w:val="00AA7AD6"/>
    <w:rsid w:val="00AA7ADF"/>
    <w:rsid w:val="00AB0F4A"/>
    <w:rsid w:val="00AB2C98"/>
    <w:rsid w:val="00AB2DBD"/>
    <w:rsid w:val="00AB3415"/>
    <w:rsid w:val="00AB3AE2"/>
    <w:rsid w:val="00AB5983"/>
    <w:rsid w:val="00AB5EFE"/>
    <w:rsid w:val="00AB62F5"/>
    <w:rsid w:val="00AB6300"/>
    <w:rsid w:val="00AC2335"/>
    <w:rsid w:val="00AC2C74"/>
    <w:rsid w:val="00AC35F5"/>
    <w:rsid w:val="00AC3FFE"/>
    <w:rsid w:val="00AC42B1"/>
    <w:rsid w:val="00AC52AD"/>
    <w:rsid w:val="00AC5372"/>
    <w:rsid w:val="00AC5405"/>
    <w:rsid w:val="00AC718D"/>
    <w:rsid w:val="00AD058A"/>
    <w:rsid w:val="00AD1073"/>
    <w:rsid w:val="00AD15DC"/>
    <w:rsid w:val="00AD19BB"/>
    <w:rsid w:val="00AD1F23"/>
    <w:rsid w:val="00AD251C"/>
    <w:rsid w:val="00AD2917"/>
    <w:rsid w:val="00AD458B"/>
    <w:rsid w:val="00AD55F7"/>
    <w:rsid w:val="00AD7069"/>
    <w:rsid w:val="00AD7E46"/>
    <w:rsid w:val="00AE1038"/>
    <w:rsid w:val="00AE1B5D"/>
    <w:rsid w:val="00AE205D"/>
    <w:rsid w:val="00AE21C4"/>
    <w:rsid w:val="00AE69DA"/>
    <w:rsid w:val="00AF0760"/>
    <w:rsid w:val="00AF1149"/>
    <w:rsid w:val="00AF11DC"/>
    <w:rsid w:val="00AF23EF"/>
    <w:rsid w:val="00AF24F9"/>
    <w:rsid w:val="00AF26D7"/>
    <w:rsid w:val="00AF3B12"/>
    <w:rsid w:val="00AF4C20"/>
    <w:rsid w:val="00AF5667"/>
    <w:rsid w:val="00AF59CF"/>
    <w:rsid w:val="00AF5D58"/>
    <w:rsid w:val="00AF61D7"/>
    <w:rsid w:val="00AF62B5"/>
    <w:rsid w:val="00AF6B63"/>
    <w:rsid w:val="00B00C82"/>
    <w:rsid w:val="00B01026"/>
    <w:rsid w:val="00B015B9"/>
    <w:rsid w:val="00B01AC2"/>
    <w:rsid w:val="00B034FC"/>
    <w:rsid w:val="00B035D6"/>
    <w:rsid w:val="00B03A28"/>
    <w:rsid w:val="00B03E23"/>
    <w:rsid w:val="00B04F33"/>
    <w:rsid w:val="00B05EE8"/>
    <w:rsid w:val="00B06D0E"/>
    <w:rsid w:val="00B07850"/>
    <w:rsid w:val="00B07E82"/>
    <w:rsid w:val="00B10253"/>
    <w:rsid w:val="00B11040"/>
    <w:rsid w:val="00B12CFE"/>
    <w:rsid w:val="00B13BAF"/>
    <w:rsid w:val="00B16EE2"/>
    <w:rsid w:val="00B20214"/>
    <w:rsid w:val="00B206DB"/>
    <w:rsid w:val="00B20B3B"/>
    <w:rsid w:val="00B216CB"/>
    <w:rsid w:val="00B229A6"/>
    <w:rsid w:val="00B22C9F"/>
    <w:rsid w:val="00B23C89"/>
    <w:rsid w:val="00B23F47"/>
    <w:rsid w:val="00B251E7"/>
    <w:rsid w:val="00B2559A"/>
    <w:rsid w:val="00B256A7"/>
    <w:rsid w:val="00B26569"/>
    <w:rsid w:val="00B27EBF"/>
    <w:rsid w:val="00B30762"/>
    <w:rsid w:val="00B309AC"/>
    <w:rsid w:val="00B30D3E"/>
    <w:rsid w:val="00B30E47"/>
    <w:rsid w:val="00B3180F"/>
    <w:rsid w:val="00B35653"/>
    <w:rsid w:val="00B358CB"/>
    <w:rsid w:val="00B36AB4"/>
    <w:rsid w:val="00B36BD2"/>
    <w:rsid w:val="00B37F52"/>
    <w:rsid w:val="00B40F93"/>
    <w:rsid w:val="00B4128F"/>
    <w:rsid w:val="00B42DA5"/>
    <w:rsid w:val="00B43072"/>
    <w:rsid w:val="00B45354"/>
    <w:rsid w:val="00B454B2"/>
    <w:rsid w:val="00B47007"/>
    <w:rsid w:val="00B500DF"/>
    <w:rsid w:val="00B50B53"/>
    <w:rsid w:val="00B51BBD"/>
    <w:rsid w:val="00B52A0C"/>
    <w:rsid w:val="00B537EA"/>
    <w:rsid w:val="00B54270"/>
    <w:rsid w:val="00B55597"/>
    <w:rsid w:val="00B56E27"/>
    <w:rsid w:val="00B57BD8"/>
    <w:rsid w:val="00B60E36"/>
    <w:rsid w:val="00B614F7"/>
    <w:rsid w:val="00B61B35"/>
    <w:rsid w:val="00B63C61"/>
    <w:rsid w:val="00B63CEC"/>
    <w:rsid w:val="00B64C9B"/>
    <w:rsid w:val="00B6526F"/>
    <w:rsid w:val="00B6569C"/>
    <w:rsid w:val="00B65B03"/>
    <w:rsid w:val="00B65E30"/>
    <w:rsid w:val="00B67622"/>
    <w:rsid w:val="00B67BB1"/>
    <w:rsid w:val="00B70F13"/>
    <w:rsid w:val="00B71931"/>
    <w:rsid w:val="00B72BC2"/>
    <w:rsid w:val="00B7324F"/>
    <w:rsid w:val="00B73E1F"/>
    <w:rsid w:val="00B74EAE"/>
    <w:rsid w:val="00B75DBE"/>
    <w:rsid w:val="00B76086"/>
    <w:rsid w:val="00B76FDE"/>
    <w:rsid w:val="00B771FB"/>
    <w:rsid w:val="00B80331"/>
    <w:rsid w:val="00B80948"/>
    <w:rsid w:val="00B81265"/>
    <w:rsid w:val="00B817F0"/>
    <w:rsid w:val="00B81C05"/>
    <w:rsid w:val="00B8250A"/>
    <w:rsid w:val="00B82F99"/>
    <w:rsid w:val="00B8326B"/>
    <w:rsid w:val="00B83479"/>
    <w:rsid w:val="00B838EE"/>
    <w:rsid w:val="00B86059"/>
    <w:rsid w:val="00B868BA"/>
    <w:rsid w:val="00B87EBD"/>
    <w:rsid w:val="00B90172"/>
    <w:rsid w:val="00B905E0"/>
    <w:rsid w:val="00B91BC1"/>
    <w:rsid w:val="00B93F42"/>
    <w:rsid w:val="00B943D9"/>
    <w:rsid w:val="00B94D3E"/>
    <w:rsid w:val="00B95587"/>
    <w:rsid w:val="00B97583"/>
    <w:rsid w:val="00B97AF7"/>
    <w:rsid w:val="00BA0268"/>
    <w:rsid w:val="00BA1763"/>
    <w:rsid w:val="00BA2401"/>
    <w:rsid w:val="00BA2EF3"/>
    <w:rsid w:val="00BA328C"/>
    <w:rsid w:val="00BA3AA4"/>
    <w:rsid w:val="00BA4080"/>
    <w:rsid w:val="00BA409A"/>
    <w:rsid w:val="00BA4F9B"/>
    <w:rsid w:val="00BA54C0"/>
    <w:rsid w:val="00BA6993"/>
    <w:rsid w:val="00BA6B28"/>
    <w:rsid w:val="00BB159B"/>
    <w:rsid w:val="00BB2D12"/>
    <w:rsid w:val="00BB2EFA"/>
    <w:rsid w:val="00BB3A4F"/>
    <w:rsid w:val="00BB4D5E"/>
    <w:rsid w:val="00BB7CC4"/>
    <w:rsid w:val="00BC0506"/>
    <w:rsid w:val="00BC34C1"/>
    <w:rsid w:val="00BC36F5"/>
    <w:rsid w:val="00BC383C"/>
    <w:rsid w:val="00BC4A42"/>
    <w:rsid w:val="00BC5B51"/>
    <w:rsid w:val="00BC6126"/>
    <w:rsid w:val="00BC754F"/>
    <w:rsid w:val="00BD051F"/>
    <w:rsid w:val="00BD071F"/>
    <w:rsid w:val="00BD0CE4"/>
    <w:rsid w:val="00BD1D99"/>
    <w:rsid w:val="00BD1EC7"/>
    <w:rsid w:val="00BD205C"/>
    <w:rsid w:val="00BD2396"/>
    <w:rsid w:val="00BD4375"/>
    <w:rsid w:val="00BD5197"/>
    <w:rsid w:val="00BD572C"/>
    <w:rsid w:val="00BD79A1"/>
    <w:rsid w:val="00BE1600"/>
    <w:rsid w:val="00BE1EF8"/>
    <w:rsid w:val="00BE2318"/>
    <w:rsid w:val="00BE3067"/>
    <w:rsid w:val="00BE4439"/>
    <w:rsid w:val="00BE56B3"/>
    <w:rsid w:val="00BE624C"/>
    <w:rsid w:val="00BE6DF3"/>
    <w:rsid w:val="00BF05F1"/>
    <w:rsid w:val="00BF1402"/>
    <w:rsid w:val="00BF16CA"/>
    <w:rsid w:val="00BF198B"/>
    <w:rsid w:val="00BF1C2F"/>
    <w:rsid w:val="00BF2219"/>
    <w:rsid w:val="00BF27C0"/>
    <w:rsid w:val="00BF3006"/>
    <w:rsid w:val="00BF3112"/>
    <w:rsid w:val="00BF3247"/>
    <w:rsid w:val="00BF3DA3"/>
    <w:rsid w:val="00BF46B6"/>
    <w:rsid w:val="00BF58F1"/>
    <w:rsid w:val="00BF5E74"/>
    <w:rsid w:val="00C00566"/>
    <w:rsid w:val="00C007C2"/>
    <w:rsid w:val="00C00A33"/>
    <w:rsid w:val="00C02186"/>
    <w:rsid w:val="00C02307"/>
    <w:rsid w:val="00C04FA9"/>
    <w:rsid w:val="00C052CB"/>
    <w:rsid w:val="00C06360"/>
    <w:rsid w:val="00C06D32"/>
    <w:rsid w:val="00C06D7B"/>
    <w:rsid w:val="00C07103"/>
    <w:rsid w:val="00C07C40"/>
    <w:rsid w:val="00C1067E"/>
    <w:rsid w:val="00C121A5"/>
    <w:rsid w:val="00C1370B"/>
    <w:rsid w:val="00C13C01"/>
    <w:rsid w:val="00C146E0"/>
    <w:rsid w:val="00C150FD"/>
    <w:rsid w:val="00C166C1"/>
    <w:rsid w:val="00C1676E"/>
    <w:rsid w:val="00C175BB"/>
    <w:rsid w:val="00C20FA9"/>
    <w:rsid w:val="00C2108A"/>
    <w:rsid w:val="00C226D5"/>
    <w:rsid w:val="00C227F7"/>
    <w:rsid w:val="00C22A21"/>
    <w:rsid w:val="00C22A43"/>
    <w:rsid w:val="00C22E5A"/>
    <w:rsid w:val="00C241DA"/>
    <w:rsid w:val="00C24821"/>
    <w:rsid w:val="00C249E7"/>
    <w:rsid w:val="00C259BA"/>
    <w:rsid w:val="00C27561"/>
    <w:rsid w:val="00C2786C"/>
    <w:rsid w:val="00C27A23"/>
    <w:rsid w:val="00C30EF8"/>
    <w:rsid w:val="00C31CF8"/>
    <w:rsid w:val="00C32181"/>
    <w:rsid w:val="00C328D9"/>
    <w:rsid w:val="00C3385E"/>
    <w:rsid w:val="00C342EE"/>
    <w:rsid w:val="00C3495F"/>
    <w:rsid w:val="00C34C23"/>
    <w:rsid w:val="00C358FF"/>
    <w:rsid w:val="00C36CFC"/>
    <w:rsid w:val="00C378E6"/>
    <w:rsid w:val="00C4079E"/>
    <w:rsid w:val="00C40A04"/>
    <w:rsid w:val="00C419B3"/>
    <w:rsid w:val="00C41B00"/>
    <w:rsid w:val="00C4457D"/>
    <w:rsid w:val="00C44613"/>
    <w:rsid w:val="00C447AD"/>
    <w:rsid w:val="00C448DE"/>
    <w:rsid w:val="00C449F7"/>
    <w:rsid w:val="00C47EAE"/>
    <w:rsid w:val="00C51BC8"/>
    <w:rsid w:val="00C529F1"/>
    <w:rsid w:val="00C5342E"/>
    <w:rsid w:val="00C53CCC"/>
    <w:rsid w:val="00C5554B"/>
    <w:rsid w:val="00C56CC9"/>
    <w:rsid w:val="00C570A5"/>
    <w:rsid w:val="00C574CC"/>
    <w:rsid w:val="00C575EA"/>
    <w:rsid w:val="00C5794E"/>
    <w:rsid w:val="00C60211"/>
    <w:rsid w:val="00C60EEB"/>
    <w:rsid w:val="00C61214"/>
    <w:rsid w:val="00C61670"/>
    <w:rsid w:val="00C620EA"/>
    <w:rsid w:val="00C626E4"/>
    <w:rsid w:val="00C636D8"/>
    <w:rsid w:val="00C637C7"/>
    <w:rsid w:val="00C6453D"/>
    <w:rsid w:val="00C64AE3"/>
    <w:rsid w:val="00C64F16"/>
    <w:rsid w:val="00C65E15"/>
    <w:rsid w:val="00C65EA2"/>
    <w:rsid w:val="00C6663F"/>
    <w:rsid w:val="00C66E9B"/>
    <w:rsid w:val="00C67B34"/>
    <w:rsid w:val="00C67DE6"/>
    <w:rsid w:val="00C67F36"/>
    <w:rsid w:val="00C70E98"/>
    <w:rsid w:val="00C73991"/>
    <w:rsid w:val="00C73A4D"/>
    <w:rsid w:val="00C73E9B"/>
    <w:rsid w:val="00C74A8E"/>
    <w:rsid w:val="00C74B86"/>
    <w:rsid w:val="00C74BC5"/>
    <w:rsid w:val="00C75B07"/>
    <w:rsid w:val="00C7617B"/>
    <w:rsid w:val="00C7644A"/>
    <w:rsid w:val="00C77711"/>
    <w:rsid w:val="00C804E3"/>
    <w:rsid w:val="00C80D0F"/>
    <w:rsid w:val="00C81156"/>
    <w:rsid w:val="00C82440"/>
    <w:rsid w:val="00C828C4"/>
    <w:rsid w:val="00C8291F"/>
    <w:rsid w:val="00C8451A"/>
    <w:rsid w:val="00C84B01"/>
    <w:rsid w:val="00C84C74"/>
    <w:rsid w:val="00C84E70"/>
    <w:rsid w:val="00C85705"/>
    <w:rsid w:val="00C864B5"/>
    <w:rsid w:val="00C86629"/>
    <w:rsid w:val="00C87C36"/>
    <w:rsid w:val="00C904CA"/>
    <w:rsid w:val="00C90814"/>
    <w:rsid w:val="00C9151F"/>
    <w:rsid w:val="00C925E4"/>
    <w:rsid w:val="00C92B77"/>
    <w:rsid w:val="00C93400"/>
    <w:rsid w:val="00C94C02"/>
    <w:rsid w:val="00C95589"/>
    <w:rsid w:val="00C956A3"/>
    <w:rsid w:val="00C956F9"/>
    <w:rsid w:val="00C963F2"/>
    <w:rsid w:val="00CA0ECB"/>
    <w:rsid w:val="00CA1167"/>
    <w:rsid w:val="00CA1425"/>
    <w:rsid w:val="00CA2651"/>
    <w:rsid w:val="00CA2BB1"/>
    <w:rsid w:val="00CA2C48"/>
    <w:rsid w:val="00CA3095"/>
    <w:rsid w:val="00CA364B"/>
    <w:rsid w:val="00CA3CA1"/>
    <w:rsid w:val="00CA42C1"/>
    <w:rsid w:val="00CA4DC4"/>
    <w:rsid w:val="00CA4ED1"/>
    <w:rsid w:val="00CA4EEC"/>
    <w:rsid w:val="00CA6EBC"/>
    <w:rsid w:val="00CA729F"/>
    <w:rsid w:val="00CB2263"/>
    <w:rsid w:val="00CB242A"/>
    <w:rsid w:val="00CB3D2D"/>
    <w:rsid w:val="00CB5117"/>
    <w:rsid w:val="00CB57FC"/>
    <w:rsid w:val="00CB6AE2"/>
    <w:rsid w:val="00CB6E25"/>
    <w:rsid w:val="00CC01FC"/>
    <w:rsid w:val="00CC0260"/>
    <w:rsid w:val="00CC1914"/>
    <w:rsid w:val="00CC1A19"/>
    <w:rsid w:val="00CC261D"/>
    <w:rsid w:val="00CC3574"/>
    <w:rsid w:val="00CC40E1"/>
    <w:rsid w:val="00CC4B56"/>
    <w:rsid w:val="00CC68D5"/>
    <w:rsid w:val="00CC6B10"/>
    <w:rsid w:val="00CD0088"/>
    <w:rsid w:val="00CD0938"/>
    <w:rsid w:val="00CD0C17"/>
    <w:rsid w:val="00CD1164"/>
    <w:rsid w:val="00CD11E5"/>
    <w:rsid w:val="00CD285C"/>
    <w:rsid w:val="00CD31FA"/>
    <w:rsid w:val="00CD3AA4"/>
    <w:rsid w:val="00CD403B"/>
    <w:rsid w:val="00CD65D1"/>
    <w:rsid w:val="00CD7C54"/>
    <w:rsid w:val="00CE0037"/>
    <w:rsid w:val="00CE0AB0"/>
    <w:rsid w:val="00CE106C"/>
    <w:rsid w:val="00CE50CC"/>
    <w:rsid w:val="00CE51EA"/>
    <w:rsid w:val="00CE5E06"/>
    <w:rsid w:val="00CE60EE"/>
    <w:rsid w:val="00CE6415"/>
    <w:rsid w:val="00CE6A2F"/>
    <w:rsid w:val="00CE6C5B"/>
    <w:rsid w:val="00CF07A6"/>
    <w:rsid w:val="00CF2201"/>
    <w:rsid w:val="00CF2EDC"/>
    <w:rsid w:val="00CF3671"/>
    <w:rsid w:val="00CF3C72"/>
    <w:rsid w:val="00CF4B4F"/>
    <w:rsid w:val="00CF5353"/>
    <w:rsid w:val="00CF589D"/>
    <w:rsid w:val="00CF7206"/>
    <w:rsid w:val="00CF73C6"/>
    <w:rsid w:val="00D0034B"/>
    <w:rsid w:val="00D00403"/>
    <w:rsid w:val="00D035EE"/>
    <w:rsid w:val="00D0367E"/>
    <w:rsid w:val="00D04810"/>
    <w:rsid w:val="00D05008"/>
    <w:rsid w:val="00D05147"/>
    <w:rsid w:val="00D06AEC"/>
    <w:rsid w:val="00D0715D"/>
    <w:rsid w:val="00D07586"/>
    <w:rsid w:val="00D10461"/>
    <w:rsid w:val="00D11466"/>
    <w:rsid w:val="00D11931"/>
    <w:rsid w:val="00D11CFF"/>
    <w:rsid w:val="00D1221A"/>
    <w:rsid w:val="00D137E8"/>
    <w:rsid w:val="00D137EB"/>
    <w:rsid w:val="00D14260"/>
    <w:rsid w:val="00D17C6D"/>
    <w:rsid w:val="00D22121"/>
    <w:rsid w:val="00D22F2A"/>
    <w:rsid w:val="00D230C1"/>
    <w:rsid w:val="00D2338B"/>
    <w:rsid w:val="00D24150"/>
    <w:rsid w:val="00D246B6"/>
    <w:rsid w:val="00D258AD"/>
    <w:rsid w:val="00D262FD"/>
    <w:rsid w:val="00D26954"/>
    <w:rsid w:val="00D2699F"/>
    <w:rsid w:val="00D26B52"/>
    <w:rsid w:val="00D27BC5"/>
    <w:rsid w:val="00D27F8D"/>
    <w:rsid w:val="00D301AD"/>
    <w:rsid w:val="00D32D16"/>
    <w:rsid w:val="00D335AC"/>
    <w:rsid w:val="00D33717"/>
    <w:rsid w:val="00D337A4"/>
    <w:rsid w:val="00D346D9"/>
    <w:rsid w:val="00D35106"/>
    <w:rsid w:val="00D35DC2"/>
    <w:rsid w:val="00D37C48"/>
    <w:rsid w:val="00D406C7"/>
    <w:rsid w:val="00D40FD9"/>
    <w:rsid w:val="00D413CE"/>
    <w:rsid w:val="00D41ED9"/>
    <w:rsid w:val="00D42A70"/>
    <w:rsid w:val="00D44B96"/>
    <w:rsid w:val="00D45E72"/>
    <w:rsid w:val="00D4699B"/>
    <w:rsid w:val="00D46C1F"/>
    <w:rsid w:val="00D46C8E"/>
    <w:rsid w:val="00D470D7"/>
    <w:rsid w:val="00D5088B"/>
    <w:rsid w:val="00D50DF3"/>
    <w:rsid w:val="00D51B87"/>
    <w:rsid w:val="00D51BB7"/>
    <w:rsid w:val="00D52202"/>
    <w:rsid w:val="00D5371E"/>
    <w:rsid w:val="00D537A5"/>
    <w:rsid w:val="00D54BCB"/>
    <w:rsid w:val="00D55136"/>
    <w:rsid w:val="00D5524D"/>
    <w:rsid w:val="00D55616"/>
    <w:rsid w:val="00D55B73"/>
    <w:rsid w:val="00D55F8C"/>
    <w:rsid w:val="00D56F63"/>
    <w:rsid w:val="00D576EA"/>
    <w:rsid w:val="00D61985"/>
    <w:rsid w:val="00D63750"/>
    <w:rsid w:val="00D63B60"/>
    <w:rsid w:val="00D6480D"/>
    <w:rsid w:val="00D66D62"/>
    <w:rsid w:val="00D672D9"/>
    <w:rsid w:val="00D67B82"/>
    <w:rsid w:val="00D67D39"/>
    <w:rsid w:val="00D702F7"/>
    <w:rsid w:val="00D7036C"/>
    <w:rsid w:val="00D7150C"/>
    <w:rsid w:val="00D74A5E"/>
    <w:rsid w:val="00D752E6"/>
    <w:rsid w:val="00D7596A"/>
    <w:rsid w:val="00D75AE5"/>
    <w:rsid w:val="00D76742"/>
    <w:rsid w:val="00D76F2E"/>
    <w:rsid w:val="00D77684"/>
    <w:rsid w:val="00D779B5"/>
    <w:rsid w:val="00D81195"/>
    <w:rsid w:val="00D81F8E"/>
    <w:rsid w:val="00D82954"/>
    <w:rsid w:val="00D83577"/>
    <w:rsid w:val="00D838CB"/>
    <w:rsid w:val="00D84C4C"/>
    <w:rsid w:val="00D902CF"/>
    <w:rsid w:val="00D90B8D"/>
    <w:rsid w:val="00D9311D"/>
    <w:rsid w:val="00D9321F"/>
    <w:rsid w:val="00D9337C"/>
    <w:rsid w:val="00D94286"/>
    <w:rsid w:val="00D94EB6"/>
    <w:rsid w:val="00D95CD7"/>
    <w:rsid w:val="00D96946"/>
    <w:rsid w:val="00D97A37"/>
    <w:rsid w:val="00D97E5B"/>
    <w:rsid w:val="00DA0A5F"/>
    <w:rsid w:val="00DA0DEB"/>
    <w:rsid w:val="00DA24E3"/>
    <w:rsid w:val="00DA37F5"/>
    <w:rsid w:val="00DA49E2"/>
    <w:rsid w:val="00DA564C"/>
    <w:rsid w:val="00DA5A99"/>
    <w:rsid w:val="00DA7588"/>
    <w:rsid w:val="00DB0D51"/>
    <w:rsid w:val="00DB0DDE"/>
    <w:rsid w:val="00DB305A"/>
    <w:rsid w:val="00DB380D"/>
    <w:rsid w:val="00DB4274"/>
    <w:rsid w:val="00DB47B1"/>
    <w:rsid w:val="00DB4EA7"/>
    <w:rsid w:val="00DB57EE"/>
    <w:rsid w:val="00DB5A52"/>
    <w:rsid w:val="00DB5DC9"/>
    <w:rsid w:val="00DB613B"/>
    <w:rsid w:val="00DB6A21"/>
    <w:rsid w:val="00DB6C71"/>
    <w:rsid w:val="00DB7161"/>
    <w:rsid w:val="00DB7BCB"/>
    <w:rsid w:val="00DB7BF8"/>
    <w:rsid w:val="00DC12C0"/>
    <w:rsid w:val="00DC1F8C"/>
    <w:rsid w:val="00DC2916"/>
    <w:rsid w:val="00DC29FA"/>
    <w:rsid w:val="00DC2B0E"/>
    <w:rsid w:val="00DC2F51"/>
    <w:rsid w:val="00DC3056"/>
    <w:rsid w:val="00DC45A1"/>
    <w:rsid w:val="00DC4634"/>
    <w:rsid w:val="00DC55E2"/>
    <w:rsid w:val="00DC56E6"/>
    <w:rsid w:val="00DC5AB1"/>
    <w:rsid w:val="00DC723E"/>
    <w:rsid w:val="00DC7D75"/>
    <w:rsid w:val="00DD4DA5"/>
    <w:rsid w:val="00DD5173"/>
    <w:rsid w:val="00DD5A24"/>
    <w:rsid w:val="00DD695D"/>
    <w:rsid w:val="00DE1990"/>
    <w:rsid w:val="00DE1A48"/>
    <w:rsid w:val="00DE24C4"/>
    <w:rsid w:val="00DE2534"/>
    <w:rsid w:val="00DE364B"/>
    <w:rsid w:val="00DE52DB"/>
    <w:rsid w:val="00DE59C1"/>
    <w:rsid w:val="00DE5C3B"/>
    <w:rsid w:val="00DE6006"/>
    <w:rsid w:val="00DE7467"/>
    <w:rsid w:val="00DF039B"/>
    <w:rsid w:val="00DF2EE0"/>
    <w:rsid w:val="00DF4A6A"/>
    <w:rsid w:val="00DF639C"/>
    <w:rsid w:val="00E00504"/>
    <w:rsid w:val="00E00BF6"/>
    <w:rsid w:val="00E010C7"/>
    <w:rsid w:val="00E027A3"/>
    <w:rsid w:val="00E02F74"/>
    <w:rsid w:val="00E03A1A"/>
    <w:rsid w:val="00E043DA"/>
    <w:rsid w:val="00E044A7"/>
    <w:rsid w:val="00E04A9A"/>
    <w:rsid w:val="00E057A6"/>
    <w:rsid w:val="00E10905"/>
    <w:rsid w:val="00E11F42"/>
    <w:rsid w:val="00E12802"/>
    <w:rsid w:val="00E15A58"/>
    <w:rsid w:val="00E16E38"/>
    <w:rsid w:val="00E17028"/>
    <w:rsid w:val="00E176F6"/>
    <w:rsid w:val="00E20B82"/>
    <w:rsid w:val="00E22E49"/>
    <w:rsid w:val="00E22EED"/>
    <w:rsid w:val="00E249A9"/>
    <w:rsid w:val="00E2530C"/>
    <w:rsid w:val="00E25384"/>
    <w:rsid w:val="00E25908"/>
    <w:rsid w:val="00E26A85"/>
    <w:rsid w:val="00E27DED"/>
    <w:rsid w:val="00E306FC"/>
    <w:rsid w:val="00E3078F"/>
    <w:rsid w:val="00E30915"/>
    <w:rsid w:val="00E30AC4"/>
    <w:rsid w:val="00E31FF8"/>
    <w:rsid w:val="00E32EF9"/>
    <w:rsid w:val="00E330AF"/>
    <w:rsid w:val="00E33974"/>
    <w:rsid w:val="00E348DF"/>
    <w:rsid w:val="00E35336"/>
    <w:rsid w:val="00E35855"/>
    <w:rsid w:val="00E365B2"/>
    <w:rsid w:val="00E36F50"/>
    <w:rsid w:val="00E36FB0"/>
    <w:rsid w:val="00E370A8"/>
    <w:rsid w:val="00E370DC"/>
    <w:rsid w:val="00E374DE"/>
    <w:rsid w:val="00E37C6A"/>
    <w:rsid w:val="00E422D4"/>
    <w:rsid w:val="00E45253"/>
    <w:rsid w:val="00E455A6"/>
    <w:rsid w:val="00E45756"/>
    <w:rsid w:val="00E45CFB"/>
    <w:rsid w:val="00E47397"/>
    <w:rsid w:val="00E5013E"/>
    <w:rsid w:val="00E50A17"/>
    <w:rsid w:val="00E52E6B"/>
    <w:rsid w:val="00E53948"/>
    <w:rsid w:val="00E54801"/>
    <w:rsid w:val="00E54E76"/>
    <w:rsid w:val="00E550B8"/>
    <w:rsid w:val="00E55A33"/>
    <w:rsid w:val="00E55EE9"/>
    <w:rsid w:val="00E5685B"/>
    <w:rsid w:val="00E56FEB"/>
    <w:rsid w:val="00E57359"/>
    <w:rsid w:val="00E574E6"/>
    <w:rsid w:val="00E6096D"/>
    <w:rsid w:val="00E616BF"/>
    <w:rsid w:val="00E62052"/>
    <w:rsid w:val="00E62800"/>
    <w:rsid w:val="00E64186"/>
    <w:rsid w:val="00E6418E"/>
    <w:rsid w:val="00E65568"/>
    <w:rsid w:val="00E65D6E"/>
    <w:rsid w:val="00E66B36"/>
    <w:rsid w:val="00E70079"/>
    <w:rsid w:val="00E7071A"/>
    <w:rsid w:val="00E70E57"/>
    <w:rsid w:val="00E713C9"/>
    <w:rsid w:val="00E72F93"/>
    <w:rsid w:val="00E73A80"/>
    <w:rsid w:val="00E74314"/>
    <w:rsid w:val="00E74452"/>
    <w:rsid w:val="00E74616"/>
    <w:rsid w:val="00E7467D"/>
    <w:rsid w:val="00E75BC6"/>
    <w:rsid w:val="00E76B3B"/>
    <w:rsid w:val="00E76ECD"/>
    <w:rsid w:val="00E771F1"/>
    <w:rsid w:val="00E83F87"/>
    <w:rsid w:val="00E840E2"/>
    <w:rsid w:val="00E847EB"/>
    <w:rsid w:val="00E84FB8"/>
    <w:rsid w:val="00E8571F"/>
    <w:rsid w:val="00E8690C"/>
    <w:rsid w:val="00E873D7"/>
    <w:rsid w:val="00E874A2"/>
    <w:rsid w:val="00E874A3"/>
    <w:rsid w:val="00E87A57"/>
    <w:rsid w:val="00E87C7D"/>
    <w:rsid w:val="00E87D4A"/>
    <w:rsid w:val="00E90996"/>
    <w:rsid w:val="00E92121"/>
    <w:rsid w:val="00E92332"/>
    <w:rsid w:val="00E9258A"/>
    <w:rsid w:val="00E92B36"/>
    <w:rsid w:val="00E93618"/>
    <w:rsid w:val="00E95610"/>
    <w:rsid w:val="00E956BB"/>
    <w:rsid w:val="00E95940"/>
    <w:rsid w:val="00E95F7E"/>
    <w:rsid w:val="00E96770"/>
    <w:rsid w:val="00E96A2C"/>
    <w:rsid w:val="00E97EE8"/>
    <w:rsid w:val="00EA0130"/>
    <w:rsid w:val="00EA0E9E"/>
    <w:rsid w:val="00EA19DB"/>
    <w:rsid w:val="00EA1AAA"/>
    <w:rsid w:val="00EA241A"/>
    <w:rsid w:val="00EA2456"/>
    <w:rsid w:val="00EA2E22"/>
    <w:rsid w:val="00EA3170"/>
    <w:rsid w:val="00EA435A"/>
    <w:rsid w:val="00EA4BAD"/>
    <w:rsid w:val="00EA6F51"/>
    <w:rsid w:val="00EA742D"/>
    <w:rsid w:val="00EA7783"/>
    <w:rsid w:val="00EB0F16"/>
    <w:rsid w:val="00EB194F"/>
    <w:rsid w:val="00EB2DAB"/>
    <w:rsid w:val="00EB3E23"/>
    <w:rsid w:val="00EB48E1"/>
    <w:rsid w:val="00EB50BC"/>
    <w:rsid w:val="00EB5F97"/>
    <w:rsid w:val="00EB67FB"/>
    <w:rsid w:val="00EB7B39"/>
    <w:rsid w:val="00EC0135"/>
    <w:rsid w:val="00EC08CE"/>
    <w:rsid w:val="00EC127B"/>
    <w:rsid w:val="00EC16D9"/>
    <w:rsid w:val="00EC1C26"/>
    <w:rsid w:val="00EC1F45"/>
    <w:rsid w:val="00EC20D7"/>
    <w:rsid w:val="00EC3151"/>
    <w:rsid w:val="00EC31B6"/>
    <w:rsid w:val="00EC31EB"/>
    <w:rsid w:val="00EC4C34"/>
    <w:rsid w:val="00EC4EAB"/>
    <w:rsid w:val="00EC5240"/>
    <w:rsid w:val="00EC5998"/>
    <w:rsid w:val="00EC6484"/>
    <w:rsid w:val="00EC696D"/>
    <w:rsid w:val="00ED088F"/>
    <w:rsid w:val="00ED2AEE"/>
    <w:rsid w:val="00ED3764"/>
    <w:rsid w:val="00ED4029"/>
    <w:rsid w:val="00ED7509"/>
    <w:rsid w:val="00EE085F"/>
    <w:rsid w:val="00EE43A0"/>
    <w:rsid w:val="00EE4744"/>
    <w:rsid w:val="00EE4C45"/>
    <w:rsid w:val="00EE5C77"/>
    <w:rsid w:val="00EE5DE5"/>
    <w:rsid w:val="00EE5DE6"/>
    <w:rsid w:val="00EE5F22"/>
    <w:rsid w:val="00EE5F7E"/>
    <w:rsid w:val="00EE6084"/>
    <w:rsid w:val="00EE70A7"/>
    <w:rsid w:val="00EE712F"/>
    <w:rsid w:val="00EF001D"/>
    <w:rsid w:val="00EF1163"/>
    <w:rsid w:val="00EF11F1"/>
    <w:rsid w:val="00EF1FFF"/>
    <w:rsid w:val="00EF2BFF"/>
    <w:rsid w:val="00EF427A"/>
    <w:rsid w:val="00EF5690"/>
    <w:rsid w:val="00EF5725"/>
    <w:rsid w:val="00EF6094"/>
    <w:rsid w:val="00EF7C99"/>
    <w:rsid w:val="00F00B3C"/>
    <w:rsid w:val="00F017CA"/>
    <w:rsid w:val="00F019CB"/>
    <w:rsid w:val="00F0210C"/>
    <w:rsid w:val="00F02D20"/>
    <w:rsid w:val="00F02F9B"/>
    <w:rsid w:val="00F033B5"/>
    <w:rsid w:val="00F03FFE"/>
    <w:rsid w:val="00F06E2D"/>
    <w:rsid w:val="00F0727E"/>
    <w:rsid w:val="00F1008C"/>
    <w:rsid w:val="00F10356"/>
    <w:rsid w:val="00F1286B"/>
    <w:rsid w:val="00F14AD8"/>
    <w:rsid w:val="00F161A4"/>
    <w:rsid w:val="00F1661C"/>
    <w:rsid w:val="00F16723"/>
    <w:rsid w:val="00F16A83"/>
    <w:rsid w:val="00F17796"/>
    <w:rsid w:val="00F17C45"/>
    <w:rsid w:val="00F209EE"/>
    <w:rsid w:val="00F21015"/>
    <w:rsid w:val="00F2214D"/>
    <w:rsid w:val="00F223BE"/>
    <w:rsid w:val="00F227BF"/>
    <w:rsid w:val="00F22836"/>
    <w:rsid w:val="00F230C1"/>
    <w:rsid w:val="00F24797"/>
    <w:rsid w:val="00F24B27"/>
    <w:rsid w:val="00F24D9D"/>
    <w:rsid w:val="00F25733"/>
    <w:rsid w:val="00F2575B"/>
    <w:rsid w:val="00F26DF0"/>
    <w:rsid w:val="00F27307"/>
    <w:rsid w:val="00F321E6"/>
    <w:rsid w:val="00F329A2"/>
    <w:rsid w:val="00F33A63"/>
    <w:rsid w:val="00F3467C"/>
    <w:rsid w:val="00F34C11"/>
    <w:rsid w:val="00F3560B"/>
    <w:rsid w:val="00F35655"/>
    <w:rsid w:val="00F35851"/>
    <w:rsid w:val="00F35DB8"/>
    <w:rsid w:val="00F36240"/>
    <w:rsid w:val="00F36F99"/>
    <w:rsid w:val="00F371D6"/>
    <w:rsid w:val="00F37577"/>
    <w:rsid w:val="00F40E5D"/>
    <w:rsid w:val="00F418CC"/>
    <w:rsid w:val="00F42207"/>
    <w:rsid w:val="00F423E8"/>
    <w:rsid w:val="00F42B96"/>
    <w:rsid w:val="00F42E75"/>
    <w:rsid w:val="00F4317A"/>
    <w:rsid w:val="00F45188"/>
    <w:rsid w:val="00F455D4"/>
    <w:rsid w:val="00F45625"/>
    <w:rsid w:val="00F46F59"/>
    <w:rsid w:val="00F47320"/>
    <w:rsid w:val="00F50E55"/>
    <w:rsid w:val="00F51067"/>
    <w:rsid w:val="00F51A55"/>
    <w:rsid w:val="00F5269D"/>
    <w:rsid w:val="00F52A22"/>
    <w:rsid w:val="00F531FD"/>
    <w:rsid w:val="00F533B4"/>
    <w:rsid w:val="00F5363D"/>
    <w:rsid w:val="00F53CE8"/>
    <w:rsid w:val="00F54442"/>
    <w:rsid w:val="00F561D0"/>
    <w:rsid w:val="00F562C0"/>
    <w:rsid w:val="00F56A1C"/>
    <w:rsid w:val="00F577A3"/>
    <w:rsid w:val="00F57ABC"/>
    <w:rsid w:val="00F600C6"/>
    <w:rsid w:val="00F60708"/>
    <w:rsid w:val="00F610C7"/>
    <w:rsid w:val="00F628AA"/>
    <w:rsid w:val="00F633DD"/>
    <w:rsid w:val="00F63E72"/>
    <w:rsid w:val="00F647BE"/>
    <w:rsid w:val="00F64B65"/>
    <w:rsid w:val="00F64E23"/>
    <w:rsid w:val="00F6555B"/>
    <w:rsid w:val="00F67183"/>
    <w:rsid w:val="00F7119E"/>
    <w:rsid w:val="00F713C5"/>
    <w:rsid w:val="00F71B90"/>
    <w:rsid w:val="00F7350F"/>
    <w:rsid w:val="00F73901"/>
    <w:rsid w:val="00F7449F"/>
    <w:rsid w:val="00F753E1"/>
    <w:rsid w:val="00F75883"/>
    <w:rsid w:val="00F75E34"/>
    <w:rsid w:val="00F76075"/>
    <w:rsid w:val="00F7743F"/>
    <w:rsid w:val="00F802F8"/>
    <w:rsid w:val="00F80D1B"/>
    <w:rsid w:val="00F80EFE"/>
    <w:rsid w:val="00F81ED2"/>
    <w:rsid w:val="00F82744"/>
    <w:rsid w:val="00F85973"/>
    <w:rsid w:val="00F85CF6"/>
    <w:rsid w:val="00F86701"/>
    <w:rsid w:val="00F90385"/>
    <w:rsid w:val="00F903F6"/>
    <w:rsid w:val="00F90692"/>
    <w:rsid w:val="00F915E2"/>
    <w:rsid w:val="00F92242"/>
    <w:rsid w:val="00F9299F"/>
    <w:rsid w:val="00F92D88"/>
    <w:rsid w:val="00F9327E"/>
    <w:rsid w:val="00F93A99"/>
    <w:rsid w:val="00F944D7"/>
    <w:rsid w:val="00F946A1"/>
    <w:rsid w:val="00F94DC9"/>
    <w:rsid w:val="00F94DF9"/>
    <w:rsid w:val="00F95418"/>
    <w:rsid w:val="00F95649"/>
    <w:rsid w:val="00F95CF8"/>
    <w:rsid w:val="00F95E98"/>
    <w:rsid w:val="00F963B5"/>
    <w:rsid w:val="00F96608"/>
    <w:rsid w:val="00F96DB4"/>
    <w:rsid w:val="00FA089F"/>
    <w:rsid w:val="00FA11B2"/>
    <w:rsid w:val="00FA2871"/>
    <w:rsid w:val="00FA288F"/>
    <w:rsid w:val="00FA2A1E"/>
    <w:rsid w:val="00FA48AD"/>
    <w:rsid w:val="00FA4D41"/>
    <w:rsid w:val="00FA5A50"/>
    <w:rsid w:val="00FA603F"/>
    <w:rsid w:val="00FA6095"/>
    <w:rsid w:val="00FA7463"/>
    <w:rsid w:val="00FA7973"/>
    <w:rsid w:val="00FA798C"/>
    <w:rsid w:val="00FB0590"/>
    <w:rsid w:val="00FB05BB"/>
    <w:rsid w:val="00FB1297"/>
    <w:rsid w:val="00FB37EE"/>
    <w:rsid w:val="00FB443A"/>
    <w:rsid w:val="00FB44C0"/>
    <w:rsid w:val="00FB51FD"/>
    <w:rsid w:val="00FB5420"/>
    <w:rsid w:val="00FB5F58"/>
    <w:rsid w:val="00FB67D5"/>
    <w:rsid w:val="00FB788F"/>
    <w:rsid w:val="00FC0B3B"/>
    <w:rsid w:val="00FC0C05"/>
    <w:rsid w:val="00FC2157"/>
    <w:rsid w:val="00FC5356"/>
    <w:rsid w:val="00FC69F9"/>
    <w:rsid w:val="00FC71FE"/>
    <w:rsid w:val="00FC7910"/>
    <w:rsid w:val="00FD3278"/>
    <w:rsid w:val="00FD3B25"/>
    <w:rsid w:val="00FD3B31"/>
    <w:rsid w:val="00FD5D79"/>
    <w:rsid w:val="00FD6CB4"/>
    <w:rsid w:val="00FE0575"/>
    <w:rsid w:val="00FE28C0"/>
    <w:rsid w:val="00FE3BAC"/>
    <w:rsid w:val="00FE505A"/>
    <w:rsid w:val="00FE5379"/>
    <w:rsid w:val="00FE62E9"/>
    <w:rsid w:val="00FE6CAA"/>
    <w:rsid w:val="00FF055F"/>
    <w:rsid w:val="00FF0F09"/>
    <w:rsid w:val="00FF16F9"/>
    <w:rsid w:val="00FF213C"/>
    <w:rsid w:val="00FF29D9"/>
    <w:rsid w:val="00FF3FB8"/>
    <w:rsid w:val="00FF590C"/>
    <w:rsid w:val="00FF5AF3"/>
    <w:rsid w:val="00FF67AD"/>
    <w:rsid w:val="00FF7468"/>
    <w:rsid w:val="02BF720C"/>
    <w:rsid w:val="038907AF"/>
    <w:rsid w:val="038C50E0"/>
    <w:rsid w:val="03EA74DF"/>
    <w:rsid w:val="05894341"/>
    <w:rsid w:val="05F76813"/>
    <w:rsid w:val="063A08D0"/>
    <w:rsid w:val="07721F34"/>
    <w:rsid w:val="08C11363"/>
    <w:rsid w:val="09D66B9B"/>
    <w:rsid w:val="0A646E43"/>
    <w:rsid w:val="0B696EDE"/>
    <w:rsid w:val="0BA62F17"/>
    <w:rsid w:val="0DFF2127"/>
    <w:rsid w:val="0F155CD5"/>
    <w:rsid w:val="108C3E59"/>
    <w:rsid w:val="110D6671"/>
    <w:rsid w:val="12EE6AFE"/>
    <w:rsid w:val="134C1C46"/>
    <w:rsid w:val="13631AD8"/>
    <w:rsid w:val="16AF51B9"/>
    <w:rsid w:val="1BC45E7C"/>
    <w:rsid w:val="1CB6278E"/>
    <w:rsid w:val="1CF6BA22"/>
    <w:rsid w:val="1D7ED866"/>
    <w:rsid w:val="1D972FC9"/>
    <w:rsid w:val="1EE6134D"/>
    <w:rsid w:val="1F0B237A"/>
    <w:rsid w:val="1F2E733A"/>
    <w:rsid w:val="1F7B3563"/>
    <w:rsid w:val="1FBA49E0"/>
    <w:rsid w:val="20637664"/>
    <w:rsid w:val="20EA12FB"/>
    <w:rsid w:val="221E0E32"/>
    <w:rsid w:val="246856E0"/>
    <w:rsid w:val="25D22886"/>
    <w:rsid w:val="25DF56C4"/>
    <w:rsid w:val="26857D7F"/>
    <w:rsid w:val="27546201"/>
    <w:rsid w:val="2AE95F54"/>
    <w:rsid w:val="2B1A3868"/>
    <w:rsid w:val="2BF06142"/>
    <w:rsid w:val="2D7C3A6A"/>
    <w:rsid w:val="2E0F32D3"/>
    <w:rsid w:val="2F1767F1"/>
    <w:rsid w:val="30F46734"/>
    <w:rsid w:val="32C8124E"/>
    <w:rsid w:val="35BF3563"/>
    <w:rsid w:val="36BB85A9"/>
    <w:rsid w:val="36FDFFCD"/>
    <w:rsid w:val="375502AC"/>
    <w:rsid w:val="37FA20EF"/>
    <w:rsid w:val="39311A4E"/>
    <w:rsid w:val="39901AD5"/>
    <w:rsid w:val="39ED263E"/>
    <w:rsid w:val="3C49079C"/>
    <w:rsid w:val="3C8B5042"/>
    <w:rsid w:val="3D981A57"/>
    <w:rsid w:val="3FDB776B"/>
    <w:rsid w:val="3FDF502F"/>
    <w:rsid w:val="3FEF4872"/>
    <w:rsid w:val="403B5F93"/>
    <w:rsid w:val="40A25A42"/>
    <w:rsid w:val="41CE6BA4"/>
    <w:rsid w:val="41E52389"/>
    <w:rsid w:val="41E65CFC"/>
    <w:rsid w:val="4281512C"/>
    <w:rsid w:val="435A7DD9"/>
    <w:rsid w:val="43EB8B6E"/>
    <w:rsid w:val="442D183B"/>
    <w:rsid w:val="45100F23"/>
    <w:rsid w:val="455E031D"/>
    <w:rsid w:val="45A50890"/>
    <w:rsid w:val="4BFFD8AD"/>
    <w:rsid w:val="4C2422F2"/>
    <w:rsid w:val="4CFEB22F"/>
    <w:rsid w:val="4D8C0E60"/>
    <w:rsid w:val="4F78A627"/>
    <w:rsid w:val="50C34D98"/>
    <w:rsid w:val="50F91E0A"/>
    <w:rsid w:val="50FE7CC0"/>
    <w:rsid w:val="51E38F79"/>
    <w:rsid w:val="53177AE5"/>
    <w:rsid w:val="53D80F1E"/>
    <w:rsid w:val="582C1E9C"/>
    <w:rsid w:val="58C93758"/>
    <w:rsid w:val="58F0657B"/>
    <w:rsid w:val="594E3790"/>
    <w:rsid w:val="5A8B31CF"/>
    <w:rsid w:val="5A942A99"/>
    <w:rsid w:val="5B3E6D24"/>
    <w:rsid w:val="5C1A7B90"/>
    <w:rsid w:val="5DC63E90"/>
    <w:rsid w:val="5DF846EA"/>
    <w:rsid w:val="5DF95D31"/>
    <w:rsid w:val="5E53285C"/>
    <w:rsid w:val="5EDF520C"/>
    <w:rsid w:val="5EEEA752"/>
    <w:rsid w:val="60BD7420"/>
    <w:rsid w:val="62064225"/>
    <w:rsid w:val="639C4CC3"/>
    <w:rsid w:val="6403073E"/>
    <w:rsid w:val="654653A1"/>
    <w:rsid w:val="65C512A6"/>
    <w:rsid w:val="661F047A"/>
    <w:rsid w:val="67D9D0A6"/>
    <w:rsid w:val="6A1456C1"/>
    <w:rsid w:val="6B6CD37F"/>
    <w:rsid w:val="6C2B4FC8"/>
    <w:rsid w:val="6D594C53"/>
    <w:rsid w:val="6E161F1D"/>
    <w:rsid w:val="6E44460A"/>
    <w:rsid w:val="6F2E3BB0"/>
    <w:rsid w:val="6F3D77ED"/>
    <w:rsid w:val="6F6A58C9"/>
    <w:rsid w:val="6FFBB1CA"/>
    <w:rsid w:val="70B43321"/>
    <w:rsid w:val="70F576FF"/>
    <w:rsid w:val="7552236B"/>
    <w:rsid w:val="756D7DFC"/>
    <w:rsid w:val="76C9659C"/>
    <w:rsid w:val="77EF4F11"/>
    <w:rsid w:val="797EB4C2"/>
    <w:rsid w:val="7A4276F5"/>
    <w:rsid w:val="7A6332A9"/>
    <w:rsid w:val="7AEB4A34"/>
    <w:rsid w:val="7B7B322E"/>
    <w:rsid w:val="7BCC7EFC"/>
    <w:rsid w:val="7BEB7ECA"/>
    <w:rsid w:val="7D98349C"/>
    <w:rsid w:val="7DD6FED5"/>
    <w:rsid w:val="7ED7415A"/>
    <w:rsid w:val="7F415D3C"/>
    <w:rsid w:val="7FF17953"/>
    <w:rsid w:val="BBB3491F"/>
    <w:rsid w:val="BBBC2B44"/>
    <w:rsid w:val="BEFF9821"/>
    <w:rsid w:val="D5DBBCC7"/>
    <w:rsid w:val="D7215BA9"/>
    <w:rsid w:val="D9D72956"/>
    <w:rsid w:val="DF7E0DE6"/>
    <w:rsid w:val="E7F78300"/>
    <w:rsid w:val="EF778150"/>
    <w:rsid w:val="F7AF7825"/>
    <w:rsid w:val="F7F5DDAE"/>
    <w:rsid w:val="F7F7671A"/>
    <w:rsid w:val="FBB9B388"/>
    <w:rsid w:val="FFF7DDF3"/>
    <w:rsid w:val="FFFF8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name="footnote reference"/>
    <w:lsdException w:qFormat="1" w:unhideWhenUsed="0"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qFormat="1" w:unhideWhenUsed="0" w:uiPriority="99" w:semiHidden="0" w:name="E-mail Signature"/>
    <w:lsdException w:qFormat="1" w:unhideWhenUsed="0"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lang w:val="en-US" w:eastAsia="ja-JP" w:bidi="ar-SA"/>
    </w:rPr>
  </w:style>
  <w:style w:type="paragraph" w:styleId="3">
    <w:name w:val="heading 1"/>
    <w:next w:val="4"/>
    <w:link w:val="148"/>
    <w:qFormat/>
    <w:uiPriority w:val="0"/>
    <w:pPr>
      <w:keepNext/>
      <w:keepLines/>
      <w:pageBreakBefore/>
      <w:numPr>
        <w:ilvl w:val="0"/>
        <w:numId w:val="1"/>
      </w:numPr>
      <w:tabs>
        <w:tab w:val="left" w:pos="1080"/>
      </w:tabs>
      <w:suppressAutoHyphens/>
      <w:spacing w:after="240" w:line="480" w:lineRule="auto"/>
      <w:outlineLvl w:val="0"/>
    </w:pPr>
    <w:rPr>
      <w:rFonts w:ascii="Arial" w:hAnsi="Arial" w:eastAsia="宋体" w:cs="Times New Roman"/>
      <w:b/>
      <w:sz w:val="24"/>
      <w:lang w:val="en-US" w:eastAsia="ja-JP" w:bidi="ar-SA"/>
    </w:rPr>
  </w:style>
  <w:style w:type="paragraph" w:styleId="5">
    <w:name w:val="heading 2"/>
    <w:basedOn w:val="3"/>
    <w:next w:val="4"/>
    <w:link w:val="112"/>
    <w:qFormat/>
    <w:uiPriority w:val="0"/>
    <w:pPr>
      <w:pageBreakBefore w:val="0"/>
      <w:spacing w:before="240" w:line="240" w:lineRule="auto"/>
      <w:outlineLvl w:val="1"/>
    </w:pPr>
    <w:rPr>
      <w:sz w:val="22"/>
    </w:rPr>
  </w:style>
  <w:style w:type="paragraph" w:styleId="6">
    <w:name w:val="heading 3"/>
    <w:basedOn w:val="5"/>
    <w:next w:val="4"/>
    <w:link w:val="113"/>
    <w:qFormat/>
    <w:uiPriority w:val="0"/>
    <w:pPr>
      <w:numPr>
        <w:ilvl w:val="2"/>
      </w:numPr>
      <w:outlineLvl w:val="2"/>
    </w:pPr>
    <w:rPr>
      <w:sz w:val="20"/>
    </w:rPr>
  </w:style>
  <w:style w:type="paragraph" w:styleId="7">
    <w:name w:val="heading 4"/>
    <w:basedOn w:val="6"/>
    <w:next w:val="4"/>
    <w:link w:val="114"/>
    <w:qFormat/>
    <w:uiPriority w:val="0"/>
    <w:pPr>
      <w:numPr>
        <w:ilvl w:val="3"/>
      </w:numPr>
      <w:outlineLvl w:val="3"/>
    </w:pPr>
  </w:style>
  <w:style w:type="paragraph" w:styleId="8">
    <w:name w:val="heading 5"/>
    <w:basedOn w:val="7"/>
    <w:next w:val="4"/>
    <w:link w:val="115"/>
    <w:qFormat/>
    <w:uiPriority w:val="0"/>
    <w:pPr>
      <w:numPr>
        <w:ilvl w:val="4"/>
      </w:numPr>
      <w:outlineLvl w:val="4"/>
    </w:pPr>
  </w:style>
  <w:style w:type="paragraph" w:styleId="9">
    <w:name w:val="heading 6"/>
    <w:basedOn w:val="8"/>
    <w:next w:val="4"/>
    <w:link w:val="116"/>
    <w:qFormat/>
    <w:uiPriority w:val="0"/>
    <w:pPr>
      <w:numPr>
        <w:ilvl w:val="5"/>
      </w:numPr>
      <w:outlineLvl w:val="5"/>
    </w:pPr>
  </w:style>
  <w:style w:type="paragraph" w:styleId="10">
    <w:name w:val="heading 7"/>
    <w:basedOn w:val="9"/>
    <w:next w:val="4"/>
    <w:link w:val="117"/>
    <w:qFormat/>
    <w:uiPriority w:val="0"/>
    <w:pPr>
      <w:numPr>
        <w:ilvl w:val="6"/>
      </w:numPr>
      <w:outlineLvl w:val="6"/>
    </w:pPr>
  </w:style>
  <w:style w:type="paragraph" w:styleId="11">
    <w:name w:val="heading 8"/>
    <w:basedOn w:val="10"/>
    <w:next w:val="4"/>
    <w:link w:val="118"/>
    <w:qFormat/>
    <w:uiPriority w:val="0"/>
    <w:pPr>
      <w:numPr>
        <w:ilvl w:val="7"/>
      </w:numPr>
      <w:outlineLvl w:val="7"/>
    </w:pPr>
  </w:style>
  <w:style w:type="paragraph" w:styleId="12">
    <w:name w:val="heading 9"/>
    <w:basedOn w:val="11"/>
    <w:next w:val="4"/>
    <w:link w:val="119"/>
    <w:qFormat/>
    <w:uiPriority w:val="0"/>
    <w:pPr>
      <w:numPr>
        <w:ilvl w:val="8"/>
      </w:numPr>
      <w:outlineLvl w:val="8"/>
    </w:pPr>
  </w:style>
  <w:style w:type="character" w:default="1" w:styleId="91">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109"/>
    <w:qFormat/>
    <w:uiPriority w:val="99"/>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宋体" w:cs="Courier New"/>
      <w:lang w:val="en-US" w:eastAsia="ja-JP" w:bidi="ar-SA"/>
    </w:rPr>
  </w:style>
  <w:style w:type="paragraph" w:customStyle="1" w:styleId="4">
    <w:name w:val="IEEEStds Paragraph"/>
    <w:link w:val="111"/>
    <w:qFormat/>
    <w:uiPriority w:val="0"/>
    <w:pPr>
      <w:spacing w:after="240"/>
      <w:jc w:val="both"/>
    </w:pPr>
    <w:rPr>
      <w:rFonts w:ascii="Times New Roman" w:hAnsi="Times New Roman" w:eastAsia="宋体" w:cs="Times New Roman"/>
      <w:lang w:val="en-US" w:eastAsia="ja-JP" w:bidi="ar-SA"/>
    </w:rPr>
  </w:style>
  <w:style w:type="paragraph" w:styleId="13">
    <w:name w:val="List 3"/>
    <w:basedOn w:val="1"/>
    <w:qFormat/>
    <w:uiPriority w:val="99"/>
    <w:pPr>
      <w:ind w:left="1080" w:hanging="360"/>
      <w:contextualSpacing/>
    </w:pPr>
  </w:style>
  <w:style w:type="paragraph" w:styleId="14">
    <w:name w:val="toc 7"/>
    <w:basedOn w:val="1"/>
    <w:next w:val="1"/>
    <w:qFormat/>
    <w:uiPriority w:val="39"/>
    <w:pPr>
      <w:ind w:left="1440"/>
    </w:pPr>
    <w:rPr>
      <w:rFonts w:eastAsia="MS Mincho"/>
      <w:szCs w:val="24"/>
    </w:rPr>
  </w:style>
  <w:style w:type="paragraph" w:styleId="15">
    <w:name w:val="List Number 2"/>
    <w:basedOn w:val="1"/>
    <w:qFormat/>
    <w:uiPriority w:val="99"/>
    <w:pPr>
      <w:numPr>
        <w:ilvl w:val="0"/>
        <w:numId w:val="2"/>
      </w:numPr>
      <w:contextualSpacing/>
    </w:pPr>
  </w:style>
  <w:style w:type="paragraph" w:styleId="16">
    <w:name w:val="table of authorities"/>
    <w:basedOn w:val="1"/>
    <w:next w:val="1"/>
    <w:qFormat/>
    <w:uiPriority w:val="99"/>
    <w:pPr>
      <w:ind w:left="240" w:hanging="240"/>
    </w:pPr>
  </w:style>
  <w:style w:type="paragraph" w:styleId="17">
    <w:name w:val="Note Heading"/>
    <w:basedOn w:val="1"/>
    <w:next w:val="1"/>
    <w:link w:val="120"/>
    <w:qFormat/>
    <w:uiPriority w:val="99"/>
  </w:style>
  <w:style w:type="paragraph" w:styleId="18">
    <w:name w:val="List Bullet 4"/>
    <w:basedOn w:val="1"/>
    <w:qFormat/>
    <w:uiPriority w:val="99"/>
    <w:pPr>
      <w:numPr>
        <w:ilvl w:val="0"/>
        <w:numId w:val="3"/>
      </w:numPr>
      <w:contextualSpacing/>
    </w:pPr>
  </w:style>
  <w:style w:type="paragraph" w:styleId="19">
    <w:name w:val="index 8"/>
    <w:basedOn w:val="1"/>
    <w:next w:val="1"/>
    <w:qFormat/>
    <w:uiPriority w:val="99"/>
    <w:pPr>
      <w:ind w:left="1920" w:hanging="240"/>
    </w:pPr>
  </w:style>
  <w:style w:type="paragraph" w:styleId="20">
    <w:name w:val="E-mail Signature"/>
    <w:basedOn w:val="1"/>
    <w:link w:val="121"/>
    <w:qFormat/>
    <w:uiPriority w:val="99"/>
  </w:style>
  <w:style w:type="paragraph" w:styleId="21">
    <w:name w:val="List Number"/>
    <w:basedOn w:val="1"/>
    <w:qFormat/>
    <w:uiPriority w:val="99"/>
    <w:pPr>
      <w:numPr>
        <w:ilvl w:val="0"/>
        <w:numId w:val="4"/>
      </w:numPr>
      <w:contextualSpacing/>
    </w:pPr>
  </w:style>
  <w:style w:type="paragraph" w:styleId="22">
    <w:name w:val="Normal Indent"/>
    <w:basedOn w:val="1"/>
    <w:qFormat/>
    <w:uiPriority w:val="99"/>
    <w:pPr>
      <w:ind w:left="720"/>
    </w:pPr>
  </w:style>
  <w:style w:type="paragraph" w:styleId="23">
    <w:name w:val="caption"/>
    <w:next w:val="1"/>
    <w:qFormat/>
    <w:uiPriority w:val="35"/>
    <w:pPr>
      <w:keepLines/>
      <w:suppressAutoHyphens/>
      <w:spacing w:before="120" w:after="120"/>
      <w:jc w:val="center"/>
    </w:pPr>
    <w:rPr>
      <w:rFonts w:ascii="Arial" w:hAnsi="Arial" w:eastAsia="宋体" w:cs="Times New Roman"/>
      <w:b/>
      <w:lang w:val="en-US" w:eastAsia="ja-JP" w:bidi="ar-SA"/>
    </w:rPr>
  </w:style>
  <w:style w:type="paragraph" w:styleId="24">
    <w:name w:val="index 5"/>
    <w:basedOn w:val="1"/>
    <w:next w:val="1"/>
    <w:qFormat/>
    <w:uiPriority w:val="99"/>
    <w:pPr>
      <w:ind w:left="1200" w:hanging="240"/>
    </w:pPr>
  </w:style>
  <w:style w:type="paragraph" w:styleId="25">
    <w:name w:val="List Bullet"/>
    <w:basedOn w:val="1"/>
    <w:qFormat/>
    <w:uiPriority w:val="99"/>
    <w:pPr>
      <w:numPr>
        <w:ilvl w:val="0"/>
        <w:numId w:val="5"/>
      </w:numPr>
      <w:contextualSpacing/>
    </w:pPr>
  </w:style>
  <w:style w:type="paragraph" w:styleId="26">
    <w:name w:val="envelope address"/>
    <w:basedOn w:val="1"/>
    <w:qFormat/>
    <w:uiPriority w:val="99"/>
    <w:pPr>
      <w:framePr w:w="7920" w:h="1980" w:hRule="exact" w:hSpace="180" w:wrap="auto" w:vAnchor="margin" w:hAnchor="page" w:xAlign="center" w:yAlign="bottom"/>
      <w:ind w:left="2880"/>
    </w:pPr>
    <w:rPr>
      <w:rFonts w:ascii="Cambria" w:hAnsi="Cambria" w:eastAsia="Times New Roman"/>
      <w:szCs w:val="24"/>
    </w:rPr>
  </w:style>
  <w:style w:type="paragraph" w:styleId="27">
    <w:name w:val="Document Map"/>
    <w:basedOn w:val="1"/>
    <w:link w:val="122"/>
    <w:qFormat/>
    <w:uiPriority w:val="99"/>
    <w:pPr>
      <w:shd w:val="clear" w:color="auto" w:fill="000080"/>
    </w:pPr>
    <w:rPr>
      <w:rFonts w:ascii="Arial" w:hAnsi="Arial"/>
    </w:rPr>
  </w:style>
  <w:style w:type="paragraph" w:styleId="28">
    <w:name w:val="toa heading"/>
    <w:basedOn w:val="1"/>
    <w:next w:val="1"/>
    <w:qFormat/>
    <w:uiPriority w:val="99"/>
    <w:pPr>
      <w:spacing w:before="120"/>
    </w:pPr>
    <w:rPr>
      <w:rFonts w:ascii="Cambria" w:hAnsi="Cambria" w:eastAsia="Times New Roman"/>
      <w:b/>
      <w:bCs/>
      <w:szCs w:val="24"/>
    </w:rPr>
  </w:style>
  <w:style w:type="paragraph" w:styleId="29">
    <w:name w:val="annotation text"/>
    <w:basedOn w:val="1"/>
    <w:link w:val="123"/>
    <w:qFormat/>
    <w:uiPriority w:val="99"/>
    <w:rPr>
      <w:sz w:val="20"/>
    </w:rPr>
  </w:style>
  <w:style w:type="paragraph" w:styleId="30">
    <w:name w:val="index 6"/>
    <w:basedOn w:val="1"/>
    <w:next w:val="1"/>
    <w:qFormat/>
    <w:uiPriority w:val="99"/>
    <w:pPr>
      <w:ind w:left="1440" w:hanging="240"/>
    </w:pPr>
  </w:style>
  <w:style w:type="paragraph" w:styleId="31">
    <w:name w:val="Salutation"/>
    <w:basedOn w:val="1"/>
    <w:next w:val="1"/>
    <w:link w:val="124"/>
    <w:qFormat/>
    <w:uiPriority w:val="99"/>
  </w:style>
  <w:style w:type="paragraph" w:styleId="32">
    <w:name w:val="Body Text 3"/>
    <w:basedOn w:val="1"/>
    <w:link w:val="125"/>
    <w:qFormat/>
    <w:uiPriority w:val="99"/>
    <w:pPr>
      <w:spacing w:after="120"/>
    </w:pPr>
    <w:rPr>
      <w:sz w:val="16"/>
      <w:szCs w:val="16"/>
    </w:rPr>
  </w:style>
  <w:style w:type="paragraph" w:styleId="33">
    <w:name w:val="Closing"/>
    <w:basedOn w:val="1"/>
    <w:link w:val="126"/>
    <w:qFormat/>
    <w:uiPriority w:val="99"/>
    <w:pPr>
      <w:ind w:left="4320"/>
    </w:pPr>
  </w:style>
  <w:style w:type="paragraph" w:styleId="34">
    <w:name w:val="List Bullet 3"/>
    <w:basedOn w:val="1"/>
    <w:qFormat/>
    <w:uiPriority w:val="99"/>
    <w:pPr>
      <w:numPr>
        <w:ilvl w:val="0"/>
        <w:numId w:val="6"/>
      </w:numPr>
      <w:contextualSpacing/>
    </w:pPr>
  </w:style>
  <w:style w:type="paragraph" w:styleId="35">
    <w:name w:val="Body Text"/>
    <w:basedOn w:val="1"/>
    <w:link w:val="127"/>
    <w:qFormat/>
    <w:uiPriority w:val="99"/>
    <w:pPr>
      <w:spacing w:after="120"/>
    </w:pPr>
  </w:style>
  <w:style w:type="paragraph" w:styleId="36">
    <w:name w:val="Body Text Indent"/>
    <w:basedOn w:val="1"/>
    <w:link w:val="128"/>
    <w:qFormat/>
    <w:uiPriority w:val="99"/>
    <w:pPr>
      <w:spacing w:after="120"/>
      <w:ind w:left="360"/>
    </w:pPr>
  </w:style>
  <w:style w:type="paragraph" w:styleId="37">
    <w:name w:val="List Number 3"/>
    <w:basedOn w:val="1"/>
    <w:qFormat/>
    <w:uiPriority w:val="99"/>
    <w:pPr>
      <w:numPr>
        <w:ilvl w:val="0"/>
        <w:numId w:val="7"/>
      </w:numPr>
      <w:contextualSpacing/>
    </w:pPr>
  </w:style>
  <w:style w:type="paragraph" w:styleId="38">
    <w:name w:val="List 2"/>
    <w:basedOn w:val="1"/>
    <w:qFormat/>
    <w:uiPriority w:val="99"/>
    <w:pPr>
      <w:ind w:left="720" w:hanging="360"/>
      <w:contextualSpacing/>
    </w:pPr>
  </w:style>
  <w:style w:type="paragraph" w:styleId="39">
    <w:name w:val="List Continue"/>
    <w:basedOn w:val="1"/>
    <w:qFormat/>
    <w:uiPriority w:val="99"/>
    <w:pPr>
      <w:spacing w:after="120"/>
      <w:ind w:left="360"/>
      <w:contextualSpacing/>
    </w:pPr>
  </w:style>
  <w:style w:type="paragraph" w:styleId="40">
    <w:name w:val="Block Text"/>
    <w:basedOn w:val="1"/>
    <w:qFormat/>
    <w:uiPriority w:val="99"/>
    <w:pPr>
      <w:spacing w:after="120"/>
      <w:ind w:left="1440" w:right="1440"/>
    </w:pPr>
  </w:style>
  <w:style w:type="paragraph" w:styleId="41">
    <w:name w:val="List Bullet 2"/>
    <w:basedOn w:val="1"/>
    <w:qFormat/>
    <w:uiPriority w:val="99"/>
    <w:pPr>
      <w:numPr>
        <w:ilvl w:val="0"/>
        <w:numId w:val="8"/>
      </w:numPr>
      <w:contextualSpacing/>
    </w:pPr>
  </w:style>
  <w:style w:type="paragraph" w:styleId="42">
    <w:name w:val="HTML Address"/>
    <w:basedOn w:val="1"/>
    <w:link w:val="129"/>
    <w:qFormat/>
    <w:uiPriority w:val="99"/>
    <w:rPr>
      <w:i/>
      <w:iCs/>
    </w:rPr>
  </w:style>
  <w:style w:type="paragraph" w:styleId="43">
    <w:name w:val="index 4"/>
    <w:basedOn w:val="1"/>
    <w:next w:val="1"/>
    <w:qFormat/>
    <w:uiPriority w:val="99"/>
    <w:pPr>
      <w:ind w:left="960" w:hanging="240"/>
    </w:pPr>
  </w:style>
  <w:style w:type="paragraph" w:styleId="44">
    <w:name w:val="toc 5"/>
    <w:basedOn w:val="1"/>
    <w:next w:val="1"/>
    <w:qFormat/>
    <w:uiPriority w:val="39"/>
    <w:pPr>
      <w:ind w:left="960"/>
    </w:pPr>
    <w:rPr>
      <w:rFonts w:eastAsia="MS Mincho"/>
      <w:szCs w:val="24"/>
    </w:rPr>
  </w:style>
  <w:style w:type="paragraph" w:styleId="45">
    <w:name w:val="toc 3"/>
    <w:basedOn w:val="1"/>
    <w:next w:val="1"/>
    <w:qFormat/>
    <w:uiPriority w:val="39"/>
    <w:pPr>
      <w:ind w:left="480"/>
    </w:pPr>
  </w:style>
  <w:style w:type="paragraph" w:styleId="46">
    <w:name w:val="Plain Text"/>
    <w:basedOn w:val="1"/>
    <w:link w:val="130"/>
    <w:qFormat/>
    <w:uiPriority w:val="99"/>
    <w:rPr>
      <w:rFonts w:ascii="Courier New" w:hAnsi="Courier New" w:cs="Courier New"/>
      <w:sz w:val="20"/>
    </w:rPr>
  </w:style>
  <w:style w:type="paragraph" w:styleId="47">
    <w:name w:val="List Bullet 5"/>
    <w:basedOn w:val="1"/>
    <w:qFormat/>
    <w:uiPriority w:val="99"/>
    <w:pPr>
      <w:numPr>
        <w:ilvl w:val="0"/>
        <w:numId w:val="9"/>
      </w:numPr>
      <w:contextualSpacing/>
    </w:pPr>
  </w:style>
  <w:style w:type="paragraph" w:styleId="48">
    <w:name w:val="List Number 4"/>
    <w:basedOn w:val="1"/>
    <w:qFormat/>
    <w:uiPriority w:val="99"/>
    <w:pPr>
      <w:numPr>
        <w:ilvl w:val="0"/>
        <w:numId w:val="10"/>
      </w:numPr>
      <w:contextualSpacing/>
    </w:pPr>
  </w:style>
  <w:style w:type="paragraph" w:styleId="49">
    <w:name w:val="toc 8"/>
    <w:basedOn w:val="1"/>
    <w:next w:val="1"/>
    <w:qFormat/>
    <w:uiPriority w:val="39"/>
    <w:pPr>
      <w:ind w:left="1680"/>
    </w:pPr>
    <w:rPr>
      <w:rFonts w:eastAsia="MS Mincho"/>
      <w:szCs w:val="24"/>
    </w:rPr>
  </w:style>
  <w:style w:type="paragraph" w:styleId="50">
    <w:name w:val="index 3"/>
    <w:basedOn w:val="1"/>
    <w:next w:val="1"/>
    <w:qFormat/>
    <w:uiPriority w:val="99"/>
    <w:pPr>
      <w:ind w:left="720" w:hanging="240"/>
    </w:pPr>
  </w:style>
  <w:style w:type="paragraph" w:styleId="51">
    <w:name w:val="Date"/>
    <w:basedOn w:val="1"/>
    <w:next w:val="1"/>
    <w:link w:val="131"/>
    <w:qFormat/>
    <w:uiPriority w:val="99"/>
  </w:style>
  <w:style w:type="paragraph" w:styleId="52">
    <w:name w:val="Body Text Indent 2"/>
    <w:basedOn w:val="1"/>
    <w:link w:val="132"/>
    <w:qFormat/>
    <w:uiPriority w:val="99"/>
    <w:pPr>
      <w:spacing w:after="120" w:line="480" w:lineRule="auto"/>
      <w:ind w:left="360"/>
    </w:pPr>
  </w:style>
  <w:style w:type="paragraph" w:styleId="53">
    <w:name w:val="endnote text"/>
    <w:basedOn w:val="1"/>
    <w:link w:val="133"/>
    <w:qFormat/>
    <w:uiPriority w:val="99"/>
    <w:rPr>
      <w:sz w:val="20"/>
    </w:rPr>
  </w:style>
  <w:style w:type="paragraph" w:styleId="54">
    <w:name w:val="List Continue 5"/>
    <w:basedOn w:val="1"/>
    <w:qFormat/>
    <w:uiPriority w:val="99"/>
    <w:pPr>
      <w:spacing w:after="120"/>
      <w:ind w:left="1800"/>
      <w:contextualSpacing/>
    </w:pPr>
  </w:style>
  <w:style w:type="paragraph" w:styleId="55">
    <w:name w:val="Balloon Text"/>
    <w:basedOn w:val="1"/>
    <w:link w:val="134"/>
    <w:qFormat/>
    <w:uiPriority w:val="99"/>
    <w:rPr>
      <w:rFonts w:ascii="Tahoma" w:hAnsi="Tahoma" w:cs="Tahoma"/>
      <w:sz w:val="16"/>
      <w:szCs w:val="16"/>
    </w:rPr>
  </w:style>
  <w:style w:type="paragraph" w:styleId="56">
    <w:name w:val="footer"/>
    <w:link w:val="135"/>
    <w:qFormat/>
    <w:uiPriority w:val="99"/>
    <w:pPr>
      <w:widowControl w:val="0"/>
      <w:tabs>
        <w:tab w:val="center" w:pos="4320"/>
        <w:tab w:val="right" w:pos="8640"/>
      </w:tabs>
      <w:jc w:val="center"/>
    </w:pPr>
    <w:rPr>
      <w:rFonts w:ascii="Arial" w:hAnsi="Arial" w:eastAsia="Arial Unicode MS" w:cs="Times New Roman"/>
      <w:sz w:val="16"/>
      <w:lang w:val="en-US" w:eastAsia="ja-JP" w:bidi="ar-SA"/>
    </w:rPr>
  </w:style>
  <w:style w:type="paragraph" w:styleId="57">
    <w:name w:val="envelope return"/>
    <w:basedOn w:val="1"/>
    <w:qFormat/>
    <w:uiPriority w:val="99"/>
    <w:rPr>
      <w:rFonts w:ascii="Cambria" w:hAnsi="Cambria" w:eastAsia="Times New Roman"/>
      <w:sz w:val="20"/>
    </w:rPr>
  </w:style>
  <w:style w:type="paragraph" w:styleId="58">
    <w:name w:val="header"/>
    <w:link w:val="136"/>
    <w:qFormat/>
    <w:uiPriority w:val="99"/>
    <w:pPr>
      <w:widowControl w:val="0"/>
      <w:jc w:val="center"/>
    </w:pPr>
    <w:rPr>
      <w:rFonts w:ascii="Arial" w:hAnsi="Arial" w:eastAsia="Arial Unicode MS" w:cs="Times New Roman"/>
      <w:sz w:val="16"/>
      <w:lang w:val="en-US" w:eastAsia="ja-JP" w:bidi="ar-SA"/>
    </w:rPr>
  </w:style>
  <w:style w:type="paragraph" w:styleId="59">
    <w:name w:val="Signature"/>
    <w:basedOn w:val="1"/>
    <w:link w:val="137"/>
    <w:qFormat/>
    <w:uiPriority w:val="99"/>
    <w:pPr>
      <w:ind w:left="4320"/>
    </w:pPr>
  </w:style>
  <w:style w:type="paragraph" w:styleId="60">
    <w:name w:val="toc 1"/>
    <w:basedOn w:val="4"/>
    <w:next w:val="4"/>
    <w:qFormat/>
    <w:uiPriority w:val="39"/>
    <w:pPr>
      <w:keepLines/>
      <w:suppressAutoHyphens/>
      <w:spacing w:before="240" w:after="0"/>
      <w:jc w:val="left"/>
    </w:pPr>
  </w:style>
  <w:style w:type="paragraph" w:styleId="61">
    <w:name w:val="List Continue 4"/>
    <w:basedOn w:val="1"/>
    <w:qFormat/>
    <w:uiPriority w:val="99"/>
    <w:pPr>
      <w:spacing w:after="120"/>
      <w:ind w:left="1440"/>
      <w:contextualSpacing/>
    </w:pPr>
  </w:style>
  <w:style w:type="paragraph" w:styleId="62">
    <w:name w:val="toc 4"/>
    <w:basedOn w:val="1"/>
    <w:next w:val="1"/>
    <w:qFormat/>
    <w:uiPriority w:val="39"/>
    <w:pPr>
      <w:ind w:left="720"/>
    </w:pPr>
    <w:rPr>
      <w:rFonts w:eastAsia="MS Mincho"/>
      <w:szCs w:val="24"/>
    </w:rPr>
  </w:style>
  <w:style w:type="paragraph" w:styleId="63">
    <w:name w:val="index heading"/>
    <w:basedOn w:val="1"/>
    <w:next w:val="64"/>
    <w:qFormat/>
    <w:uiPriority w:val="99"/>
    <w:rPr>
      <w:rFonts w:ascii="Cambria" w:hAnsi="Cambria" w:eastAsia="Times New Roman"/>
      <w:b/>
      <w:bCs/>
    </w:rPr>
  </w:style>
  <w:style w:type="paragraph" w:styleId="64">
    <w:name w:val="index 1"/>
    <w:basedOn w:val="1"/>
    <w:next w:val="1"/>
    <w:qFormat/>
    <w:uiPriority w:val="99"/>
    <w:pPr>
      <w:ind w:left="240" w:hanging="240"/>
    </w:pPr>
  </w:style>
  <w:style w:type="paragraph" w:styleId="65">
    <w:name w:val="Subtitle"/>
    <w:basedOn w:val="1"/>
    <w:next w:val="1"/>
    <w:link w:val="138"/>
    <w:qFormat/>
    <w:uiPriority w:val="11"/>
    <w:pPr>
      <w:spacing w:after="60"/>
      <w:jc w:val="center"/>
      <w:outlineLvl w:val="1"/>
    </w:pPr>
    <w:rPr>
      <w:rFonts w:ascii="Cambria" w:hAnsi="Cambria" w:eastAsia="Times New Roman"/>
      <w:szCs w:val="24"/>
    </w:rPr>
  </w:style>
  <w:style w:type="paragraph" w:styleId="66">
    <w:name w:val="List Number 5"/>
    <w:basedOn w:val="1"/>
    <w:qFormat/>
    <w:uiPriority w:val="99"/>
    <w:pPr>
      <w:numPr>
        <w:ilvl w:val="0"/>
        <w:numId w:val="11"/>
      </w:numPr>
      <w:contextualSpacing/>
    </w:pPr>
  </w:style>
  <w:style w:type="paragraph" w:styleId="67">
    <w:name w:val="List"/>
    <w:basedOn w:val="1"/>
    <w:qFormat/>
    <w:uiPriority w:val="99"/>
    <w:pPr>
      <w:ind w:left="360" w:hanging="360"/>
      <w:contextualSpacing/>
    </w:pPr>
  </w:style>
  <w:style w:type="paragraph" w:styleId="68">
    <w:name w:val="footnote text"/>
    <w:basedOn w:val="1"/>
    <w:link w:val="139"/>
    <w:semiHidden/>
    <w:qFormat/>
    <w:uiPriority w:val="99"/>
    <w:rPr>
      <w:sz w:val="20"/>
    </w:rPr>
  </w:style>
  <w:style w:type="paragraph" w:styleId="69">
    <w:name w:val="toc 6"/>
    <w:basedOn w:val="1"/>
    <w:next w:val="1"/>
    <w:qFormat/>
    <w:uiPriority w:val="39"/>
    <w:pPr>
      <w:ind w:left="1200"/>
    </w:pPr>
    <w:rPr>
      <w:rFonts w:eastAsia="MS Mincho"/>
      <w:szCs w:val="24"/>
    </w:rPr>
  </w:style>
  <w:style w:type="paragraph" w:styleId="70">
    <w:name w:val="List 5"/>
    <w:basedOn w:val="1"/>
    <w:qFormat/>
    <w:uiPriority w:val="99"/>
    <w:pPr>
      <w:ind w:left="1800" w:hanging="360"/>
      <w:contextualSpacing/>
    </w:pPr>
  </w:style>
  <w:style w:type="paragraph" w:styleId="71">
    <w:name w:val="Body Text Indent 3"/>
    <w:basedOn w:val="1"/>
    <w:link w:val="140"/>
    <w:qFormat/>
    <w:uiPriority w:val="99"/>
    <w:pPr>
      <w:spacing w:after="120"/>
      <w:ind w:left="360"/>
    </w:pPr>
    <w:rPr>
      <w:sz w:val="16"/>
      <w:szCs w:val="16"/>
    </w:rPr>
  </w:style>
  <w:style w:type="paragraph" w:styleId="72">
    <w:name w:val="index 7"/>
    <w:basedOn w:val="1"/>
    <w:next w:val="1"/>
    <w:qFormat/>
    <w:uiPriority w:val="99"/>
    <w:pPr>
      <w:ind w:left="1680" w:hanging="240"/>
    </w:pPr>
  </w:style>
  <w:style w:type="paragraph" w:styleId="73">
    <w:name w:val="index 9"/>
    <w:basedOn w:val="1"/>
    <w:next w:val="1"/>
    <w:qFormat/>
    <w:uiPriority w:val="99"/>
    <w:pPr>
      <w:ind w:left="2160" w:hanging="240"/>
    </w:pPr>
  </w:style>
  <w:style w:type="paragraph" w:styleId="74">
    <w:name w:val="table of figures"/>
    <w:basedOn w:val="1"/>
    <w:next w:val="1"/>
    <w:qFormat/>
    <w:uiPriority w:val="99"/>
  </w:style>
  <w:style w:type="paragraph" w:styleId="75">
    <w:name w:val="toc 2"/>
    <w:basedOn w:val="60"/>
    <w:next w:val="4"/>
    <w:qFormat/>
    <w:uiPriority w:val="39"/>
    <w:pPr>
      <w:spacing w:before="0"/>
      <w:ind w:left="245"/>
    </w:pPr>
  </w:style>
  <w:style w:type="paragraph" w:styleId="76">
    <w:name w:val="toc 9"/>
    <w:basedOn w:val="1"/>
    <w:next w:val="1"/>
    <w:qFormat/>
    <w:uiPriority w:val="39"/>
    <w:pPr>
      <w:ind w:left="1920"/>
    </w:pPr>
    <w:rPr>
      <w:rFonts w:eastAsia="MS Mincho"/>
      <w:szCs w:val="24"/>
    </w:rPr>
  </w:style>
  <w:style w:type="paragraph" w:styleId="77">
    <w:name w:val="Body Text 2"/>
    <w:basedOn w:val="1"/>
    <w:link w:val="141"/>
    <w:qFormat/>
    <w:uiPriority w:val="99"/>
    <w:pPr>
      <w:spacing w:after="120" w:line="480" w:lineRule="auto"/>
    </w:pPr>
  </w:style>
  <w:style w:type="paragraph" w:styleId="78">
    <w:name w:val="List 4"/>
    <w:basedOn w:val="1"/>
    <w:qFormat/>
    <w:uiPriority w:val="99"/>
    <w:pPr>
      <w:ind w:left="1440" w:hanging="360"/>
      <w:contextualSpacing/>
    </w:pPr>
  </w:style>
  <w:style w:type="paragraph" w:styleId="79">
    <w:name w:val="List Continue 2"/>
    <w:basedOn w:val="1"/>
    <w:qFormat/>
    <w:uiPriority w:val="99"/>
    <w:pPr>
      <w:spacing w:after="120"/>
      <w:ind w:left="720"/>
      <w:contextualSpacing/>
    </w:pPr>
  </w:style>
  <w:style w:type="paragraph" w:styleId="80">
    <w:name w:val="Message Header"/>
    <w:basedOn w:val="1"/>
    <w:link w:val="142"/>
    <w:qFormat/>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Cambria" w:hAnsi="Cambria" w:eastAsia="Times New Roman"/>
      <w:szCs w:val="24"/>
    </w:rPr>
  </w:style>
  <w:style w:type="paragraph" w:styleId="81">
    <w:name w:val="HTML Preformatted"/>
    <w:basedOn w:val="1"/>
    <w:link w:val="143"/>
    <w:qFormat/>
    <w:uiPriority w:val="99"/>
    <w:rPr>
      <w:rFonts w:ascii="Courier New" w:hAnsi="Courier New" w:cs="Courier New"/>
      <w:sz w:val="20"/>
    </w:rPr>
  </w:style>
  <w:style w:type="paragraph" w:styleId="82">
    <w:name w:val="Normal (Web)"/>
    <w:basedOn w:val="1"/>
    <w:qFormat/>
    <w:uiPriority w:val="99"/>
    <w:rPr>
      <w:szCs w:val="24"/>
    </w:rPr>
  </w:style>
  <w:style w:type="paragraph" w:styleId="83">
    <w:name w:val="List Continue 3"/>
    <w:basedOn w:val="1"/>
    <w:qFormat/>
    <w:uiPriority w:val="99"/>
    <w:pPr>
      <w:spacing w:after="120"/>
      <w:ind w:left="1080"/>
      <w:contextualSpacing/>
    </w:pPr>
  </w:style>
  <w:style w:type="paragraph" w:styleId="84">
    <w:name w:val="index 2"/>
    <w:basedOn w:val="1"/>
    <w:next w:val="1"/>
    <w:qFormat/>
    <w:uiPriority w:val="99"/>
    <w:pPr>
      <w:ind w:left="480" w:hanging="240"/>
    </w:pPr>
  </w:style>
  <w:style w:type="paragraph" w:styleId="85">
    <w:name w:val="Title"/>
    <w:basedOn w:val="1"/>
    <w:next w:val="1"/>
    <w:link w:val="144"/>
    <w:qFormat/>
    <w:uiPriority w:val="10"/>
    <w:pPr>
      <w:spacing w:before="240" w:after="60"/>
      <w:jc w:val="center"/>
      <w:outlineLvl w:val="0"/>
    </w:pPr>
    <w:rPr>
      <w:rFonts w:ascii="Cambria" w:hAnsi="Cambria" w:eastAsia="Times New Roman"/>
      <w:b/>
      <w:bCs/>
      <w:kern w:val="28"/>
      <w:sz w:val="32"/>
      <w:szCs w:val="32"/>
    </w:rPr>
  </w:style>
  <w:style w:type="paragraph" w:styleId="86">
    <w:name w:val="annotation subject"/>
    <w:basedOn w:val="29"/>
    <w:next w:val="29"/>
    <w:link w:val="145"/>
    <w:qFormat/>
    <w:uiPriority w:val="99"/>
    <w:rPr>
      <w:b/>
      <w:bCs/>
    </w:rPr>
  </w:style>
  <w:style w:type="paragraph" w:styleId="87">
    <w:name w:val="Body Text First Indent"/>
    <w:basedOn w:val="35"/>
    <w:link w:val="146"/>
    <w:qFormat/>
    <w:uiPriority w:val="99"/>
    <w:pPr>
      <w:ind w:firstLine="210"/>
    </w:pPr>
  </w:style>
  <w:style w:type="paragraph" w:styleId="88">
    <w:name w:val="Body Text First Indent 2"/>
    <w:basedOn w:val="36"/>
    <w:link w:val="147"/>
    <w:qFormat/>
    <w:uiPriority w:val="99"/>
    <w:pPr>
      <w:ind w:firstLine="210"/>
    </w:pPr>
  </w:style>
  <w:style w:type="table" w:styleId="90">
    <w:name w:val="Table Grid"/>
    <w:basedOn w:val="8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2">
    <w:name w:val="Strong"/>
    <w:qFormat/>
    <w:uiPriority w:val="22"/>
    <w:rPr>
      <w:b/>
      <w:bCs/>
    </w:rPr>
  </w:style>
  <w:style w:type="character" w:styleId="93">
    <w:name w:val="endnote reference"/>
    <w:qFormat/>
    <w:uiPriority w:val="99"/>
    <w:rPr>
      <w:vertAlign w:val="superscript"/>
    </w:rPr>
  </w:style>
  <w:style w:type="character" w:styleId="94">
    <w:name w:val="page number"/>
    <w:qFormat/>
    <w:uiPriority w:val="99"/>
    <w:rPr>
      <w:rFonts w:ascii="Times New Roman" w:hAnsi="Times New Roman" w:eastAsia="Arial Unicode MS"/>
      <w:sz w:val="20"/>
    </w:rPr>
  </w:style>
  <w:style w:type="character" w:styleId="95">
    <w:name w:val="FollowedHyperlink"/>
    <w:qFormat/>
    <w:uiPriority w:val="99"/>
    <w:rPr>
      <w:color w:val="800080"/>
      <w:u w:val="single"/>
    </w:rPr>
  </w:style>
  <w:style w:type="character" w:styleId="96">
    <w:name w:val="Emphasis"/>
    <w:qFormat/>
    <w:uiPriority w:val="20"/>
    <w:rPr>
      <w:i/>
      <w:iCs/>
    </w:rPr>
  </w:style>
  <w:style w:type="character" w:styleId="97">
    <w:name w:val="line number"/>
    <w:qFormat/>
    <w:uiPriority w:val="99"/>
  </w:style>
  <w:style w:type="character" w:styleId="98">
    <w:name w:val="HTML Definition"/>
    <w:qFormat/>
    <w:uiPriority w:val="99"/>
    <w:rPr>
      <w:i/>
      <w:iCs/>
    </w:rPr>
  </w:style>
  <w:style w:type="character" w:styleId="99">
    <w:name w:val="HTML Typewriter"/>
    <w:qFormat/>
    <w:uiPriority w:val="99"/>
    <w:rPr>
      <w:rFonts w:ascii="Courier New" w:hAnsi="Courier New" w:cs="Courier New"/>
      <w:sz w:val="20"/>
      <w:szCs w:val="20"/>
    </w:rPr>
  </w:style>
  <w:style w:type="character" w:styleId="100">
    <w:name w:val="HTML Acronym"/>
    <w:qFormat/>
    <w:uiPriority w:val="99"/>
  </w:style>
  <w:style w:type="character" w:styleId="101">
    <w:name w:val="HTML Variable"/>
    <w:qFormat/>
    <w:uiPriority w:val="99"/>
    <w:rPr>
      <w:i/>
      <w:iCs/>
    </w:rPr>
  </w:style>
  <w:style w:type="character" w:styleId="102">
    <w:name w:val="Hyperlink"/>
    <w:qFormat/>
    <w:uiPriority w:val="99"/>
    <w:rPr>
      <w:color w:val="0000FF"/>
      <w:u w:val="single"/>
    </w:rPr>
  </w:style>
  <w:style w:type="character" w:styleId="103">
    <w:name w:val="HTML Code"/>
    <w:qFormat/>
    <w:uiPriority w:val="99"/>
    <w:rPr>
      <w:rFonts w:ascii="Courier New" w:hAnsi="Courier New" w:cs="Courier New"/>
      <w:sz w:val="20"/>
      <w:szCs w:val="20"/>
    </w:rPr>
  </w:style>
  <w:style w:type="character" w:styleId="104">
    <w:name w:val="annotation reference"/>
    <w:qFormat/>
    <w:uiPriority w:val="99"/>
    <w:rPr>
      <w:sz w:val="16"/>
      <w:szCs w:val="16"/>
    </w:rPr>
  </w:style>
  <w:style w:type="character" w:styleId="105">
    <w:name w:val="HTML Cite"/>
    <w:qFormat/>
    <w:uiPriority w:val="99"/>
    <w:rPr>
      <w:i/>
      <w:iCs/>
    </w:rPr>
  </w:style>
  <w:style w:type="character" w:styleId="106">
    <w:name w:val="footnote reference"/>
    <w:semiHidden/>
    <w:qFormat/>
    <w:uiPriority w:val="99"/>
    <w:rPr>
      <w:vertAlign w:val="superscript"/>
    </w:rPr>
  </w:style>
  <w:style w:type="character" w:styleId="107">
    <w:name w:val="HTML Keyboard"/>
    <w:qFormat/>
    <w:uiPriority w:val="99"/>
    <w:rPr>
      <w:rFonts w:ascii="Courier New" w:hAnsi="Courier New" w:cs="Courier New"/>
      <w:sz w:val="20"/>
      <w:szCs w:val="20"/>
    </w:rPr>
  </w:style>
  <w:style w:type="character" w:styleId="108">
    <w:name w:val="HTML Sample"/>
    <w:qFormat/>
    <w:uiPriority w:val="99"/>
    <w:rPr>
      <w:rFonts w:ascii="Courier New" w:hAnsi="Courier New" w:cs="Courier New"/>
    </w:rPr>
  </w:style>
  <w:style w:type="character" w:customStyle="1" w:styleId="109">
    <w:name w:val="Macro Text Char"/>
    <w:link w:val="2"/>
    <w:qFormat/>
    <w:uiPriority w:val="99"/>
    <w:rPr>
      <w:rFonts w:ascii="Courier New" w:hAnsi="Courier New" w:cs="Courier New"/>
      <w:lang w:eastAsia="ja-JP"/>
    </w:rPr>
  </w:style>
  <w:style w:type="character" w:customStyle="1" w:styleId="110">
    <w:name w:val="标题 1 字符1"/>
    <w:qFormat/>
    <w:uiPriority w:val="0"/>
    <w:rPr>
      <w:rFonts w:ascii="Arial" w:hAnsi="Arial"/>
      <w:b/>
      <w:sz w:val="24"/>
      <w:lang w:eastAsia="ja-JP"/>
    </w:rPr>
  </w:style>
  <w:style w:type="character" w:customStyle="1" w:styleId="111">
    <w:name w:val="IEEEStds Paragraph Char"/>
    <w:link w:val="4"/>
    <w:qFormat/>
    <w:uiPriority w:val="0"/>
    <w:rPr>
      <w:lang w:val="en-US" w:eastAsia="ja-JP" w:bidi="ar-SA"/>
    </w:rPr>
  </w:style>
  <w:style w:type="character" w:customStyle="1" w:styleId="112">
    <w:name w:val="Heading 2 Char"/>
    <w:link w:val="5"/>
    <w:qFormat/>
    <w:uiPriority w:val="9"/>
    <w:rPr>
      <w:rFonts w:ascii="Arial" w:hAnsi="Arial"/>
      <w:b/>
      <w:sz w:val="22"/>
      <w:lang w:eastAsia="ja-JP"/>
    </w:rPr>
  </w:style>
  <w:style w:type="character" w:customStyle="1" w:styleId="113">
    <w:name w:val="Heading 3 Char"/>
    <w:link w:val="6"/>
    <w:qFormat/>
    <w:uiPriority w:val="9"/>
    <w:rPr>
      <w:rFonts w:ascii="Arial" w:hAnsi="Arial"/>
      <w:b/>
      <w:lang w:eastAsia="ja-JP"/>
    </w:rPr>
  </w:style>
  <w:style w:type="character" w:customStyle="1" w:styleId="114">
    <w:name w:val="Heading 4 Char"/>
    <w:link w:val="7"/>
    <w:qFormat/>
    <w:uiPriority w:val="9"/>
    <w:rPr>
      <w:rFonts w:ascii="Arial" w:hAnsi="Arial"/>
      <w:b/>
      <w:lang w:eastAsia="ja-JP"/>
    </w:rPr>
  </w:style>
  <w:style w:type="character" w:customStyle="1" w:styleId="115">
    <w:name w:val="Heading 5 Char"/>
    <w:link w:val="8"/>
    <w:qFormat/>
    <w:uiPriority w:val="9"/>
    <w:rPr>
      <w:rFonts w:ascii="Arial" w:hAnsi="Arial"/>
      <w:b/>
      <w:lang w:eastAsia="ja-JP"/>
    </w:rPr>
  </w:style>
  <w:style w:type="character" w:customStyle="1" w:styleId="116">
    <w:name w:val="Heading 6 Char"/>
    <w:link w:val="9"/>
    <w:qFormat/>
    <w:uiPriority w:val="9"/>
    <w:rPr>
      <w:rFonts w:ascii="Arial" w:hAnsi="Arial"/>
      <w:b/>
      <w:lang w:eastAsia="ja-JP"/>
    </w:rPr>
  </w:style>
  <w:style w:type="character" w:customStyle="1" w:styleId="117">
    <w:name w:val="Heading 7 Char"/>
    <w:link w:val="10"/>
    <w:qFormat/>
    <w:uiPriority w:val="9"/>
    <w:rPr>
      <w:rFonts w:ascii="Arial" w:hAnsi="Arial"/>
      <w:b/>
      <w:lang w:eastAsia="ja-JP"/>
    </w:rPr>
  </w:style>
  <w:style w:type="character" w:customStyle="1" w:styleId="118">
    <w:name w:val="Heading 8 Char"/>
    <w:link w:val="11"/>
    <w:qFormat/>
    <w:uiPriority w:val="9"/>
    <w:rPr>
      <w:rFonts w:ascii="Arial" w:hAnsi="Arial"/>
      <w:b/>
      <w:lang w:eastAsia="ja-JP"/>
    </w:rPr>
  </w:style>
  <w:style w:type="character" w:customStyle="1" w:styleId="119">
    <w:name w:val="Heading 9 Char"/>
    <w:link w:val="12"/>
    <w:qFormat/>
    <w:uiPriority w:val="9"/>
    <w:rPr>
      <w:rFonts w:ascii="Arial" w:hAnsi="Arial"/>
      <w:b/>
      <w:lang w:eastAsia="ja-JP"/>
    </w:rPr>
  </w:style>
  <w:style w:type="character" w:customStyle="1" w:styleId="120">
    <w:name w:val="Note Heading Char"/>
    <w:link w:val="17"/>
    <w:qFormat/>
    <w:uiPriority w:val="99"/>
    <w:rPr>
      <w:sz w:val="24"/>
      <w:lang w:eastAsia="ja-JP"/>
    </w:rPr>
  </w:style>
  <w:style w:type="character" w:customStyle="1" w:styleId="121">
    <w:name w:val="E-mail Signature Char"/>
    <w:link w:val="20"/>
    <w:qFormat/>
    <w:uiPriority w:val="99"/>
    <w:rPr>
      <w:sz w:val="24"/>
      <w:lang w:eastAsia="ja-JP"/>
    </w:rPr>
  </w:style>
  <w:style w:type="character" w:customStyle="1" w:styleId="122">
    <w:name w:val="Document Map Char"/>
    <w:link w:val="27"/>
    <w:qFormat/>
    <w:uiPriority w:val="99"/>
    <w:rPr>
      <w:rFonts w:ascii="Arial" w:hAnsi="Arial"/>
      <w:sz w:val="24"/>
      <w:shd w:val="clear" w:color="auto" w:fill="000080"/>
      <w:lang w:eastAsia="ja-JP"/>
    </w:rPr>
  </w:style>
  <w:style w:type="character" w:customStyle="1" w:styleId="123">
    <w:name w:val="Comment Text Char"/>
    <w:link w:val="29"/>
    <w:qFormat/>
    <w:uiPriority w:val="99"/>
    <w:rPr>
      <w:lang w:eastAsia="ja-JP"/>
    </w:rPr>
  </w:style>
  <w:style w:type="character" w:customStyle="1" w:styleId="124">
    <w:name w:val="Salutation Char"/>
    <w:link w:val="31"/>
    <w:qFormat/>
    <w:uiPriority w:val="99"/>
    <w:rPr>
      <w:sz w:val="24"/>
      <w:lang w:eastAsia="ja-JP"/>
    </w:rPr>
  </w:style>
  <w:style w:type="character" w:customStyle="1" w:styleId="125">
    <w:name w:val="Body Text 3 Char"/>
    <w:link w:val="32"/>
    <w:qFormat/>
    <w:uiPriority w:val="99"/>
    <w:rPr>
      <w:sz w:val="16"/>
      <w:szCs w:val="16"/>
      <w:lang w:eastAsia="ja-JP"/>
    </w:rPr>
  </w:style>
  <w:style w:type="character" w:customStyle="1" w:styleId="126">
    <w:name w:val="Closing Char"/>
    <w:link w:val="33"/>
    <w:qFormat/>
    <w:uiPriority w:val="99"/>
    <w:rPr>
      <w:sz w:val="24"/>
      <w:lang w:eastAsia="ja-JP"/>
    </w:rPr>
  </w:style>
  <w:style w:type="character" w:customStyle="1" w:styleId="127">
    <w:name w:val="Body Text Char"/>
    <w:link w:val="35"/>
    <w:qFormat/>
    <w:uiPriority w:val="99"/>
    <w:rPr>
      <w:sz w:val="24"/>
      <w:lang w:eastAsia="ja-JP"/>
    </w:rPr>
  </w:style>
  <w:style w:type="character" w:customStyle="1" w:styleId="128">
    <w:name w:val="Body Text Indent Char"/>
    <w:link w:val="36"/>
    <w:qFormat/>
    <w:uiPriority w:val="99"/>
    <w:rPr>
      <w:sz w:val="24"/>
      <w:lang w:eastAsia="ja-JP"/>
    </w:rPr>
  </w:style>
  <w:style w:type="character" w:customStyle="1" w:styleId="129">
    <w:name w:val="HTML Address Char"/>
    <w:link w:val="42"/>
    <w:qFormat/>
    <w:uiPriority w:val="99"/>
    <w:rPr>
      <w:i/>
      <w:iCs/>
      <w:sz w:val="24"/>
      <w:lang w:eastAsia="ja-JP"/>
    </w:rPr>
  </w:style>
  <w:style w:type="character" w:customStyle="1" w:styleId="130">
    <w:name w:val="Plain Text Char"/>
    <w:link w:val="46"/>
    <w:qFormat/>
    <w:uiPriority w:val="99"/>
    <w:rPr>
      <w:rFonts w:ascii="Courier New" w:hAnsi="Courier New" w:cs="Courier New"/>
      <w:lang w:eastAsia="ja-JP"/>
    </w:rPr>
  </w:style>
  <w:style w:type="character" w:customStyle="1" w:styleId="131">
    <w:name w:val="Date Char"/>
    <w:link w:val="51"/>
    <w:qFormat/>
    <w:uiPriority w:val="99"/>
    <w:rPr>
      <w:sz w:val="24"/>
      <w:lang w:eastAsia="ja-JP"/>
    </w:rPr>
  </w:style>
  <w:style w:type="character" w:customStyle="1" w:styleId="132">
    <w:name w:val="Body Text Indent 2 Char"/>
    <w:link w:val="52"/>
    <w:qFormat/>
    <w:uiPriority w:val="99"/>
    <w:rPr>
      <w:sz w:val="24"/>
      <w:lang w:eastAsia="ja-JP"/>
    </w:rPr>
  </w:style>
  <w:style w:type="character" w:customStyle="1" w:styleId="133">
    <w:name w:val="Endnote Text Char"/>
    <w:link w:val="53"/>
    <w:qFormat/>
    <w:uiPriority w:val="99"/>
    <w:rPr>
      <w:lang w:eastAsia="ja-JP"/>
    </w:rPr>
  </w:style>
  <w:style w:type="character" w:customStyle="1" w:styleId="134">
    <w:name w:val="Balloon Text Char"/>
    <w:link w:val="55"/>
    <w:qFormat/>
    <w:uiPriority w:val="99"/>
    <w:rPr>
      <w:rFonts w:ascii="Tahoma" w:hAnsi="Tahoma" w:cs="Tahoma"/>
      <w:sz w:val="16"/>
      <w:szCs w:val="16"/>
      <w:lang w:eastAsia="ja-JP"/>
    </w:rPr>
  </w:style>
  <w:style w:type="character" w:customStyle="1" w:styleId="135">
    <w:name w:val="Footer Char"/>
    <w:link w:val="56"/>
    <w:qFormat/>
    <w:uiPriority w:val="99"/>
    <w:rPr>
      <w:rFonts w:ascii="Arial" w:hAnsi="Arial" w:eastAsia="Arial Unicode MS"/>
      <w:sz w:val="16"/>
      <w:lang w:eastAsia="ja-JP"/>
    </w:rPr>
  </w:style>
  <w:style w:type="character" w:customStyle="1" w:styleId="136">
    <w:name w:val="Header Char"/>
    <w:link w:val="58"/>
    <w:qFormat/>
    <w:uiPriority w:val="99"/>
    <w:rPr>
      <w:rFonts w:ascii="Arial" w:hAnsi="Arial" w:eastAsia="Arial Unicode MS"/>
      <w:sz w:val="16"/>
      <w:lang w:eastAsia="ja-JP"/>
    </w:rPr>
  </w:style>
  <w:style w:type="character" w:customStyle="1" w:styleId="137">
    <w:name w:val="Signature Char"/>
    <w:link w:val="59"/>
    <w:qFormat/>
    <w:uiPriority w:val="99"/>
    <w:rPr>
      <w:sz w:val="24"/>
      <w:lang w:eastAsia="ja-JP"/>
    </w:rPr>
  </w:style>
  <w:style w:type="character" w:customStyle="1" w:styleId="138">
    <w:name w:val="Subtitle Char"/>
    <w:link w:val="65"/>
    <w:qFormat/>
    <w:uiPriority w:val="11"/>
    <w:rPr>
      <w:rFonts w:ascii="Cambria" w:hAnsi="Cambria" w:eastAsia="Times New Roman" w:cs="Times New Roman"/>
      <w:sz w:val="24"/>
      <w:szCs w:val="24"/>
      <w:lang w:eastAsia="ja-JP"/>
    </w:rPr>
  </w:style>
  <w:style w:type="character" w:customStyle="1" w:styleId="139">
    <w:name w:val="Footnote Text Char"/>
    <w:link w:val="68"/>
    <w:semiHidden/>
    <w:qFormat/>
    <w:uiPriority w:val="99"/>
    <w:rPr>
      <w:lang w:eastAsia="ja-JP"/>
    </w:rPr>
  </w:style>
  <w:style w:type="character" w:customStyle="1" w:styleId="140">
    <w:name w:val="Body Text Indent 3 Char"/>
    <w:link w:val="71"/>
    <w:qFormat/>
    <w:uiPriority w:val="99"/>
    <w:rPr>
      <w:sz w:val="16"/>
      <w:szCs w:val="16"/>
      <w:lang w:eastAsia="ja-JP"/>
    </w:rPr>
  </w:style>
  <w:style w:type="character" w:customStyle="1" w:styleId="141">
    <w:name w:val="Body Text 2 Char"/>
    <w:link w:val="77"/>
    <w:qFormat/>
    <w:uiPriority w:val="99"/>
    <w:rPr>
      <w:sz w:val="24"/>
      <w:lang w:eastAsia="ja-JP"/>
    </w:rPr>
  </w:style>
  <w:style w:type="character" w:customStyle="1" w:styleId="142">
    <w:name w:val="Message Header Char"/>
    <w:link w:val="80"/>
    <w:qFormat/>
    <w:uiPriority w:val="99"/>
    <w:rPr>
      <w:rFonts w:ascii="Cambria" w:hAnsi="Cambria" w:eastAsia="Times New Roman" w:cs="Times New Roman"/>
      <w:sz w:val="24"/>
      <w:szCs w:val="24"/>
      <w:shd w:val="pct20" w:color="auto" w:fill="auto"/>
      <w:lang w:eastAsia="ja-JP"/>
    </w:rPr>
  </w:style>
  <w:style w:type="character" w:customStyle="1" w:styleId="143">
    <w:name w:val="HTML Preformatted Char"/>
    <w:link w:val="81"/>
    <w:qFormat/>
    <w:uiPriority w:val="99"/>
    <w:rPr>
      <w:rFonts w:ascii="Courier New" w:hAnsi="Courier New" w:cs="Courier New"/>
      <w:lang w:eastAsia="ja-JP"/>
    </w:rPr>
  </w:style>
  <w:style w:type="character" w:customStyle="1" w:styleId="144">
    <w:name w:val="Title Char"/>
    <w:link w:val="85"/>
    <w:qFormat/>
    <w:uiPriority w:val="10"/>
    <w:rPr>
      <w:rFonts w:ascii="Cambria" w:hAnsi="Cambria" w:eastAsia="Times New Roman" w:cs="Times New Roman"/>
      <w:b/>
      <w:bCs/>
      <w:kern w:val="28"/>
      <w:sz w:val="32"/>
      <w:szCs w:val="32"/>
      <w:lang w:eastAsia="ja-JP"/>
    </w:rPr>
  </w:style>
  <w:style w:type="character" w:customStyle="1" w:styleId="145">
    <w:name w:val="Comment Subject Char"/>
    <w:link w:val="86"/>
    <w:qFormat/>
    <w:uiPriority w:val="99"/>
    <w:rPr>
      <w:b/>
      <w:bCs/>
      <w:lang w:eastAsia="ja-JP"/>
    </w:rPr>
  </w:style>
  <w:style w:type="character" w:customStyle="1" w:styleId="146">
    <w:name w:val="Body Text First Indent Char"/>
    <w:link w:val="87"/>
    <w:qFormat/>
    <w:uiPriority w:val="99"/>
    <w:rPr>
      <w:lang w:eastAsia="ja-JP"/>
    </w:rPr>
  </w:style>
  <w:style w:type="character" w:customStyle="1" w:styleId="147">
    <w:name w:val="Body Text First Indent 2 Char"/>
    <w:link w:val="88"/>
    <w:qFormat/>
    <w:uiPriority w:val="99"/>
    <w:rPr>
      <w:lang w:eastAsia="ja-JP"/>
    </w:rPr>
  </w:style>
  <w:style w:type="character" w:customStyle="1" w:styleId="148">
    <w:name w:val="Heading 1 Char"/>
    <w:link w:val="3"/>
    <w:qFormat/>
    <w:uiPriority w:val="9"/>
    <w:rPr>
      <w:rFonts w:ascii="Arial" w:hAnsi="Arial"/>
      <w:b/>
      <w:sz w:val="24"/>
      <w:lang w:eastAsia="ja-JP"/>
    </w:rPr>
  </w:style>
  <w:style w:type="paragraph" w:customStyle="1" w:styleId="149">
    <w:name w:val="IEEEStds Title"/>
    <w:next w:val="4"/>
    <w:link w:val="150"/>
    <w:qFormat/>
    <w:uiPriority w:val="0"/>
    <w:pPr>
      <w:spacing w:before="1800" w:after="960"/>
    </w:pPr>
    <w:rPr>
      <w:rFonts w:ascii="Arial" w:hAnsi="Arial" w:eastAsia="宋体" w:cs="Times New Roman"/>
      <w:b/>
      <w:sz w:val="46"/>
      <w:lang w:val="en-US" w:eastAsia="ja-JP" w:bidi="ar-SA"/>
    </w:rPr>
  </w:style>
  <w:style w:type="character" w:customStyle="1" w:styleId="150">
    <w:name w:val="IEEEStds Title Char"/>
    <w:link w:val="149"/>
    <w:qFormat/>
    <w:uiPriority w:val="0"/>
    <w:rPr>
      <w:rFonts w:ascii="Arial" w:hAnsi="Arial"/>
      <w:b/>
      <w:sz w:val="46"/>
      <w:lang w:eastAsia="ja-JP"/>
    </w:rPr>
  </w:style>
  <w:style w:type="paragraph" w:customStyle="1" w:styleId="151">
    <w:name w:val="IEEEStds Sponsor (body text)"/>
    <w:next w:val="4"/>
    <w:qFormat/>
    <w:uiPriority w:val="0"/>
    <w:pPr>
      <w:spacing w:before="120" w:after="360" w:line="480" w:lineRule="auto"/>
    </w:pPr>
    <w:rPr>
      <w:rFonts w:ascii="Times New Roman" w:hAnsi="Times New Roman" w:eastAsia="宋体" w:cs="Times New Roman"/>
      <w:lang w:val="en-US" w:eastAsia="ja-JP" w:bidi="ar-SA"/>
    </w:rPr>
  </w:style>
  <w:style w:type="paragraph" w:customStyle="1" w:styleId="152">
    <w:name w:val="IEEEStds TitleDraftCRBody"/>
    <w:qFormat/>
    <w:uiPriority w:val="0"/>
    <w:pPr>
      <w:spacing w:before="120" w:after="120"/>
      <w:jc w:val="both"/>
    </w:pPr>
    <w:rPr>
      <w:rFonts w:ascii="Times New Roman" w:hAnsi="Times New Roman" w:eastAsia="宋体" w:cs="Times New Roman"/>
      <w:lang w:val="en-US" w:eastAsia="ja-JP" w:bidi="ar-SA"/>
    </w:rPr>
  </w:style>
  <w:style w:type="paragraph" w:customStyle="1" w:styleId="153">
    <w:name w:val="IEEEStds Sans-Serif"/>
    <w:qFormat/>
    <w:uiPriority w:val="0"/>
    <w:pPr>
      <w:jc w:val="both"/>
    </w:pPr>
    <w:rPr>
      <w:rFonts w:ascii="Arial" w:hAnsi="Arial" w:eastAsia="宋体" w:cs="Times New Roman"/>
      <w:lang w:val="en-US" w:eastAsia="ja-JP" w:bidi="ar-SA"/>
    </w:rPr>
  </w:style>
  <w:style w:type="paragraph" w:customStyle="1" w:styleId="154">
    <w:name w:val="IEEEStds Keywords"/>
    <w:basedOn w:val="153"/>
    <w:next w:val="4"/>
    <w:qFormat/>
    <w:uiPriority w:val="0"/>
  </w:style>
  <w:style w:type="paragraph" w:customStyle="1" w:styleId="155">
    <w:name w:val="IEEEStds Table Data - Center"/>
    <w:basedOn w:val="4"/>
    <w:qFormat/>
    <w:uiPriority w:val="0"/>
    <w:pPr>
      <w:keepNext/>
      <w:keepLines/>
      <w:spacing w:after="0"/>
      <w:jc w:val="center"/>
    </w:pPr>
    <w:rPr>
      <w:sz w:val="18"/>
    </w:rPr>
  </w:style>
  <w:style w:type="paragraph" w:customStyle="1" w:styleId="156">
    <w:name w:val="IEEEStds Level 1 (front matter)"/>
    <w:basedOn w:val="4"/>
    <w:next w:val="4"/>
    <w:link w:val="157"/>
    <w:qFormat/>
    <w:uiPriority w:val="0"/>
    <w:pPr>
      <w:keepNext/>
      <w:keepLines/>
      <w:suppressAutoHyphens/>
      <w:spacing w:before="240"/>
    </w:pPr>
    <w:rPr>
      <w:rFonts w:ascii="Arial" w:hAnsi="Arial"/>
      <w:b/>
      <w:sz w:val="24"/>
    </w:rPr>
  </w:style>
  <w:style w:type="character" w:customStyle="1" w:styleId="157">
    <w:name w:val="IEEEStds Level 1 (front matter) Char"/>
    <w:link w:val="156"/>
    <w:qFormat/>
    <w:uiPriority w:val="0"/>
    <w:rPr>
      <w:rFonts w:ascii="Arial" w:hAnsi="Arial"/>
      <w:b/>
      <w:sz w:val="24"/>
      <w:lang w:val="en-US" w:eastAsia="ja-JP" w:bidi="ar-SA"/>
    </w:rPr>
  </w:style>
  <w:style w:type="paragraph" w:customStyle="1" w:styleId="158">
    <w:name w:val="IEEEStds Level 1 Header"/>
    <w:basedOn w:val="4"/>
    <w:next w:val="4"/>
    <w:link w:val="159"/>
    <w:qFormat/>
    <w:uiPriority w:val="0"/>
    <w:pPr>
      <w:keepNext/>
      <w:keepLines/>
      <w:numPr>
        <w:ilvl w:val="0"/>
        <w:numId w:val="12"/>
      </w:numPr>
      <w:suppressAutoHyphens/>
      <w:spacing w:before="360"/>
      <w:jc w:val="left"/>
      <w:outlineLvl w:val="0"/>
    </w:pPr>
    <w:rPr>
      <w:rFonts w:ascii="Arial" w:hAnsi="Arial"/>
      <w:b/>
      <w:sz w:val="24"/>
    </w:rPr>
  </w:style>
  <w:style w:type="character" w:customStyle="1" w:styleId="159">
    <w:name w:val="IEEEStds Level 1 Header Char"/>
    <w:link w:val="158"/>
    <w:qFormat/>
    <w:uiPriority w:val="0"/>
    <w:rPr>
      <w:rFonts w:ascii="Arial" w:hAnsi="Arial"/>
      <w:b/>
      <w:sz w:val="24"/>
      <w:lang w:eastAsia="ja-JP"/>
    </w:rPr>
  </w:style>
  <w:style w:type="paragraph" w:customStyle="1" w:styleId="160">
    <w:name w:val="IEEEStds Names List"/>
    <w:qFormat/>
    <w:uiPriority w:val="0"/>
    <w:pPr>
      <w:ind w:left="144" w:hanging="144"/>
    </w:pPr>
    <w:rPr>
      <w:rFonts w:ascii="Times New Roman" w:hAnsi="Times New Roman" w:eastAsia="宋体" w:cs="Times New Roman"/>
      <w:sz w:val="18"/>
      <w:lang w:val="en-US" w:eastAsia="ja-JP" w:bidi="ar-SA"/>
    </w:rPr>
  </w:style>
  <w:style w:type="paragraph" w:customStyle="1" w:styleId="161">
    <w:name w:val="IEEEStds Level 4 Header"/>
    <w:basedOn w:val="162"/>
    <w:next w:val="4"/>
    <w:link w:val="166"/>
    <w:qFormat/>
    <w:uiPriority w:val="0"/>
    <w:pPr>
      <w:numPr>
        <w:ilvl w:val="3"/>
      </w:numPr>
      <w:outlineLvl w:val="3"/>
    </w:pPr>
  </w:style>
  <w:style w:type="paragraph" w:customStyle="1" w:styleId="162">
    <w:name w:val="IEEEStds Level 3 Header"/>
    <w:basedOn w:val="163"/>
    <w:next w:val="4"/>
    <w:link w:val="165"/>
    <w:qFormat/>
    <w:uiPriority w:val="0"/>
    <w:pPr>
      <w:numPr>
        <w:ilvl w:val="2"/>
      </w:numPr>
      <w:spacing w:before="240"/>
      <w:outlineLvl w:val="2"/>
    </w:pPr>
    <w:rPr>
      <w:sz w:val="20"/>
    </w:rPr>
  </w:style>
  <w:style w:type="paragraph" w:customStyle="1" w:styleId="163">
    <w:name w:val="IEEEStds Level 2 Header"/>
    <w:basedOn w:val="158"/>
    <w:next w:val="4"/>
    <w:link w:val="164"/>
    <w:qFormat/>
    <w:uiPriority w:val="0"/>
    <w:pPr>
      <w:numPr>
        <w:ilvl w:val="1"/>
      </w:numPr>
      <w:outlineLvl w:val="1"/>
    </w:pPr>
    <w:rPr>
      <w:sz w:val="22"/>
    </w:rPr>
  </w:style>
  <w:style w:type="character" w:customStyle="1" w:styleId="164">
    <w:name w:val="IEEEStds Level 2 Header Char"/>
    <w:link w:val="163"/>
    <w:qFormat/>
    <w:uiPriority w:val="0"/>
    <w:rPr>
      <w:rFonts w:ascii="Arial" w:hAnsi="Arial"/>
      <w:b/>
      <w:sz w:val="22"/>
      <w:lang w:eastAsia="ja-JP"/>
    </w:rPr>
  </w:style>
  <w:style w:type="character" w:customStyle="1" w:styleId="165">
    <w:name w:val="IEEEStds Level 3 Header Char"/>
    <w:link w:val="162"/>
    <w:qFormat/>
    <w:uiPriority w:val="0"/>
    <w:rPr>
      <w:rFonts w:ascii="Arial" w:hAnsi="Arial"/>
      <w:b/>
      <w:sz w:val="22"/>
      <w:lang w:eastAsia="ja-JP"/>
    </w:rPr>
  </w:style>
  <w:style w:type="character" w:customStyle="1" w:styleId="166">
    <w:name w:val="IEEEStds Level 4 Header Char"/>
    <w:link w:val="161"/>
    <w:qFormat/>
    <w:uiPriority w:val="0"/>
    <w:rPr>
      <w:rFonts w:ascii="Arial" w:hAnsi="Arial"/>
      <w:b/>
      <w:sz w:val="22"/>
      <w:lang w:eastAsia="ja-JP"/>
    </w:rPr>
  </w:style>
  <w:style w:type="paragraph" w:customStyle="1" w:styleId="167">
    <w:name w:val="IEEEStds Level 5 Header"/>
    <w:basedOn w:val="161"/>
    <w:next w:val="4"/>
    <w:qFormat/>
    <w:uiPriority w:val="0"/>
    <w:pPr>
      <w:numPr>
        <w:ilvl w:val="4"/>
      </w:numPr>
      <w:outlineLvl w:val="4"/>
    </w:pPr>
  </w:style>
  <w:style w:type="paragraph" w:customStyle="1" w:styleId="168">
    <w:name w:val="IEEEStds Level 6 Header"/>
    <w:basedOn w:val="167"/>
    <w:next w:val="4"/>
    <w:qFormat/>
    <w:uiPriority w:val="0"/>
    <w:pPr>
      <w:numPr>
        <w:ilvl w:val="5"/>
      </w:numPr>
      <w:outlineLvl w:val="5"/>
    </w:pPr>
  </w:style>
  <w:style w:type="paragraph" w:customStyle="1" w:styleId="169">
    <w:name w:val="IEEEStds Regular Table Caption"/>
    <w:basedOn w:val="4"/>
    <w:next w:val="4"/>
    <w:qFormat/>
    <w:uiPriority w:val="0"/>
    <w:pPr>
      <w:keepNext/>
      <w:keepLines/>
      <w:tabs>
        <w:tab w:val="left" w:pos="360"/>
        <w:tab w:val="left" w:pos="432"/>
        <w:tab w:val="left" w:pos="504"/>
      </w:tabs>
      <w:suppressAutoHyphens/>
      <w:spacing w:before="120" w:after="120"/>
      <w:jc w:val="center"/>
    </w:pPr>
    <w:rPr>
      <w:rFonts w:ascii="Arial" w:hAnsi="Arial"/>
      <w:b/>
    </w:rPr>
  </w:style>
  <w:style w:type="paragraph" w:customStyle="1" w:styleId="170">
    <w:name w:val="IEEEStds Computer Code"/>
    <w:basedOn w:val="4"/>
    <w:qFormat/>
    <w:uiPriority w:val="0"/>
    <w:pPr>
      <w:spacing w:after="0"/>
    </w:pPr>
    <w:rPr>
      <w:rFonts w:ascii="Courier New" w:hAnsi="Courier New"/>
    </w:rPr>
  </w:style>
  <w:style w:type="paragraph" w:customStyle="1" w:styleId="171">
    <w:name w:val="IEEEStds Single Note"/>
    <w:basedOn w:val="4"/>
    <w:next w:val="4"/>
    <w:qFormat/>
    <w:uiPriority w:val="0"/>
    <w:pPr>
      <w:keepLines/>
      <w:spacing w:before="120" w:after="120"/>
    </w:pPr>
    <w:rPr>
      <w:sz w:val="18"/>
    </w:rPr>
  </w:style>
  <w:style w:type="paragraph" w:customStyle="1" w:styleId="172">
    <w:name w:val="IEEEStds Footnote"/>
    <w:basedOn w:val="68"/>
    <w:link w:val="173"/>
    <w:qFormat/>
    <w:uiPriority w:val="0"/>
    <w:pPr>
      <w:jc w:val="both"/>
    </w:pPr>
    <w:rPr>
      <w:sz w:val="16"/>
    </w:rPr>
  </w:style>
  <w:style w:type="character" w:customStyle="1" w:styleId="173">
    <w:name w:val="IEEEStds Footnote Char"/>
    <w:link w:val="172"/>
    <w:qFormat/>
    <w:uiPriority w:val="0"/>
    <w:rPr>
      <w:sz w:val="16"/>
      <w:lang w:eastAsia="ja-JP"/>
    </w:rPr>
  </w:style>
  <w:style w:type="paragraph" w:customStyle="1" w:styleId="174">
    <w:name w:val="IEEEStds Multiple Notes"/>
    <w:basedOn w:val="171"/>
    <w:qFormat/>
    <w:uiPriority w:val="0"/>
    <w:pPr>
      <w:numPr>
        <w:ilvl w:val="0"/>
        <w:numId w:val="13"/>
      </w:numPr>
      <w:tabs>
        <w:tab w:val="left" w:pos="799"/>
        <w:tab w:val="left" w:pos="864"/>
        <w:tab w:val="left" w:pos="936"/>
        <w:tab w:val="left" w:pos="1080"/>
      </w:tabs>
    </w:pPr>
  </w:style>
  <w:style w:type="paragraph" w:customStyle="1" w:styleId="175">
    <w:name w:val="IEEEStds Numbered List Level 1"/>
    <w:qFormat/>
    <w:uiPriority w:val="0"/>
    <w:pPr>
      <w:spacing w:after="240" w:line="360" w:lineRule="exact"/>
      <w:contextualSpacing/>
      <w:jc w:val="both"/>
    </w:pPr>
    <w:rPr>
      <w:rFonts w:ascii="Times New Roman" w:hAnsi="Times New Roman" w:eastAsia="宋体" w:cs="Times New Roman"/>
      <w:lang w:val="en-US" w:eastAsia="ja-JP" w:bidi="ar-SA"/>
    </w:rPr>
  </w:style>
  <w:style w:type="paragraph" w:customStyle="1" w:styleId="176">
    <w:name w:val="IEEEStds Numbered List Level 2"/>
    <w:basedOn w:val="175"/>
    <w:qFormat/>
    <w:uiPriority w:val="0"/>
    <w:pPr>
      <w:numPr>
        <w:ilvl w:val="1"/>
        <w:numId w:val="14"/>
      </w:numPr>
    </w:pPr>
  </w:style>
  <w:style w:type="paragraph" w:customStyle="1" w:styleId="177">
    <w:name w:val="IEEEStds Numbered List Level 3"/>
    <w:basedOn w:val="176"/>
    <w:qFormat/>
    <w:uiPriority w:val="0"/>
    <w:pPr>
      <w:numPr>
        <w:numId w:val="15"/>
      </w:numPr>
      <w:tabs>
        <w:tab w:val="left" w:pos="1512"/>
        <w:tab w:val="left" w:pos="1800"/>
      </w:tabs>
    </w:pPr>
  </w:style>
  <w:style w:type="paragraph" w:customStyle="1" w:styleId="178">
    <w:name w:val="IEEEStds Warning"/>
    <w:basedOn w:val="4"/>
    <w:next w:val="4"/>
    <w:qFormat/>
    <w:uiPriority w:val="0"/>
    <w:pPr>
      <w:keepLines/>
      <w:pBdr>
        <w:top w:val="single" w:color="auto" w:sz="8" w:space="4"/>
        <w:left w:val="single" w:color="auto" w:sz="8" w:space="4"/>
        <w:bottom w:val="single" w:color="auto" w:sz="8" w:space="4"/>
        <w:right w:val="single" w:color="auto" w:sz="8" w:space="4"/>
      </w:pBdr>
      <w:spacing w:after="120"/>
      <w:jc w:val="center"/>
    </w:pPr>
  </w:style>
  <w:style w:type="paragraph" w:customStyle="1" w:styleId="179">
    <w:name w:val="IEEEStds Bibliographic Entry"/>
    <w:basedOn w:val="4"/>
    <w:link w:val="180"/>
    <w:qFormat/>
    <w:uiPriority w:val="0"/>
    <w:pPr>
      <w:keepLines/>
      <w:numPr>
        <w:ilvl w:val="0"/>
        <w:numId w:val="16"/>
      </w:numPr>
      <w:tabs>
        <w:tab w:val="left" w:pos="540"/>
      </w:tabs>
      <w:spacing w:after="120"/>
    </w:pPr>
  </w:style>
  <w:style w:type="character" w:customStyle="1" w:styleId="180">
    <w:name w:val="IEEEStds Bibliographic Entry Char"/>
    <w:link w:val="179"/>
    <w:qFormat/>
    <w:uiPriority w:val="0"/>
    <w:rPr>
      <w:lang w:eastAsia="ja-JP"/>
    </w:rPr>
  </w:style>
  <w:style w:type="paragraph" w:customStyle="1" w:styleId="181">
    <w:name w:val="IEEEStds Introduction"/>
    <w:basedOn w:val="4"/>
    <w:qFormat/>
    <w:uiPriority w:val="0"/>
    <w:pPr>
      <w:pBdr>
        <w:top w:val="single" w:color="auto" w:sz="4" w:space="1"/>
        <w:left w:val="single" w:color="auto" w:sz="4" w:space="4"/>
        <w:bottom w:val="single" w:color="auto" w:sz="4" w:space="1"/>
        <w:right w:val="single" w:color="auto" w:sz="4" w:space="4"/>
      </w:pBdr>
    </w:pPr>
    <w:rPr>
      <w:sz w:val="18"/>
    </w:rPr>
  </w:style>
  <w:style w:type="paragraph" w:customStyle="1" w:styleId="182">
    <w:name w:val="IEEEStds TitleDraftCRaddr"/>
    <w:basedOn w:val="152"/>
    <w:qFormat/>
    <w:uiPriority w:val="0"/>
    <w:pPr>
      <w:spacing w:before="0" w:after="0"/>
      <w:jc w:val="left"/>
    </w:pPr>
  </w:style>
  <w:style w:type="paragraph" w:customStyle="1" w:styleId="183">
    <w:name w:val="IEEEStds Equation"/>
    <w:basedOn w:val="4"/>
    <w:next w:val="4"/>
    <w:qFormat/>
    <w:uiPriority w:val="0"/>
    <w:pPr>
      <w:tabs>
        <w:tab w:val="right" w:pos="8640"/>
      </w:tabs>
      <w:spacing w:before="240"/>
      <w:ind w:left="360" w:right="547" w:hanging="360"/>
      <w:jc w:val="left"/>
    </w:pPr>
  </w:style>
  <w:style w:type="paragraph" w:customStyle="1" w:styleId="184">
    <w:name w:val="IEEEStds Regular Figure Caption"/>
    <w:basedOn w:val="4"/>
    <w:next w:val="4"/>
    <w:qFormat/>
    <w:uiPriority w:val="0"/>
    <w:pPr>
      <w:keepLines/>
      <w:tabs>
        <w:tab w:val="left" w:pos="403"/>
        <w:tab w:val="left" w:pos="475"/>
        <w:tab w:val="left" w:pos="547"/>
      </w:tabs>
      <w:suppressAutoHyphens/>
      <w:spacing w:before="120" w:after="120"/>
      <w:jc w:val="center"/>
    </w:pPr>
    <w:rPr>
      <w:rFonts w:ascii="Arial" w:hAnsi="Arial"/>
      <w:b/>
    </w:rPr>
  </w:style>
  <w:style w:type="paragraph" w:customStyle="1" w:styleId="185">
    <w:name w:val="IEEEStds Level 7 Header"/>
    <w:basedOn w:val="168"/>
    <w:next w:val="4"/>
    <w:qFormat/>
    <w:uiPriority w:val="0"/>
    <w:pPr>
      <w:numPr>
        <w:ilvl w:val="6"/>
      </w:numPr>
      <w:outlineLvl w:val="6"/>
    </w:pPr>
  </w:style>
  <w:style w:type="paragraph" w:customStyle="1" w:styleId="186">
    <w:name w:val="IEEEStds Level 8 Header"/>
    <w:basedOn w:val="185"/>
    <w:next w:val="4"/>
    <w:qFormat/>
    <w:uiPriority w:val="0"/>
    <w:pPr>
      <w:numPr>
        <w:ilvl w:val="7"/>
      </w:numPr>
      <w:outlineLvl w:val="7"/>
    </w:pPr>
  </w:style>
  <w:style w:type="paragraph" w:customStyle="1" w:styleId="187">
    <w:name w:val="IEEEStds Level 9 Header"/>
    <w:basedOn w:val="186"/>
    <w:next w:val="4"/>
    <w:qFormat/>
    <w:uiPriority w:val="0"/>
    <w:pPr>
      <w:numPr>
        <w:ilvl w:val="8"/>
      </w:numPr>
      <w:outlineLvl w:val="8"/>
    </w:pPr>
  </w:style>
  <w:style w:type="paragraph" w:customStyle="1" w:styleId="188">
    <w:name w:val="IEEEStds Definitions"/>
    <w:next w:val="4"/>
    <w:qFormat/>
    <w:uiPriority w:val="0"/>
    <w:pPr>
      <w:keepLines/>
      <w:spacing w:before="120" w:after="120"/>
      <w:jc w:val="both"/>
    </w:pPr>
    <w:rPr>
      <w:rFonts w:ascii="Times New Roman" w:hAnsi="Times New Roman" w:eastAsia="宋体" w:cs="Times New Roman"/>
      <w:lang w:val="en-US" w:eastAsia="ja-JP" w:bidi="ar-SA"/>
    </w:rPr>
  </w:style>
  <w:style w:type="paragraph" w:customStyle="1" w:styleId="189">
    <w:name w:val="IEEEStds Numbered List Level 4"/>
    <w:basedOn w:val="177"/>
    <w:qFormat/>
    <w:uiPriority w:val="0"/>
    <w:pPr>
      <w:numPr>
        <w:ilvl w:val="3"/>
      </w:numPr>
      <w:tabs>
        <w:tab w:val="left" w:pos="640"/>
        <w:tab w:val="left" w:pos="1958"/>
        <w:tab w:val="clear" w:pos="1512"/>
      </w:tabs>
    </w:pPr>
  </w:style>
  <w:style w:type="paragraph" w:customStyle="1" w:styleId="190">
    <w:name w:val="IEEEStds Numbered List Level 5"/>
    <w:basedOn w:val="189"/>
    <w:qFormat/>
    <w:uiPriority w:val="0"/>
    <w:pPr>
      <w:numPr>
        <w:ilvl w:val="4"/>
      </w:numPr>
      <w:tabs>
        <w:tab w:val="left" w:pos="2405"/>
        <w:tab w:val="clear" w:pos="1958"/>
      </w:tabs>
      <w:outlineLvl w:val="4"/>
    </w:pPr>
  </w:style>
  <w:style w:type="paragraph" w:customStyle="1" w:styleId="191">
    <w:name w:val="IEEEStds Equation Variable List"/>
    <w:basedOn w:val="4"/>
    <w:qFormat/>
    <w:uiPriority w:val="0"/>
    <w:pPr>
      <w:keepLines/>
      <w:tabs>
        <w:tab w:val="left" w:pos="760"/>
      </w:tabs>
      <w:suppressAutoHyphens/>
      <w:spacing w:after="0"/>
      <w:ind w:left="764" w:hanging="562"/>
    </w:pPr>
    <w:rPr>
      <w:snapToGrid w:val="0"/>
    </w:rPr>
  </w:style>
  <w:style w:type="character" w:customStyle="1" w:styleId="192">
    <w:name w:val="IEEEStds Keywords Header"/>
    <w:qFormat/>
    <w:uiPriority w:val="0"/>
    <w:rPr>
      <w:b/>
    </w:rPr>
  </w:style>
  <w:style w:type="character" w:customStyle="1" w:styleId="193">
    <w:name w:val="IEEEStds Abstract Header"/>
    <w:qFormat/>
    <w:uiPriority w:val="0"/>
    <w:rPr>
      <w:b/>
    </w:rPr>
  </w:style>
  <w:style w:type="character" w:customStyle="1" w:styleId="194">
    <w:name w:val="IEEEStds DefTerms+Numbers"/>
    <w:qFormat/>
    <w:uiPriority w:val="0"/>
    <w:rPr>
      <w:b/>
    </w:rPr>
  </w:style>
  <w:style w:type="paragraph" w:customStyle="1" w:styleId="195">
    <w:name w:val="IEEEStds Table Column Head"/>
    <w:basedOn w:val="4"/>
    <w:qFormat/>
    <w:uiPriority w:val="0"/>
    <w:pPr>
      <w:keepNext/>
      <w:keepLines/>
      <w:spacing w:after="0"/>
      <w:jc w:val="center"/>
    </w:pPr>
    <w:rPr>
      <w:b/>
      <w:sz w:val="18"/>
    </w:rPr>
  </w:style>
  <w:style w:type="paragraph" w:customStyle="1" w:styleId="196">
    <w:name w:val="IEEEStds Table Line Head"/>
    <w:basedOn w:val="4"/>
    <w:qFormat/>
    <w:uiPriority w:val="0"/>
    <w:pPr>
      <w:keepNext/>
      <w:keepLines/>
      <w:spacing w:after="0"/>
      <w:jc w:val="left"/>
    </w:pPr>
    <w:rPr>
      <w:sz w:val="18"/>
    </w:rPr>
  </w:style>
  <w:style w:type="paragraph" w:customStyle="1" w:styleId="197">
    <w:name w:val="IEEEStds Table Line Subhead"/>
    <w:basedOn w:val="4"/>
    <w:qFormat/>
    <w:uiPriority w:val="0"/>
    <w:pPr>
      <w:keepNext/>
      <w:keepLines/>
      <w:spacing w:after="0"/>
      <w:ind w:left="216"/>
      <w:jc w:val="left"/>
    </w:pPr>
    <w:rPr>
      <w:sz w:val="18"/>
    </w:rPr>
  </w:style>
  <w:style w:type="paragraph" w:customStyle="1" w:styleId="198">
    <w:name w:val="IEEEStds Abstract Body"/>
    <w:basedOn w:val="153"/>
    <w:qFormat/>
    <w:uiPriority w:val="0"/>
  </w:style>
  <w:style w:type="paragraph" w:customStyle="1" w:styleId="199">
    <w:name w:val="IEEEStds Table Data - Left"/>
    <w:basedOn w:val="4"/>
    <w:qFormat/>
    <w:uiPriority w:val="0"/>
    <w:pPr>
      <w:keepNext/>
      <w:keepLines/>
      <w:spacing w:after="0"/>
      <w:jc w:val="left"/>
    </w:pPr>
    <w:rPr>
      <w:sz w:val="18"/>
    </w:rPr>
  </w:style>
  <w:style w:type="paragraph" w:customStyle="1" w:styleId="200">
    <w:name w:val="IEEEStds Image"/>
    <w:basedOn w:val="4"/>
    <w:next w:val="4"/>
    <w:qFormat/>
    <w:uiPriority w:val="0"/>
    <w:pPr>
      <w:keepNext/>
      <w:keepLines/>
      <w:spacing w:before="240" w:after="0"/>
      <w:jc w:val="center"/>
    </w:pPr>
  </w:style>
  <w:style w:type="paragraph" w:customStyle="1" w:styleId="201">
    <w:name w:val="IEEEStds CR TextReg"/>
    <w:basedOn w:val="153"/>
    <w:qFormat/>
    <w:uiPriority w:val="0"/>
    <w:pPr>
      <w:tabs>
        <w:tab w:val="left" w:pos="540"/>
        <w:tab w:val="left" w:pos="2520"/>
      </w:tabs>
      <w:jc w:val="left"/>
    </w:pPr>
    <w:rPr>
      <w:sz w:val="14"/>
    </w:rPr>
  </w:style>
  <w:style w:type="paragraph" w:customStyle="1" w:styleId="202">
    <w:name w:val="IEEEStds Unordered List"/>
    <w:link w:val="203"/>
    <w:qFormat/>
    <w:uiPriority w:val="0"/>
    <w:pPr>
      <w:numPr>
        <w:ilvl w:val="0"/>
        <w:numId w:val="17"/>
      </w:numPr>
      <w:tabs>
        <w:tab w:val="left" w:pos="1080"/>
        <w:tab w:val="left" w:pos="1512"/>
        <w:tab w:val="left" w:pos="1958"/>
        <w:tab w:val="left" w:pos="2405"/>
      </w:tabs>
      <w:spacing w:after="240" w:line="360" w:lineRule="exact"/>
      <w:ind w:left="648" w:hanging="446"/>
      <w:contextualSpacing/>
      <w:jc w:val="both"/>
    </w:pPr>
    <w:rPr>
      <w:rFonts w:ascii="Times New Roman" w:hAnsi="Times New Roman" w:eastAsia="宋体" w:cs="Times New Roman"/>
      <w:lang w:val="en-US" w:eastAsia="ja-JP" w:bidi="ar-SA"/>
    </w:rPr>
  </w:style>
  <w:style w:type="character" w:customStyle="1" w:styleId="203">
    <w:name w:val="IEEEStds Unordered List Char"/>
    <w:link w:val="202"/>
    <w:qFormat/>
    <w:uiPriority w:val="0"/>
    <w:rPr>
      <w:lang w:val="en-US" w:eastAsia="ja-JP" w:bidi="ar-SA"/>
    </w:rPr>
  </w:style>
  <w:style w:type="paragraph" w:customStyle="1" w:styleId="204">
    <w:name w:val="IEEEStds TitleParaSans"/>
    <w:basedOn w:val="4"/>
    <w:qFormat/>
    <w:uiPriority w:val="0"/>
    <w:pPr>
      <w:spacing w:after="0"/>
      <w:jc w:val="left"/>
    </w:pPr>
    <w:rPr>
      <w:rFonts w:ascii="Arial" w:hAnsi="Arial"/>
    </w:rPr>
  </w:style>
  <w:style w:type="paragraph" w:customStyle="1" w:styleId="205">
    <w:name w:val="IEEEStds TitleParaSansBold"/>
    <w:basedOn w:val="4"/>
    <w:qFormat/>
    <w:uiPriority w:val="0"/>
    <w:pPr>
      <w:spacing w:after="0"/>
    </w:pPr>
    <w:rPr>
      <w:rFonts w:ascii="Arial" w:hAnsi="Arial"/>
      <w:b/>
      <w:sz w:val="22"/>
    </w:rPr>
  </w:style>
  <w:style w:type="paragraph" w:customStyle="1" w:styleId="206">
    <w:name w:val="IEEEStds CRFootnote"/>
    <w:basedOn w:val="68"/>
    <w:qFormat/>
    <w:uiPriority w:val="0"/>
    <w:rPr>
      <w:color w:val="FFFFFF"/>
    </w:rPr>
  </w:style>
  <w:style w:type="paragraph" w:customStyle="1" w:styleId="207">
    <w:name w:val="IEEEStds CR TextItal"/>
    <w:basedOn w:val="201"/>
    <w:qFormat/>
    <w:uiPriority w:val="0"/>
    <w:rPr>
      <w:i/>
    </w:rPr>
  </w:style>
  <w:style w:type="character" w:customStyle="1" w:styleId="208">
    <w:name w:val="IEEEStds ParaBold"/>
    <w:qFormat/>
    <w:uiPriority w:val="0"/>
    <w:rPr>
      <w:b/>
    </w:rPr>
  </w:style>
  <w:style w:type="character" w:customStyle="1" w:styleId="209">
    <w:name w:val="DeltaView Insertion"/>
    <w:qFormat/>
    <w:uiPriority w:val="99"/>
    <w:rPr>
      <w:color w:val="0000FF"/>
      <w:u w:val="double"/>
    </w:rPr>
  </w:style>
  <w:style w:type="character" w:customStyle="1" w:styleId="210">
    <w:name w:val="DeltaView Deletion"/>
    <w:qFormat/>
    <w:uiPriority w:val="99"/>
    <w:rPr>
      <w:strike/>
      <w:color w:val="FF0000"/>
    </w:rPr>
  </w:style>
  <w:style w:type="paragraph" w:customStyle="1" w:styleId="211">
    <w:name w:val="IEEEStds NamesCtr"/>
    <w:basedOn w:val="4"/>
    <w:qFormat/>
    <w:uiPriority w:val="0"/>
    <w:pPr>
      <w:contextualSpacing/>
      <w:jc w:val="center"/>
    </w:pPr>
  </w:style>
  <w:style w:type="paragraph" w:customStyle="1" w:styleId="212">
    <w:name w:val="IEEEStds InstrCallout"/>
    <w:basedOn w:val="4"/>
    <w:qFormat/>
    <w:uiPriority w:val="0"/>
    <w:rPr>
      <w:b/>
      <w:i/>
    </w:rPr>
  </w:style>
  <w:style w:type="paragraph" w:customStyle="1" w:styleId="213">
    <w:name w:val="IEEEStds ParaMemEmeritus"/>
    <w:basedOn w:val="4"/>
    <w:qFormat/>
    <w:uiPriority w:val="0"/>
    <w:pPr>
      <w:spacing w:before="240" w:after="0"/>
      <w:ind w:left="533"/>
    </w:pPr>
    <w:rPr>
      <w:sz w:val="18"/>
    </w:rPr>
  </w:style>
  <w:style w:type="paragraph" w:customStyle="1" w:styleId="214">
    <w:name w:val="IEEEStds NonVoting"/>
    <w:basedOn w:val="211"/>
    <w:qFormat/>
    <w:uiPriority w:val="0"/>
    <w:rPr>
      <w:sz w:val="18"/>
    </w:rPr>
  </w:style>
  <w:style w:type="paragraph" w:customStyle="1" w:styleId="215">
    <w:name w:val="IEEEStds TitlePgHead"/>
    <w:basedOn w:val="58"/>
    <w:qFormat/>
    <w:uiPriority w:val="0"/>
    <w:pPr>
      <w:jc w:val="right"/>
    </w:pPr>
    <w:rPr>
      <w:b/>
      <w:sz w:val="22"/>
    </w:rPr>
  </w:style>
  <w:style w:type="paragraph" w:customStyle="1" w:styleId="216">
    <w:name w:val="IEEEStds TitlePgHeadRev"/>
    <w:basedOn w:val="215"/>
    <w:qFormat/>
    <w:uiPriority w:val="0"/>
    <w:rPr>
      <w:b w:val="0"/>
      <w:sz w:val="18"/>
    </w:rPr>
  </w:style>
  <w:style w:type="paragraph" w:customStyle="1" w:styleId="217">
    <w:name w:val="IEEEStds Copyright (addrs)"/>
    <w:basedOn w:val="1"/>
    <w:qFormat/>
    <w:uiPriority w:val="0"/>
    <w:rPr>
      <w:sz w:val="20"/>
    </w:rPr>
  </w:style>
  <w:style w:type="character" w:customStyle="1" w:styleId="218">
    <w:name w:val="IEEEStds AddItal"/>
    <w:qFormat/>
    <w:uiPriority w:val="0"/>
    <w:rPr>
      <w:i/>
    </w:rPr>
  </w:style>
  <w:style w:type="paragraph" w:customStyle="1" w:styleId="219">
    <w:name w:val="IEEEStds Para8.5"/>
    <w:basedOn w:val="4"/>
    <w:qFormat/>
    <w:uiPriority w:val="0"/>
    <w:rPr>
      <w:sz w:val="17"/>
    </w:rPr>
  </w:style>
  <w:style w:type="paragraph" w:customStyle="1" w:styleId="220">
    <w:name w:val="IEEEStds Para8.5 Indent"/>
    <w:basedOn w:val="219"/>
    <w:qFormat/>
    <w:uiPriority w:val="0"/>
    <w:pPr>
      <w:ind w:left="2160"/>
      <w:contextualSpacing/>
    </w:pPr>
  </w:style>
  <w:style w:type="character" w:customStyle="1" w:styleId="221">
    <w:name w:val="DeltaView Move Destination"/>
    <w:qFormat/>
    <w:uiPriority w:val="99"/>
    <w:rPr>
      <w:color w:val="00C000"/>
      <w:u w:val="double"/>
    </w:rPr>
  </w:style>
  <w:style w:type="paragraph" w:customStyle="1" w:styleId="222">
    <w:name w:val="_Style 221"/>
    <w:basedOn w:val="1"/>
    <w:next w:val="1"/>
    <w:unhideWhenUsed/>
    <w:qFormat/>
    <w:uiPriority w:val="37"/>
  </w:style>
  <w:style w:type="paragraph" w:styleId="223">
    <w:name w:val="Intense Quote"/>
    <w:basedOn w:val="1"/>
    <w:next w:val="1"/>
    <w:link w:val="224"/>
    <w:qFormat/>
    <w:uiPriority w:val="30"/>
    <w:pPr>
      <w:pBdr>
        <w:bottom w:val="single" w:color="4F81BD" w:sz="4" w:space="4"/>
      </w:pBdr>
      <w:spacing w:before="200" w:after="280"/>
      <w:ind w:left="936" w:right="936"/>
    </w:pPr>
    <w:rPr>
      <w:b/>
      <w:bCs/>
      <w:i/>
      <w:iCs/>
      <w:color w:val="4F81BD"/>
    </w:rPr>
  </w:style>
  <w:style w:type="character" w:customStyle="1" w:styleId="224">
    <w:name w:val="Intense Quote Char"/>
    <w:link w:val="223"/>
    <w:qFormat/>
    <w:uiPriority w:val="30"/>
    <w:rPr>
      <w:b/>
      <w:bCs/>
      <w:i/>
      <w:iCs/>
      <w:color w:val="4F81BD"/>
      <w:sz w:val="24"/>
      <w:lang w:eastAsia="ja-JP"/>
    </w:rPr>
  </w:style>
  <w:style w:type="paragraph" w:styleId="225">
    <w:name w:val="List Paragraph"/>
    <w:basedOn w:val="1"/>
    <w:qFormat/>
    <w:uiPriority w:val="34"/>
    <w:pPr>
      <w:ind w:left="720"/>
    </w:pPr>
  </w:style>
  <w:style w:type="paragraph" w:styleId="226">
    <w:name w:val="No Spacing"/>
    <w:qFormat/>
    <w:uiPriority w:val="1"/>
    <w:rPr>
      <w:rFonts w:ascii="Times New Roman" w:hAnsi="Times New Roman" w:eastAsia="宋体" w:cs="Times New Roman"/>
      <w:sz w:val="24"/>
      <w:lang w:val="en-US" w:eastAsia="ja-JP" w:bidi="ar-SA"/>
    </w:rPr>
  </w:style>
  <w:style w:type="paragraph" w:styleId="227">
    <w:name w:val="Quote"/>
    <w:basedOn w:val="1"/>
    <w:next w:val="1"/>
    <w:link w:val="228"/>
    <w:qFormat/>
    <w:uiPriority w:val="29"/>
    <w:rPr>
      <w:i/>
      <w:iCs/>
      <w:color w:val="000000"/>
    </w:rPr>
  </w:style>
  <w:style w:type="character" w:customStyle="1" w:styleId="228">
    <w:name w:val="Quote Char"/>
    <w:link w:val="227"/>
    <w:qFormat/>
    <w:uiPriority w:val="29"/>
    <w:rPr>
      <w:i/>
      <w:iCs/>
      <w:color w:val="000000"/>
      <w:sz w:val="24"/>
      <w:lang w:eastAsia="ja-JP"/>
    </w:rPr>
  </w:style>
  <w:style w:type="paragraph" w:customStyle="1" w:styleId="229">
    <w:name w:val="_Style 228"/>
    <w:basedOn w:val="3"/>
    <w:next w:val="1"/>
    <w:qFormat/>
    <w:uiPriority w:val="39"/>
    <w:pPr>
      <w:keepLines w:val="0"/>
      <w:pageBreakBefore w:val="0"/>
      <w:numPr>
        <w:numId w:val="0"/>
      </w:numPr>
      <w:tabs>
        <w:tab w:val="clear" w:pos="1080"/>
      </w:tabs>
      <w:suppressAutoHyphens w:val="0"/>
      <w:spacing w:before="240" w:after="60" w:line="240" w:lineRule="auto"/>
      <w:outlineLvl w:val="9"/>
    </w:pPr>
    <w:rPr>
      <w:rFonts w:ascii="Cambria" w:hAnsi="Cambria" w:eastAsia="Times New Roman"/>
      <w:bCs/>
      <w:kern w:val="32"/>
      <w:sz w:val="32"/>
      <w:szCs w:val="32"/>
    </w:rPr>
  </w:style>
  <w:style w:type="paragraph" w:customStyle="1" w:styleId="230">
    <w:name w:val="IEEEStds Level 2 (front matter)"/>
    <w:basedOn w:val="156"/>
    <w:qFormat/>
    <w:uiPriority w:val="0"/>
    <w:pPr>
      <w:spacing w:before="360"/>
      <w:jc w:val="left"/>
      <w:outlineLvl w:val="1"/>
    </w:pPr>
    <w:rPr>
      <w:sz w:val="22"/>
    </w:rPr>
  </w:style>
  <w:style w:type="paragraph" w:customStyle="1" w:styleId="231">
    <w:name w:val="IEEEStds Front Matter Address"/>
    <w:basedOn w:val="1"/>
    <w:qFormat/>
    <w:uiPriority w:val="0"/>
    <w:pPr>
      <w:spacing w:after="240"/>
      <w:ind w:left="2160"/>
      <w:contextualSpacing/>
    </w:pPr>
    <w:rPr>
      <w:sz w:val="18"/>
    </w:rPr>
  </w:style>
  <w:style w:type="character" w:customStyle="1" w:styleId="232">
    <w:name w:val="_Style 231"/>
    <w:unhideWhenUsed/>
    <w:qFormat/>
    <w:uiPriority w:val="99"/>
    <w:rPr>
      <w:color w:val="605E5C"/>
      <w:shd w:val="clear" w:color="auto" w:fill="E1DFDD"/>
    </w:rPr>
  </w:style>
  <w:style w:type="character" w:customStyle="1" w:styleId="233">
    <w:name w:val="std_docNumber"/>
    <w:qFormat/>
    <w:uiPriority w:val="0"/>
    <w:rPr>
      <w:rFonts w:ascii="Times New Roman" w:hAnsi="Times New Roman"/>
      <w:shd w:val="clear" w:color="auto" w:fill="F2DBDB"/>
    </w:rPr>
  </w:style>
  <w:style w:type="character" w:customStyle="1" w:styleId="234">
    <w:name w:val="std_docPartNumber"/>
    <w:qFormat/>
    <w:uiPriority w:val="0"/>
    <w:rPr>
      <w:rFonts w:ascii="Times New Roman" w:hAnsi="Times New Roman"/>
      <w:shd w:val="clear" w:color="auto" w:fill="EAF1DD"/>
    </w:rPr>
  </w:style>
  <w:style w:type="character" w:customStyle="1" w:styleId="235">
    <w:name w:val="std_publisher"/>
    <w:qFormat/>
    <w:uiPriority w:val="0"/>
    <w:rPr>
      <w:rFonts w:ascii="Times New Roman" w:hAnsi="Times New Roman"/>
      <w:shd w:val="clear" w:color="auto" w:fill="C6D9F1"/>
    </w:rPr>
  </w:style>
  <w:style w:type="character" w:customStyle="1" w:styleId="236">
    <w:name w:val="std_year"/>
    <w:qFormat/>
    <w:uiPriority w:val="0"/>
    <w:rPr>
      <w:rFonts w:ascii="Times New Roman" w:hAnsi="Times New Roman"/>
      <w:shd w:val="clear" w:color="auto" w:fill="DAEEF3"/>
    </w:rPr>
  </w:style>
  <w:style w:type="character" w:customStyle="1" w:styleId="237">
    <w:name w:val="std_documentType"/>
    <w:qFormat/>
    <w:uiPriority w:val="0"/>
    <w:rPr>
      <w:rFonts w:ascii="Times New Roman" w:hAnsi="Times New Roman"/>
      <w:shd w:val="clear" w:color="auto" w:fill="7DE1DF"/>
    </w:rPr>
  </w:style>
  <w:style w:type="paragraph" w:customStyle="1" w:styleId="238">
    <w:name w:val="IEEEStds Table Data"/>
    <w:basedOn w:val="4"/>
    <w:qFormat/>
    <w:uiPriority w:val="0"/>
    <w:pPr>
      <w:keepNext/>
      <w:keepLines/>
      <w:spacing w:after="0"/>
      <w:jc w:val="left"/>
    </w:pPr>
    <w:rPr>
      <w:sz w:val="18"/>
    </w:rPr>
  </w:style>
  <w:style w:type="character" w:customStyle="1" w:styleId="239">
    <w:name w:val="_Style 238"/>
    <w:qFormat/>
    <w:uiPriority w:val="33"/>
    <w:rPr>
      <w:b/>
      <w:bCs/>
      <w:i/>
      <w:iCs/>
      <w:spacing w:val="5"/>
    </w:rPr>
  </w:style>
  <w:style w:type="character" w:customStyle="1" w:styleId="240">
    <w:name w:val="_Style 239"/>
    <w:unhideWhenUsed/>
    <w:qFormat/>
    <w:uiPriority w:val="99"/>
    <w:rPr>
      <w:color w:val="2B579A"/>
      <w:shd w:val="clear" w:color="auto" w:fill="E1DFDD"/>
    </w:rPr>
  </w:style>
  <w:style w:type="character" w:customStyle="1" w:styleId="241">
    <w:name w:val="_Style 240"/>
    <w:qFormat/>
    <w:uiPriority w:val="21"/>
    <w:rPr>
      <w:i/>
      <w:iCs/>
      <w:color w:val="4472C4"/>
    </w:rPr>
  </w:style>
  <w:style w:type="character" w:customStyle="1" w:styleId="242">
    <w:name w:val="_Style 241"/>
    <w:qFormat/>
    <w:uiPriority w:val="32"/>
    <w:rPr>
      <w:b/>
      <w:bCs/>
      <w:smallCaps/>
      <w:color w:val="4472C4"/>
      <w:spacing w:val="5"/>
    </w:rPr>
  </w:style>
  <w:style w:type="character" w:customStyle="1" w:styleId="243">
    <w:name w:val="_Style 242"/>
    <w:unhideWhenUsed/>
    <w:qFormat/>
    <w:uiPriority w:val="99"/>
    <w:rPr>
      <w:color w:val="2B579A"/>
      <w:shd w:val="clear" w:color="auto" w:fill="E1DFDD"/>
    </w:rPr>
  </w:style>
  <w:style w:type="character" w:styleId="244">
    <w:name w:val="Placeholder Text"/>
    <w:semiHidden/>
    <w:qFormat/>
    <w:uiPriority w:val="99"/>
    <w:rPr>
      <w:color w:val="666666"/>
    </w:rPr>
  </w:style>
  <w:style w:type="character" w:customStyle="1" w:styleId="245">
    <w:name w:val="_Style 244"/>
    <w:unhideWhenUsed/>
    <w:qFormat/>
    <w:uiPriority w:val="99"/>
    <w:rPr>
      <w:u w:val="dotted"/>
    </w:rPr>
  </w:style>
  <w:style w:type="character" w:customStyle="1" w:styleId="246">
    <w:name w:val="_Style 245"/>
    <w:unhideWhenUsed/>
    <w:qFormat/>
    <w:uiPriority w:val="99"/>
    <w:rPr>
      <w:color w:val="0000FF"/>
      <w:u w:val="single"/>
      <w:shd w:val="clear" w:color="auto" w:fill="F3F2F1"/>
    </w:rPr>
  </w:style>
  <w:style w:type="character" w:customStyle="1" w:styleId="247">
    <w:name w:val="_Style 246"/>
    <w:qFormat/>
    <w:uiPriority w:val="19"/>
    <w:rPr>
      <w:i/>
      <w:iCs/>
      <w:color w:val="404040"/>
    </w:rPr>
  </w:style>
  <w:style w:type="character" w:customStyle="1" w:styleId="248">
    <w:name w:val="_Style 247"/>
    <w:qFormat/>
    <w:uiPriority w:val="31"/>
    <w:rPr>
      <w:smallCaps/>
      <w:color w:val="5A5A5A"/>
    </w:rPr>
  </w:style>
  <w:style w:type="paragraph" w:customStyle="1" w:styleId="249">
    <w:name w:val="_Style 248"/>
    <w:semiHidden/>
    <w:qFormat/>
    <w:uiPriority w:val="99"/>
    <w:rPr>
      <w:rFonts w:ascii="Times New Roman" w:hAnsi="Times New Roman" w:eastAsia="宋体" w:cs="Times New Roman"/>
      <w:sz w:val="24"/>
      <w:lang w:val="en-US" w:eastAsia="ja-JP" w:bidi="ar-SA"/>
    </w:rPr>
  </w:style>
  <w:style w:type="character" w:customStyle="1" w:styleId="250">
    <w:name w:val="au_base"/>
    <w:qFormat/>
    <w:uiPriority w:val="0"/>
    <w:rPr>
      <w:rFonts w:ascii="Times New Roman" w:hAnsi="Times New Roman"/>
    </w:rPr>
  </w:style>
  <w:style w:type="character" w:customStyle="1" w:styleId="251">
    <w:name w:val="au_collab"/>
    <w:qFormat/>
    <w:uiPriority w:val="0"/>
    <w:rPr>
      <w:rFonts w:ascii="Times New Roman" w:hAnsi="Times New Roman"/>
      <w:sz w:val="18"/>
      <w:shd w:val="clear" w:color="auto" w:fill="C0C0C0"/>
    </w:rPr>
  </w:style>
  <w:style w:type="character" w:customStyle="1" w:styleId="252">
    <w:name w:val="au_deg"/>
    <w:qFormat/>
    <w:uiPriority w:val="0"/>
    <w:rPr>
      <w:rFonts w:ascii="Times New Roman" w:hAnsi="Times New Roman"/>
      <w:shd w:val="clear" w:color="auto" w:fill="FFFF00"/>
    </w:rPr>
  </w:style>
  <w:style w:type="character" w:customStyle="1" w:styleId="253">
    <w:name w:val="au_fname"/>
    <w:qFormat/>
    <w:uiPriority w:val="0"/>
    <w:rPr>
      <w:rFonts w:ascii="Times New Roman" w:hAnsi="Times New Roman"/>
      <w:sz w:val="18"/>
      <w:shd w:val="clear" w:color="auto" w:fill="FFFFCC"/>
    </w:rPr>
  </w:style>
  <w:style w:type="character" w:customStyle="1" w:styleId="254">
    <w:name w:val="au_role"/>
    <w:qFormat/>
    <w:uiPriority w:val="0"/>
    <w:rPr>
      <w:rFonts w:ascii="Times New Roman" w:hAnsi="Times New Roman"/>
      <w:sz w:val="18"/>
      <w:shd w:val="clear" w:color="auto" w:fill="808000"/>
    </w:rPr>
  </w:style>
  <w:style w:type="character" w:customStyle="1" w:styleId="255">
    <w:name w:val="au_suffix"/>
    <w:qFormat/>
    <w:uiPriority w:val="0"/>
    <w:rPr>
      <w:rFonts w:ascii="Times New Roman" w:hAnsi="Times New Roman"/>
      <w:sz w:val="18"/>
      <w:shd w:val="clear" w:color="auto" w:fill="FF00FF"/>
    </w:rPr>
  </w:style>
  <w:style w:type="character" w:customStyle="1" w:styleId="256">
    <w:name w:val="au_surname"/>
    <w:qFormat/>
    <w:uiPriority w:val="0"/>
    <w:rPr>
      <w:rFonts w:ascii="Times New Roman" w:hAnsi="Times New Roman"/>
      <w:sz w:val="18"/>
      <w:shd w:val="clear" w:color="auto" w:fill="CCFF99"/>
    </w:rPr>
  </w:style>
  <w:style w:type="character" w:customStyle="1" w:styleId="257">
    <w:name w:val="bib_base"/>
    <w:qFormat/>
    <w:uiPriority w:val="0"/>
    <w:rPr>
      <w:rFonts w:ascii="Times New Roman" w:hAnsi="Times New Roman"/>
    </w:rPr>
  </w:style>
  <w:style w:type="character" w:customStyle="1" w:styleId="258">
    <w:name w:val="bib_article"/>
    <w:qFormat/>
    <w:uiPriority w:val="0"/>
    <w:rPr>
      <w:rFonts w:ascii="Times New Roman" w:hAnsi="Times New Roman"/>
      <w:sz w:val="20"/>
      <w:shd w:val="clear" w:color="auto" w:fill="CCFFFF"/>
    </w:rPr>
  </w:style>
  <w:style w:type="character" w:customStyle="1" w:styleId="259">
    <w:name w:val="bib_comment"/>
    <w:qFormat/>
    <w:uiPriority w:val="0"/>
    <w:rPr>
      <w:rFonts w:ascii="Times New Roman" w:hAnsi="Times New Roman"/>
      <w:sz w:val="20"/>
      <w:shd w:val="clear" w:color="auto" w:fill="E0E0E0"/>
    </w:rPr>
  </w:style>
  <w:style w:type="character" w:customStyle="1" w:styleId="260">
    <w:name w:val="bib_deg"/>
    <w:qFormat/>
    <w:uiPriority w:val="0"/>
    <w:rPr>
      <w:rFonts w:ascii="Times New Roman" w:hAnsi="Times New Roman"/>
      <w:sz w:val="20"/>
    </w:rPr>
  </w:style>
  <w:style w:type="character" w:customStyle="1" w:styleId="261">
    <w:name w:val="bib_doi"/>
    <w:qFormat/>
    <w:uiPriority w:val="0"/>
    <w:rPr>
      <w:rFonts w:ascii="Times New Roman" w:hAnsi="Times New Roman"/>
      <w:sz w:val="20"/>
      <w:shd w:val="clear" w:color="auto" w:fill="CCFFCC"/>
    </w:rPr>
  </w:style>
  <w:style w:type="character" w:customStyle="1" w:styleId="262">
    <w:name w:val="bib_etal"/>
    <w:qFormat/>
    <w:uiPriority w:val="0"/>
    <w:rPr>
      <w:rFonts w:ascii="Times New Roman" w:hAnsi="Times New Roman"/>
      <w:sz w:val="20"/>
      <w:shd w:val="clear" w:color="auto" w:fill="CCFF99"/>
    </w:rPr>
  </w:style>
  <w:style w:type="character" w:customStyle="1" w:styleId="263">
    <w:name w:val="bib_fname"/>
    <w:qFormat/>
    <w:uiPriority w:val="0"/>
    <w:rPr>
      <w:rFonts w:ascii="Times New Roman" w:hAnsi="Times New Roman"/>
      <w:sz w:val="20"/>
      <w:shd w:val="clear" w:color="auto" w:fill="FFFFCC"/>
    </w:rPr>
  </w:style>
  <w:style w:type="character" w:customStyle="1" w:styleId="264">
    <w:name w:val="bib_fpage"/>
    <w:qFormat/>
    <w:uiPriority w:val="0"/>
    <w:rPr>
      <w:rFonts w:ascii="Times New Roman" w:hAnsi="Times New Roman"/>
      <w:sz w:val="20"/>
      <w:shd w:val="clear" w:color="auto" w:fill="E6E6E6"/>
    </w:rPr>
  </w:style>
  <w:style w:type="character" w:customStyle="1" w:styleId="265">
    <w:name w:val="bib_issue"/>
    <w:qFormat/>
    <w:uiPriority w:val="0"/>
    <w:rPr>
      <w:rFonts w:ascii="Times New Roman" w:hAnsi="Times New Roman"/>
      <w:sz w:val="20"/>
      <w:shd w:val="clear" w:color="auto" w:fill="FFFFAB"/>
    </w:rPr>
  </w:style>
  <w:style w:type="character" w:customStyle="1" w:styleId="266">
    <w:name w:val="bib_journal"/>
    <w:qFormat/>
    <w:uiPriority w:val="0"/>
    <w:rPr>
      <w:rFonts w:ascii="Times New Roman" w:hAnsi="Times New Roman"/>
      <w:sz w:val="20"/>
      <w:shd w:val="clear" w:color="auto" w:fill="F9DECF"/>
    </w:rPr>
  </w:style>
  <w:style w:type="character" w:customStyle="1" w:styleId="267">
    <w:name w:val="bib_lpage"/>
    <w:qFormat/>
    <w:uiPriority w:val="0"/>
    <w:rPr>
      <w:rFonts w:ascii="Times New Roman" w:hAnsi="Times New Roman"/>
      <w:sz w:val="20"/>
      <w:shd w:val="clear" w:color="auto" w:fill="D9D9D9"/>
    </w:rPr>
  </w:style>
  <w:style w:type="character" w:customStyle="1" w:styleId="268">
    <w:name w:val="bib_number"/>
    <w:qFormat/>
    <w:uiPriority w:val="0"/>
    <w:rPr>
      <w:rFonts w:ascii="Times New Roman" w:hAnsi="Times New Roman"/>
      <w:sz w:val="20"/>
      <w:shd w:val="clear" w:color="auto" w:fill="CCCCFF"/>
    </w:rPr>
  </w:style>
  <w:style w:type="character" w:customStyle="1" w:styleId="269">
    <w:name w:val="bib_organization"/>
    <w:qFormat/>
    <w:uiPriority w:val="0"/>
    <w:rPr>
      <w:rFonts w:ascii="Times New Roman" w:hAnsi="Times New Roman"/>
      <w:sz w:val="20"/>
      <w:shd w:val="clear" w:color="auto" w:fill="CCFF99"/>
    </w:rPr>
  </w:style>
  <w:style w:type="character" w:customStyle="1" w:styleId="270">
    <w:name w:val="bib_suffix"/>
    <w:qFormat/>
    <w:uiPriority w:val="0"/>
    <w:rPr>
      <w:rFonts w:ascii="Times New Roman" w:hAnsi="Times New Roman"/>
      <w:sz w:val="20"/>
    </w:rPr>
  </w:style>
  <w:style w:type="character" w:customStyle="1" w:styleId="271">
    <w:name w:val="bib_suppl"/>
    <w:qFormat/>
    <w:uiPriority w:val="0"/>
    <w:rPr>
      <w:rFonts w:ascii="Times New Roman" w:hAnsi="Times New Roman"/>
      <w:sz w:val="20"/>
      <w:shd w:val="clear" w:color="auto" w:fill="FFCC66"/>
    </w:rPr>
  </w:style>
  <w:style w:type="character" w:customStyle="1" w:styleId="272">
    <w:name w:val="bib_surname"/>
    <w:qFormat/>
    <w:uiPriority w:val="0"/>
    <w:rPr>
      <w:rFonts w:ascii="Times New Roman" w:hAnsi="Times New Roman"/>
      <w:sz w:val="20"/>
      <w:shd w:val="clear" w:color="auto" w:fill="CCFF99"/>
    </w:rPr>
  </w:style>
  <w:style w:type="character" w:customStyle="1" w:styleId="273">
    <w:name w:val="bib_unpubl"/>
    <w:qFormat/>
    <w:uiPriority w:val="0"/>
    <w:rPr>
      <w:rFonts w:ascii="Times New Roman" w:hAnsi="Times New Roman"/>
      <w:sz w:val="20"/>
    </w:rPr>
  </w:style>
  <w:style w:type="character" w:customStyle="1" w:styleId="274">
    <w:name w:val="bib_url"/>
    <w:qFormat/>
    <w:uiPriority w:val="0"/>
    <w:rPr>
      <w:rFonts w:ascii="Times New Roman" w:hAnsi="Times New Roman"/>
      <w:sz w:val="20"/>
      <w:shd w:val="clear" w:color="auto" w:fill="CCFF66"/>
    </w:rPr>
  </w:style>
  <w:style w:type="character" w:customStyle="1" w:styleId="275">
    <w:name w:val="bib_volume"/>
    <w:qFormat/>
    <w:uiPriority w:val="0"/>
    <w:rPr>
      <w:rFonts w:ascii="Times New Roman" w:hAnsi="Times New Roman"/>
      <w:sz w:val="20"/>
      <w:shd w:val="clear" w:color="auto" w:fill="CCECFF"/>
    </w:rPr>
  </w:style>
  <w:style w:type="character" w:customStyle="1" w:styleId="276">
    <w:name w:val="bib_year"/>
    <w:qFormat/>
    <w:uiPriority w:val="0"/>
    <w:rPr>
      <w:rFonts w:ascii="Times New Roman" w:hAnsi="Times New Roman"/>
      <w:sz w:val="20"/>
      <w:shd w:val="clear" w:color="auto" w:fill="FFCCFF"/>
    </w:rPr>
  </w:style>
  <w:style w:type="character" w:customStyle="1" w:styleId="277">
    <w:name w:val="cite_base"/>
    <w:qFormat/>
    <w:uiPriority w:val="0"/>
    <w:rPr>
      <w:rFonts w:ascii="Times New Roman" w:hAnsi="Times New Roman"/>
    </w:rPr>
  </w:style>
  <w:style w:type="character" w:customStyle="1" w:styleId="278">
    <w:name w:val="cite_bib"/>
    <w:qFormat/>
    <w:uiPriority w:val="0"/>
    <w:rPr>
      <w:rFonts w:ascii="Times New Roman" w:hAnsi="Times New Roman"/>
      <w:shd w:val="clear" w:color="auto" w:fill="CCFFFF"/>
    </w:rPr>
  </w:style>
  <w:style w:type="character" w:customStyle="1" w:styleId="279">
    <w:name w:val="cite_box"/>
    <w:qFormat/>
    <w:uiPriority w:val="0"/>
    <w:rPr>
      <w:rFonts w:ascii="Times New Roman" w:hAnsi="Times New Roman"/>
    </w:rPr>
  </w:style>
  <w:style w:type="character" w:customStyle="1" w:styleId="280">
    <w:name w:val="cite_en"/>
    <w:qFormat/>
    <w:uiPriority w:val="0"/>
    <w:rPr>
      <w:rFonts w:ascii="Times New Roman" w:hAnsi="Times New Roman"/>
      <w:shd w:val="clear" w:color="auto" w:fill="FFFF99"/>
      <w:vertAlign w:val="superscript"/>
    </w:rPr>
  </w:style>
  <w:style w:type="character" w:customStyle="1" w:styleId="281">
    <w:name w:val="cite_fig"/>
    <w:qFormat/>
    <w:uiPriority w:val="0"/>
    <w:rPr>
      <w:rFonts w:ascii="Times New Roman" w:hAnsi="Times New Roman"/>
      <w:color w:val="auto"/>
      <w:shd w:val="clear" w:color="auto" w:fill="CCFFCC"/>
    </w:rPr>
  </w:style>
  <w:style w:type="character" w:customStyle="1" w:styleId="282">
    <w:name w:val="cite_fn"/>
    <w:qFormat/>
    <w:uiPriority w:val="0"/>
    <w:rPr>
      <w:rFonts w:ascii="Times New Roman" w:hAnsi="Times New Roman"/>
      <w:color w:val="auto"/>
      <w:shd w:val="clear" w:color="auto" w:fill="FF99CC"/>
      <w:vertAlign w:val="baseline"/>
    </w:rPr>
  </w:style>
  <w:style w:type="character" w:customStyle="1" w:styleId="283">
    <w:name w:val="cite_tbl"/>
    <w:qFormat/>
    <w:uiPriority w:val="0"/>
    <w:rPr>
      <w:rFonts w:ascii="Times New Roman" w:hAnsi="Times New Roman"/>
      <w:color w:val="auto"/>
      <w:shd w:val="clear" w:color="auto" w:fill="FF9999"/>
    </w:rPr>
  </w:style>
  <w:style w:type="character" w:customStyle="1" w:styleId="284">
    <w:name w:val="std_base"/>
    <w:qFormat/>
    <w:uiPriority w:val="0"/>
    <w:rPr>
      <w:rFonts w:ascii="Times New Roman" w:hAnsi="Times New Roman"/>
    </w:rPr>
  </w:style>
  <w:style w:type="character" w:customStyle="1" w:styleId="285">
    <w:name w:val="bib_extlink"/>
    <w:qFormat/>
    <w:uiPriority w:val="0"/>
    <w:rPr>
      <w:rFonts w:ascii="Times New Roman" w:hAnsi="Times New Roman"/>
      <w:sz w:val="20"/>
      <w:shd w:val="clear" w:color="auto" w:fill="6CCE9D"/>
    </w:rPr>
  </w:style>
  <w:style w:type="character" w:customStyle="1" w:styleId="286">
    <w:name w:val="cite_eq"/>
    <w:qFormat/>
    <w:uiPriority w:val="0"/>
    <w:rPr>
      <w:rFonts w:ascii="Times New Roman" w:hAnsi="Times New Roman"/>
      <w:shd w:val="clear" w:color="auto" w:fill="FFAE37"/>
    </w:rPr>
  </w:style>
  <w:style w:type="character" w:customStyle="1" w:styleId="287">
    <w:name w:val="bib_medline"/>
    <w:qFormat/>
    <w:uiPriority w:val="0"/>
    <w:rPr>
      <w:rFonts w:ascii="Times New Roman" w:hAnsi="Times New Roman"/>
      <w:sz w:val="20"/>
    </w:rPr>
  </w:style>
  <w:style w:type="character" w:customStyle="1" w:styleId="288">
    <w:name w:val="cite_tfn"/>
    <w:qFormat/>
    <w:uiPriority w:val="0"/>
    <w:rPr>
      <w:rFonts w:ascii="Times New Roman" w:hAnsi="Times New Roman"/>
      <w:shd w:val="clear" w:color="auto" w:fill="FBBA79"/>
    </w:rPr>
  </w:style>
  <w:style w:type="character" w:customStyle="1" w:styleId="289">
    <w:name w:val="au_prefix"/>
    <w:qFormat/>
    <w:uiPriority w:val="0"/>
    <w:rPr>
      <w:rFonts w:ascii="Times New Roman" w:hAnsi="Times New Roman"/>
      <w:sz w:val="18"/>
      <w:shd w:val="clear" w:color="auto" w:fill="FFCC99"/>
    </w:rPr>
  </w:style>
  <w:style w:type="character" w:customStyle="1" w:styleId="290">
    <w:name w:val="cite_app"/>
    <w:qFormat/>
    <w:uiPriority w:val="0"/>
    <w:rPr>
      <w:rFonts w:ascii="Times New Roman" w:hAnsi="Times New Roman"/>
      <w:shd w:val="clear" w:color="auto" w:fill="CCFF33"/>
    </w:rPr>
  </w:style>
  <w:style w:type="character" w:customStyle="1" w:styleId="291">
    <w:name w:val="cite_sec"/>
    <w:qFormat/>
    <w:uiPriority w:val="0"/>
    <w:rPr>
      <w:rFonts w:ascii="Times New Roman" w:hAnsi="Times New Roman"/>
      <w:shd w:val="clear" w:color="auto" w:fill="FFCCCC"/>
    </w:rPr>
  </w:style>
  <w:style w:type="character" w:customStyle="1" w:styleId="292">
    <w:name w:val="std_docTitle"/>
    <w:qFormat/>
    <w:uiPriority w:val="0"/>
    <w:rPr>
      <w:rFonts w:ascii="Times New Roman" w:hAnsi="Times New Roman"/>
      <w:shd w:val="clear" w:color="auto" w:fill="FDE9D9"/>
    </w:rPr>
  </w:style>
  <w:style w:type="character" w:customStyle="1" w:styleId="293">
    <w:name w:val="au_member"/>
    <w:qFormat/>
    <w:uiPriority w:val="0"/>
    <w:rPr>
      <w:rFonts w:ascii="Times New Roman" w:hAnsi="Times New Roman"/>
      <w:sz w:val="18"/>
      <w:shd w:val="clear" w:color="auto" w:fill="FF99CC"/>
    </w:rPr>
  </w:style>
  <w:style w:type="character" w:customStyle="1" w:styleId="294">
    <w:name w:val="std_footnote"/>
    <w:qFormat/>
    <w:uiPriority w:val="0"/>
    <w:rPr>
      <w:rFonts w:ascii="Times New Roman" w:hAnsi="Times New Roman"/>
      <w:shd w:val="clear" w:color="auto" w:fill="F2F2F2"/>
    </w:rPr>
  </w:style>
  <w:style w:type="character" w:customStyle="1" w:styleId="295">
    <w:name w:val="std_section"/>
    <w:qFormat/>
    <w:uiPriority w:val="0"/>
    <w:rPr>
      <w:rFonts w:ascii="Times New Roman" w:hAnsi="Times New Roman"/>
      <w:shd w:val="clear" w:color="auto" w:fill="E5DFEC"/>
    </w:rPr>
  </w:style>
  <w:style w:type="character" w:customStyle="1" w:styleId="296">
    <w:name w:val="bib_alt-year"/>
    <w:qFormat/>
    <w:uiPriority w:val="0"/>
    <w:rPr>
      <w:rFonts w:ascii="Times New Roman" w:hAnsi="Times New Roman"/>
      <w:sz w:val="20"/>
      <w:szCs w:val="24"/>
      <w:shd w:val="clear" w:color="auto" w:fill="CC99FF"/>
    </w:rPr>
  </w:style>
  <w:style w:type="character" w:customStyle="1" w:styleId="297">
    <w:name w:val="bib_book"/>
    <w:qFormat/>
    <w:uiPriority w:val="0"/>
    <w:rPr>
      <w:rFonts w:ascii="Times New Roman" w:hAnsi="Times New Roman"/>
      <w:sz w:val="20"/>
      <w:shd w:val="clear" w:color="auto" w:fill="99CCFF"/>
    </w:rPr>
  </w:style>
  <w:style w:type="character" w:customStyle="1" w:styleId="298">
    <w:name w:val="bib_chapterno"/>
    <w:qFormat/>
    <w:uiPriority w:val="0"/>
    <w:rPr>
      <w:rFonts w:ascii="Times New Roman" w:hAnsi="Times New Roman"/>
      <w:sz w:val="20"/>
      <w:shd w:val="clear" w:color="auto" w:fill="D9D9D9"/>
    </w:rPr>
  </w:style>
  <w:style w:type="character" w:customStyle="1" w:styleId="299">
    <w:name w:val="bib_chaptertitle"/>
    <w:qFormat/>
    <w:uiPriority w:val="0"/>
    <w:rPr>
      <w:rFonts w:ascii="Times New Roman" w:hAnsi="Times New Roman"/>
      <w:sz w:val="20"/>
      <w:shd w:val="clear" w:color="auto" w:fill="FF9D5B"/>
    </w:rPr>
  </w:style>
  <w:style w:type="character" w:customStyle="1" w:styleId="300">
    <w:name w:val="bib_ed-etal"/>
    <w:qFormat/>
    <w:uiPriority w:val="0"/>
    <w:rPr>
      <w:rFonts w:ascii="Times New Roman" w:hAnsi="Times New Roman"/>
      <w:sz w:val="20"/>
      <w:shd w:val="clear" w:color="auto" w:fill="00F4EE"/>
    </w:rPr>
  </w:style>
  <w:style w:type="character" w:customStyle="1" w:styleId="301">
    <w:name w:val="bib_ed-fname"/>
    <w:qFormat/>
    <w:uiPriority w:val="0"/>
    <w:rPr>
      <w:rFonts w:ascii="Times New Roman" w:hAnsi="Times New Roman"/>
      <w:sz w:val="20"/>
      <w:shd w:val="clear" w:color="auto" w:fill="FFFFB7"/>
    </w:rPr>
  </w:style>
  <w:style w:type="character" w:customStyle="1" w:styleId="302">
    <w:name w:val="bib_editionno"/>
    <w:qFormat/>
    <w:uiPriority w:val="0"/>
    <w:rPr>
      <w:rFonts w:ascii="Times New Roman" w:hAnsi="Times New Roman"/>
      <w:sz w:val="20"/>
      <w:shd w:val="clear" w:color="auto" w:fill="FFCC00"/>
    </w:rPr>
  </w:style>
  <w:style w:type="character" w:customStyle="1" w:styleId="303">
    <w:name w:val="bib_ed-organization"/>
    <w:qFormat/>
    <w:uiPriority w:val="0"/>
    <w:rPr>
      <w:rFonts w:ascii="Times New Roman" w:hAnsi="Times New Roman"/>
      <w:sz w:val="20"/>
      <w:shd w:val="clear" w:color="auto" w:fill="FCAAC3"/>
    </w:rPr>
  </w:style>
  <w:style w:type="character" w:customStyle="1" w:styleId="304">
    <w:name w:val="bib_ed-suffix"/>
    <w:qFormat/>
    <w:uiPriority w:val="0"/>
    <w:rPr>
      <w:rFonts w:ascii="Times New Roman" w:hAnsi="Times New Roman"/>
      <w:sz w:val="20"/>
      <w:shd w:val="clear" w:color="auto" w:fill="CCFFCC"/>
    </w:rPr>
  </w:style>
  <w:style w:type="character" w:customStyle="1" w:styleId="305">
    <w:name w:val="bib_ed-surname"/>
    <w:qFormat/>
    <w:uiPriority w:val="0"/>
    <w:rPr>
      <w:rFonts w:ascii="Times New Roman" w:hAnsi="Times New Roman"/>
      <w:sz w:val="20"/>
      <w:shd w:val="clear" w:color="auto" w:fill="FFFF00"/>
    </w:rPr>
  </w:style>
  <w:style w:type="character" w:customStyle="1" w:styleId="306">
    <w:name w:val="bib_institution"/>
    <w:qFormat/>
    <w:uiPriority w:val="0"/>
    <w:rPr>
      <w:rFonts w:ascii="Times New Roman" w:hAnsi="Times New Roman"/>
      <w:sz w:val="20"/>
      <w:shd w:val="clear" w:color="auto" w:fill="CCFFCC"/>
    </w:rPr>
  </w:style>
  <w:style w:type="character" w:customStyle="1" w:styleId="307">
    <w:name w:val="bib_isbn"/>
    <w:qFormat/>
    <w:uiPriority w:val="0"/>
    <w:rPr>
      <w:rFonts w:ascii="Times New Roman" w:hAnsi="Times New Roman"/>
      <w:sz w:val="20"/>
      <w:shd w:val="clear" w:color="auto" w:fill="D9D9D9"/>
    </w:rPr>
  </w:style>
  <w:style w:type="character" w:customStyle="1" w:styleId="308">
    <w:name w:val="bib_location"/>
    <w:qFormat/>
    <w:uiPriority w:val="0"/>
    <w:rPr>
      <w:rFonts w:ascii="Times New Roman" w:hAnsi="Times New Roman"/>
      <w:sz w:val="20"/>
      <w:shd w:val="clear" w:color="auto" w:fill="FFCCCC"/>
    </w:rPr>
  </w:style>
  <w:style w:type="character" w:customStyle="1" w:styleId="309">
    <w:name w:val="bib_pagecount"/>
    <w:qFormat/>
    <w:uiPriority w:val="0"/>
    <w:rPr>
      <w:rFonts w:ascii="Times New Roman" w:hAnsi="Times New Roman"/>
      <w:sz w:val="20"/>
      <w:shd w:val="clear" w:color="auto" w:fill="00FF00"/>
    </w:rPr>
  </w:style>
  <w:style w:type="character" w:customStyle="1" w:styleId="310">
    <w:name w:val="bib_patent"/>
    <w:qFormat/>
    <w:uiPriority w:val="0"/>
    <w:rPr>
      <w:rFonts w:ascii="Times New Roman" w:hAnsi="Times New Roman"/>
      <w:sz w:val="20"/>
      <w:shd w:val="clear" w:color="auto" w:fill="66FFCC"/>
    </w:rPr>
  </w:style>
  <w:style w:type="character" w:customStyle="1" w:styleId="311">
    <w:name w:val="bib_publisher"/>
    <w:qFormat/>
    <w:uiPriority w:val="0"/>
    <w:rPr>
      <w:rFonts w:ascii="Times New Roman" w:hAnsi="Times New Roman"/>
      <w:sz w:val="20"/>
      <w:shd w:val="clear" w:color="auto" w:fill="FF99CC"/>
    </w:rPr>
  </w:style>
  <w:style w:type="character" w:customStyle="1" w:styleId="312">
    <w:name w:val="bib_reportnum"/>
    <w:qFormat/>
    <w:uiPriority w:val="0"/>
    <w:rPr>
      <w:rFonts w:ascii="Times New Roman" w:hAnsi="Times New Roman"/>
      <w:sz w:val="20"/>
      <w:shd w:val="clear" w:color="auto" w:fill="CCCCFF"/>
    </w:rPr>
  </w:style>
  <w:style w:type="character" w:customStyle="1" w:styleId="313">
    <w:name w:val="bib_school"/>
    <w:qFormat/>
    <w:uiPriority w:val="0"/>
    <w:rPr>
      <w:rFonts w:ascii="Times New Roman" w:hAnsi="Times New Roman"/>
      <w:sz w:val="20"/>
      <w:shd w:val="clear" w:color="auto" w:fill="FFCC66"/>
    </w:rPr>
  </w:style>
  <w:style w:type="character" w:customStyle="1" w:styleId="314">
    <w:name w:val="bib_series"/>
    <w:qFormat/>
    <w:uiPriority w:val="0"/>
    <w:rPr>
      <w:rFonts w:ascii="Times New Roman" w:hAnsi="Times New Roman"/>
      <w:sz w:val="20"/>
      <w:shd w:val="clear" w:color="auto" w:fill="FFCC99"/>
    </w:rPr>
  </w:style>
  <w:style w:type="character" w:customStyle="1" w:styleId="315">
    <w:name w:val="bib_seriesno"/>
    <w:qFormat/>
    <w:uiPriority w:val="0"/>
    <w:rPr>
      <w:rFonts w:ascii="Times New Roman" w:hAnsi="Times New Roman"/>
      <w:sz w:val="20"/>
      <w:shd w:val="clear" w:color="auto" w:fill="FFFF99"/>
    </w:rPr>
  </w:style>
  <w:style w:type="character" w:customStyle="1" w:styleId="316">
    <w:name w:val="bib_trans"/>
    <w:qFormat/>
    <w:uiPriority w:val="0"/>
    <w:rPr>
      <w:rFonts w:ascii="Times New Roman" w:hAnsi="Times New Roman"/>
      <w:sz w:val="20"/>
      <w:shd w:val="clear" w:color="auto" w:fill="99CC00"/>
    </w:rPr>
  </w:style>
  <w:style w:type="character" w:customStyle="1" w:styleId="317">
    <w:name w:val="std_suppl"/>
    <w:qFormat/>
    <w:uiPriority w:val="0"/>
    <w:rPr>
      <w:rFonts w:ascii="Times New Roman" w:hAnsi="Times New Roman"/>
      <w:shd w:val="clear" w:color="auto" w:fill="F6FBB5"/>
    </w:rPr>
  </w:style>
  <w:style w:type="character" w:customStyle="1" w:styleId="318">
    <w:name w:val="cite_section"/>
    <w:qFormat/>
    <w:uiPriority w:val="0"/>
    <w:rPr>
      <w:rFonts w:ascii="Times New Roman" w:hAnsi="Times New Roman"/>
      <w:shd w:val="clear" w:color="auto" w:fill="FF7C80"/>
    </w:rPr>
  </w:style>
  <w:style w:type="character" w:customStyle="1" w:styleId="319">
    <w:name w:val="af_addr-line"/>
    <w:qFormat/>
    <w:uiPriority w:val="0"/>
    <w:rPr>
      <w:rFonts w:ascii="Times New Roman" w:hAnsi="Times New Roman"/>
      <w:sz w:val="18"/>
      <w:shd w:val="clear" w:color="auto" w:fill="FFFF99"/>
    </w:rPr>
  </w:style>
  <w:style w:type="character" w:customStyle="1" w:styleId="320">
    <w:name w:val="af_base"/>
    <w:qFormat/>
    <w:uiPriority w:val="0"/>
    <w:rPr>
      <w:rFonts w:ascii="Times New Roman" w:hAnsi="Times New Roman"/>
      <w:sz w:val="18"/>
    </w:rPr>
  </w:style>
  <w:style w:type="character" w:customStyle="1" w:styleId="321">
    <w:name w:val="af_country"/>
    <w:qFormat/>
    <w:uiPriority w:val="0"/>
    <w:rPr>
      <w:rFonts w:ascii="Times New Roman" w:hAnsi="Times New Roman"/>
      <w:sz w:val="18"/>
      <w:shd w:val="clear" w:color="auto" w:fill="D7AFFF"/>
    </w:rPr>
  </w:style>
  <w:style w:type="character" w:customStyle="1" w:styleId="322">
    <w:name w:val="af_city"/>
    <w:qFormat/>
    <w:uiPriority w:val="0"/>
    <w:rPr>
      <w:rFonts w:ascii="Times New Roman" w:hAnsi="Times New Roman"/>
      <w:sz w:val="18"/>
      <w:shd w:val="clear" w:color="auto" w:fill="81E7FF"/>
    </w:rPr>
  </w:style>
  <w:style w:type="character" w:customStyle="1" w:styleId="323">
    <w:name w:val="af_state"/>
    <w:qFormat/>
    <w:uiPriority w:val="0"/>
    <w:rPr>
      <w:rFonts w:ascii="Times New Roman" w:hAnsi="Times New Roman"/>
      <w:sz w:val="18"/>
      <w:shd w:val="clear" w:color="auto" w:fill="75FF75"/>
    </w:rPr>
  </w:style>
  <w:style w:type="character" w:customStyle="1" w:styleId="324">
    <w:name w:val="af_postcode"/>
    <w:qFormat/>
    <w:uiPriority w:val="0"/>
    <w:rPr>
      <w:rFonts w:ascii="Times New Roman" w:hAnsi="Times New Roman"/>
      <w:sz w:val="18"/>
      <w:shd w:val="clear" w:color="auto" w:fill="FF75FF"/>
    </w:rPr>
  </w:style>
  <w:style w:type="character" w:customStyle="1" w:styleId="325">
    <w:name w:val="bib_day"/>
    <w:qFormat/>
    <w:uiPriority w:val="0"/>
    <w:rPr>
      <w:sz w:val="20"/>
      <w:shd w:val="clear" w:color="auto" w:fill="FFFF66"/>
    </w:rPr>
  </w:style>
  <w:style w:type="character" w:customStyle="1" w:styleId="326">
    <w:name w:val="bib_month"/>
    <w:qFormat/>
    <w:uiPriority w:val="0"/>
    <w:rPr>
      <w:sz w:val="20"/>
      <w:szCs w:val="24"/>
      <w:shd w:val="clear" w:color="auto" w:fill="CCFF33"/>
    </w:rPr>
  </w:style>
  <w:style w:type="character" w:customStyle="1" w:styleId="327">
    <w:name w:val="bib_title"/>
    <w:qFormat/>
    <w:uiPriority w:val="0"/>
    <w:rPr>
      <w:rFonts w:ascii="Times New Roman" w:hAnsi="Times New Roman"/>
      <w:sz w:val="20"/>
      <w:shd w:val="pct20" w:color="auto" w:fill="FF6600"/>
    </w:rPr>
  </w:style>
  <w:style w:type="character" w:customStyle="1" w:styleId="328">
    <w:name w:val="bib_volcount"/>
    <w:qFormat/>
    <w:uiPriority w:val="0"/>
    <w:rPr>
      <w:rFonts w:ascii="Times New Roman" w:hAnsi="Times New Roman"/>
      <w:sz w:val="20"/>
      <w:shd w:val="clear" w:color="auto" w:fill="00FF00"/>
    </w:rPr>
  </w:style>
  <w:style w:type="character" w:customStyle="1" w:styleId="329">
    <w:name w:val="bib_confacronym"/>
    <w:qFormat/>
    <w:uiPriority w:val="0"/>
    <w:rPr>
      <w:rFonts w:ascii="Times New Roman" w:hAnsi="Times New Roman"/>
      <w:sz w:val="20"/>
      <w:shd w:val="clear" w:color="auto" w:fill="FD77F3"/>
    </w:rPr>
  </w:style>
  <w:style w:type="character" w:customStyle="1" w:styleId="330">
    <w:name w:val="bib_confdate"/>
    <w:qFormat/>
    <w:uiPriority w:val="0"/>
    <w:rPr>
      <w:rFonts w:ascii="Times New Roman" w:hAnsi="Times New Roman"/>
      <w:sz w:val="20"/>
      <w:shd w:val="clear" w:color="auto" w:fill="3CE0C1"/>
    </w:rPr>
  </w:style>
  <w:style w:type="character" w:customStyle="1" w:styleId="331">
    <w:name w:val="bib_conference"/>
    <w:qFormat/>
    <w:uiPriority w:val="0"/>
    <w:rPr>
      <w:rFonts w:ascii="Times New Roman" w:hAnsi="Times New Roman"/>
      <w:sz w:val="20"/>
      <w:shd w:val="clear" w:color="auto" w:fill="9CB3FE"/>
    </w:rPr>
  </w:style>
  <w:style w:type="character" w:customStyle="1" w:styleId="332">
    <w:name w:val="bib_conflocation"/>
    <w:qFormat/>
    <w:uiPriority w:val="0"/>
    <w:rPr>
      <w:rFonts w:ascii="Times New Roman" w:hAnsi="Times New Roman"/>
      <w:sz w:val="20"/>
      <w:shd w:val="clear" w:color="auto" w:fill="EC493C"/>
    </w:rPr>
  </w:style>
  <w:style w:type="character" w:customStyle="1" w:styleId="333">
    <w:name w:val="bib_confpaper"/>
    <w:qFormat/>
    <w:uiPriority w:val="0"/>
    <w:rPr>
      <w:rFonts w:ascii="Times New Roman" w:hAnsi="Times New Roman"/>
      <w:sz w:val="20"/>
      <w:shd w:val="clear" w:color="auto" w:fill="61FF65"/>
    </w:rPr>
  </w:style>
  <w:style w:type="character" w:customStyle="1" w:styleId="334">
    <w:name w:val="bib_confproceedings"/>
    <w:qFormat/>
    <w:uiPriority w:val="0"/>
    <w:rPr>
      <w:rFonts w:ascii="Times New Roman" w:hAnsi="Times New Roman"/>
      <w:sz w:val="20"/>
      <w:shd w:val="clear" w:color="auto" w:fill="FDBA35"/>
    </w:rPr>
  </w:style>
  <w:style w:type="character" w:customStyle="1" w:styleId="335">
    <w:name w:val="bib_papernumber"/>
    <w:qFormat/>
    <w:uiPriority w:val="0"/>
    <w:rPr>
      <w:rFonts w:ascii="Times New Roman" w:hAnsi="Times New Roman"/>
      <w:sz w:val="20"/>
      <w:shd w:val="clear" w:color="auto" w:fill="FFFF66"/>
    </w:rPr>
  </w:style>
  <w:style w:type="character" w:customStyle="1" w:styleId="336">
    <w:name w:val="bib_season"/>
    <w:qFormat/>
    <w:uiPriority w:val="0"/>
    <w:rPr>
      <w:rFonts w:ascii="Times New Roman" w:hAnsi="Times New Roman"/>
      <w:sz w:val="20"/>
      <w:szCs w:val="24"/>
      <w:shd w:val="clear" w:color="auto" w:fill="FF6600"/>
    </w:rPr>
  </w:style>
  <w:style w:type="character" w:customStyle="1" w:styleId="337">
    <w:name w:val="std_misc"/>
    <w:qFormat/>
    <w:uiPriority w:val="0"/>
    <w:rPr>
      <w:rFonts w:ascii="Times New Roman" w:hAnsi="Times New Roman"/>
      <w:shd w:val="clear" w:color="auto" w:fill="E36C0A"/>
    </w:rPr>
  </w:style>
  <w:style w:type="paragraph" w:customStyle="1" w:styleId="338">
    <w:name w:val="Base_Heading"/>
    <w:qFormat/>
    <w:uiPriority w:val="0"/>
    <w:rPr>
      <w:rFonts w:ascii="Arial" w:hAnsi="Arial" w:eastAsia="宋体" w:cs="Times New Roman"/>
      <w:b/>
      <w:sz w:val="24"/>
      <w:lang w:val="en-US" w:eastAsia="ja-JP" w:bidi="ar-SA"/>
    </w:rPr>
  </w:style>
  <w:style w:type="paragraph" w:customStyle="1" w:styleId="339">
    <w:name w:val="Base_Text"/>
    <w:qFormat/>
    <w:uiPriority w:val="0"/>
    <w:pPr>
      <w:spacing w:after="240"/>
      <w:jc w:val="both"/>
    </w:pPr>
    <w:rPr>
      <w:rFonts w:ascii="Times New Roman" w:hAnsi="Times New Roman" w:eastAsia="宋体" w:cs="Times New Roman"/>
      <w:lang w:val="en-US" w:eastAsia="ja-JP" w:bidi="ar-SA"/>
    </w:rPr>
  </w:style>
  <w:style w:type="paragraph" w:customStyle="1" w:styleId="340">
    <w:name w:val="IEEEStds Head 1 NoAutoNum"/>
    <w:basedOn w:val="158"/>
    <w:qFormat/>
    <w:uiPriority w:val="0"/>
    <w:pPr>
      <w:numPr>
        <w:ilvl w:val="0"/>
        <w:numId w:val="0"/>
      </w:numPr>
      <w:tabs>
        <w:tab w:val="left" w:pos="539"/>
      </w:tabs>
    </w:pPr>
  </w:style>
  <w:style w:type="paragraph" w:customStyle="1" w:styleId="341">
    <w:name w:val="IEEEStds Head 2 NoAutoNum"/>
    <w:basedOn w:val="163"/>
    <w:qFormat/>
    <w:uiPriority w:val="0"/>
    <w:pPr>
      <w:numPr>
        <w:ilvl w:val="0"/>
        <w:numId w:val="0"/>
      </w:numPr>
      <w:tabs>
        <w:tab w:val="left" w:pos="539"/>
      </w:tabs>
    </w:pPr>
  </w:style>
  <w:style w:type="paragraph" w:customStyle="1" w:styleId="342">
    <w:name w:val="IEEEStds Table Footnote"/>
    <w:basedOn w:val="339"/>
    <w:qFormat/>
    <w:uiPriority w:val="0"/>
    <w:pPr>
      <w:spacing w:after="0"/>
    </w:pPr>
    <w:rPr>
      <w:sz w:val="18"/>
    </w:rPr>
  </w:style>
  <w:style w:type="paragraph" w:customStyle="1" w:styleId="343">
    <w:name w:val="IEEEStds ImpNotice"/>
    <w:basedOn w:val="4"/>
    <w:qFormat/>
    <w:uiPriority w:val="0"/>
    <w:rPr>
      <w:b/>
      <w:i/>
    </w:rPr>
  </w:style>
  <w:style w:type="paragraph" w:customStyle="1" w:styleId="344">
    <w:name w:val="IEEEStds Introduction Box"/>
    <w:basedOn w:val="4"/>
    <w:qFormat/>
    <w:uiPriority w:val="0"/>
    <w:pPr>
      <w:pBdr>
        <w:top w:val="single" w:color="auto" w:sz="4" w:space="1"/>
        <w:left w:val="single" w:color="auto" w:sz="4" w:space="4"/>
        <w:bottom w:val="single" w:color="auto" w:sz="4" w:space="1"/>
        <w:right w:val="single" w:color="auto" w:sz="4" w:space="4"/>
      </w:pBdr>
    </w:pPr>
    <w:rPr>
      <w:sz w:val="18"/>
    </w:rPr>
  </w:style>
  <w:style w:type="character" w:customStyle="1" w:styleId="345">
    <w:name w:val="IEEEStds Level 1 Header Char Char"/>
    <w:qFormat/>
    <w:uiPriority w:val="0"/>
    <w:rPr>
      <w:rFonts w:ascii="Arial" w:hAnsi="Arial"/>
      <w:b/>
      <w:sz w:val="24"/>
      <w:lang w:eastAsia="ja-JP"/>
    </w:rPr>
  </w:style>
  <w:style w:type="paragraph" w:customStyle="1" w:styleId="346">
    <w:name w:val="IEEEStds Caution/Warning Title"/>
    <w:basedOn w:val="338"/>
    <w:next w:val="347"/>
    <w:qFormat/>
    <w:uiPriority w:val="0"/>
    <w:pPr>
      <w:pBdr>
        <w:top w:val="single" w:color="auto" w:sz="4" w:space="1"/>
        <w:left w:val="single" w:color="auto" w:sz="4" w:space="4"/>
        <w:right w:val="single" w:color="auto" w:sz="4" w:space="4"/>
      </w:pBdr>
      <w:spacing w:after="120"/>
      <w:jc w:val="center"/>
    </w:pPr>
    <w:rPr>
      <w:rFonts w:ascii="Times New Roman" w:hAnsi="Times New Roman"/>
    </w:rPr>
  </w:style>
  <w:style w:type="paragraph" w:customStyle="1" w:styleId="347">
    <w:name w:val="IEEEStds Caution/Warning Text"/>
    <w:basedOn w:val="4"/>
    <w:next w:val="4"/>
    <w:qFormat/>
    <w:uiPriority w:val="0"/>
    <w:pPr>
      <w:keepLines/>
      <w:pBdr>
        <w:left w:val="single" w:color="auto" w:sz="8" w:space="4"/>
        <w:bottom w:val="single" w:color="auto" w:sz="8" w:space="1"/>
        <w:right w:val="single" w:color="auto" w:sz="8" w:space="4"/>
      </w:pBdr>
      <w:spacing w:after="120"/>
      <w:jc w:val="center"/>
    </w:pPr>
  </w:style>
  <w:style w:type="paragraph" w:customStyle="1" w:styleId="348">
    <w:name w:val="IEEEStds Non-XML Text"/>
    <w:basedOn w:val="339"/>
    <w:qFormat/>
    <w:uiPriority w:val="0"/>
    <w:pPr>
      <w:spacing w:after="0"/>
    </w:pPr>
  </w:style>
  <w:style w:type="paragraph" w:customStyle="1" w:styleId="349">
    <w:name w:val="IEEEStds Paragraph Continued"/>
    <w:basedOn w:val="339"/>
    <w:qFormat/>
    <w:uiPriority w:val="0"/>
  </w:style>
  <w:style w:type="paragraph" w:customStyle="1" w:styleId="350">
    <w:name w:val="IEEEStds Head 3 NoAutoNum"/>
    <w:basedOn w:val="162"/>
    <w:qFormat/>
    <w:uiPriority w:val="0"/>
    <w:pPr>
      <w:numPr>
        <w:ilvl w:val="0"/>
        <w:numId w:val="0"/>
      </w:numPr>
    </w:pPr>
  </w:style>
  <w:style w:type="paragraph" w:customStyle="1" w:styleId="351">
    <w:name w:val="IEEEStds Head 4 NoAutoNum"/>
    <w:basedOn w:val="161"/>
    <w:qFormat/>
    <w:uiPriority w:val="0"/>
    <w:pPr>
      <w:numPr>
        <w:ilvl w:val="0"/>
        <w:numId w:val="0"/>
      </w:numPr>
    </w:pPr>
  </w:style>
  <w:style w:type="paragraph" w:customStyle="1" w:styleId="352">
    <w:name w:val="IEEEStds Unordered List Level 1"/>
    <w:basedOn w:val="339"/>
    <w:qFormat/>
    <w:uiPriority w:val="0"/>
    <w:pPr>
      <w:tabs>
        <w:tab w:val="left" w:pos="896"/>
        <w:tab w:val="left" w:pos="1440"/>
        <w:tab w:val="left" w:pos="1979"/>
        <w:tab w:val="left" w:pos="2517"/>
        <w:tab w:val="left" w:pos="3056"/>
      </w:tabs>
      <w:ind w:left="896" w:hanging="539"/>
    </w:pPr>
  </w:style>
  <w:style w:type="paragraph" w:customStyle="1" w:styleId="353">
    <w:name w:val="IEEEStds Annex Level 2 Head"/>
    <w:basedOn w:val="338"/>
    <w:next w:val="4"/>
    <w:qFormat/>
    <w:uiPriority w:val="0"/>
    <w:pPr>
      <w:numPr>
        <w:ilvl w:val="1"/>
        <w:numId w:val="18"/>
      </w:numPr>
      <w:tabs>
        <w:tab w:val="left" w:pos="500"/>
      </w:tabs>
      <w:spacing w:before="360" w:after="240"/>
      <w:outlineLvl w:val="1"/>
    </w:pPr>
  </w:style>
  <w:style w:type="paragraph" w:customStyle="1" w:styleId="354">
    <w:name w:val="IEEEStds Annex Level 3 Head"/>
    <w:basedOn w:val="338"/>
    <w:next w:val="4"/>
    <w:qFormat/>
    <w:uiPriority w:val="0"/>
    <w:pPr>
      <w:numPr>
        <w:ilvl w:val="2"/>
        <w:numId w:val="18"/>
      </w:numPr>
      <w:tabs>
        <w:tab w:val="left" w:pos="640"/>
      </w:tabs>
      <w:spacing w:before="240" w:after="240"/>
      <w:outlineLvl w:val="2"/>
    </w:pPr>
    <w:rPr>
      <w:sz w:val="22"/>
    </w:rPr>
  </w:style>
  <w:style w:type="paragraph" w:customStyle="1" w:styleId="355">
    <w:name w:val="IEEEStds Annex Level 4 Head"/>
    <w:basedOn w:val="338"/>
    <w:next w:val="4"/>
    <w:qFormat/>
    <w:uiPriority w:val="0"/>
    <w:pPr>
      <w:numPr>
        <w:ilvl w:val="3"/>
        <w:numId w:val="18"/>
      </w:numPr>
      <w:tabs>
        <w:tab w:val="left" w:pos="880"/>
      </w:tabs>
      <w:spacing w:before="240" w:after="240"/>
      <w:outlineLvl w:val="3"/>
    </w:pPr>
    <w:rPr>
      <w:bCs/>
      <w:iCs/>
      <w:sz w:val="20"/>
    </w:rPr>
  </w:style>
  <w:style w:type="paragraph" w:customStyle="1" w:styleId="356">
    <w:name w:val="IEEEStds Annex Level 5 Head"/>
    <w:basedOn w:val="338"/>
    <w:next w:val="4"/>
    <w:qFormat/>
    <w:uiPriority w:val="0"/>
    <w:pPr>
      <w:numPr>
        <w:ilvl w:val="4"/>
        <w:numId w:val="18"/>
      </w:numPr>
      <w:tabs>
        <w:tab w:val="left" w:pos="1140"/>
        <w:tab w:val="left" w:pos="1360"/>
      </w:tabs>
      <w:spacing w:before="240" w:after="240"/>
      <w:outlineLvl w:val="4"/>
    </w:pPr>
    <w:rPr>
      <w:bCs/>
      <w:iCs/>
      <w:sz w:val="20"/>
    </w:rPr>
  </w:style>
  <w:style w:type="paragraph" w:customStyle="1" w:styleId="357">
    <w:name w:val="IEEEStds Annex Level 6 Head"/>
    <w:basedOn w:val="338"/>
    <w:next w:val="4"/>
    <w:qFormat/>
    <w:uiPriority w:val="0"/>
    <w:pPr>
      <w:numPr>
        <w:ilvl w:val="5"/>
        <w:numId w:val="18"/>
      </w:numPr>
      <w:tabs>
        <w:tab w:val="left" w:pos="1140"/>
        <w:tab w:val="left" w:pos="1360"/>
      </w:tabs>
      <w:spacing w:before="240" w:after="240"/>
      <w:outlineLvl w:val="5"/>
    </w:pPr>
    <w:rPr>
      <w:bCs/>
      <w:sz w:val="20"/>
    </w:rPr>
  </w:style>
  <w:style w:type="paragraph" w:customStyle="1" w:styleId="358">
    <w:name w:val="IEEEStds Annex Title"/>
    <w:basedOn w:val="338"/>
    <w:next w:val="4"/>
    <w:qFormat/>
    <w:uiPriority w:val="0"/>
    <w:pPr>
      <w:keepNext/>
      <w:keepLines/>
      <w:numPr>
        <w:ilvl w:val="0"/>
        <w:numId w:val="18"/>
      </w:numPr>
      <w:suppressAutoHyphens/>
      <w:spacing w:before="360" w:after="360"/>
      <w:outlineLvl w:val="0"/>
    </w:pPr>
    <w:rPr>
      <w:rFonts w:eastAsia="MS Mincho"/>
    </w:rPr>
  </w:style>
  <w:style w:type="paragraph" w:customStyle="1" w:styleId="359">
    <w:name w:val="IEEEStds Bibliographic Description"/>
    <w:basedOn w:val="339"/>
    <w:next w:val="179"/>
    <w:qFormat/>
    <w:uiPriority w:val="0"/>
    <w:pPr>
      <w:spacing w:after="120"/>
    </w:pPr>
  </w:style>
  <w:style w:type="paragraph" w:customStyle="1" w:styleId="360">
    <w:name w:val="IEEEStds Unordered List Level 2"/>
    <w:basedOn w:val="352"/>
    <w:qFormat/>
    <w:uiPriority w:val="0"/>
    <w:pPr>
      <w:tabs>
        <w:tab w:val="left" w:pos="3595"/>
        <w:tab w:val="clear" w:pos="896"/>
      </w:tabs>
      <w:ind w:left="1435"/>
    </w:pPr>
  </w:style>
  <w:style w:type="paragraph" w:customStyle="1" w:styleId="361">
    <w:name w:val="IEEEStds Unordered List Level 3"/>
    <w:basedOn w:val="352"/>
    <w:qFormat/>
    <w:uiPriority w:val="0"/>
    <w:pPr>
      <w:tabs>
        <w:tab w:val="left" w:pos="3595"/>
        <w:tab w:val="left" w:pos="4133"/>
        <w:tab w:val="clear" w:pos="896"/>
        <w:tab w:val="clear" w:pos="1440"/>
      </w:tabs>
      <w:ind w:left="1979"/>
    </w:pPr>
  </w:style>
  <w:style w:type="paragraph" w:customStyle="1" w:styleId="362">
    <w:name w:val="IEEEStds Unordered List Level 4"/>
    <w:basedOn w:val="352"/>
    <w:qFormat/>
    <w:uiPriority w:val="0"/>
    <w:pPr>
      <w:ind w:left="2410"/>
    </w:pPr>
  </w:style>
  <w:style w:type="paragraph" w:customStyle="1" w:styleId="363">
    <w:name w:val="IEEEStds Unordered List Level 5"/>
    <w:basedOn w:val="352"/>
    <w:qFormat/>
    <w:uiPriority w:val="0"/>
    <w:pPr>
      <w:ind w:left="2852"/>
    </w:pPr>
  </w:style>
  <w:style w:type="paragraph" w:customStyle="1" w:styleId="364">
    <w:name w:val="IEEEStds List Level 1 Continued"/>
    <w:basedOn w:val="339"/>
    <w:qFormat/>
    <w:uiPriority w:val="0"/>
    <w:pPr>
      <w:ind w:left="896"/>
    </w:pPr>
  </w:style>
  <w:style w:type="paragraph" w:customStyle="1" w:styleId="365">
    <w:name w:val="IEEEStds List Level 2 Continued"/>
    <w:basedOn w:val="339"/>
    <w:qFormat/>
    <w:uiPriority w:val="0"/>
    <w:pPr>
      <w:ind w:left="1440"/>
      <w:contextualSpacing/>
    </w:pPr>
  </w:style>
  <w:style w:type="paragraph" w:customStyle="1" w:styleId="366">
    <w:name w:val="IEEEStds List Level 3 Continued"/>
    <w:basedOn w:val="339"/>
    <w:qFormat/>
    <w:uiPriority w:val="0"/>
    <w:pPr>
      <w:ind w:left="1985"/>
      <w:contextualSpacing/>
    </w:pPr>
  </w:style>
  <w:style w:type="paragraph" w:customStyle="1" w:styleId="367">
    <w:name w:val="IEEEStds List Level 4 Continued"/>
    <w:basedOn w:val="339"/>
    <w:qFormat/>
    <w:uiPriority w:val="0"/>
    <w:pPr>
      <w:ind w:left="2517"/>
    </w:pPr>
  </w:style>
  <w:style w:type="paragraph" w:customStyle="1" w:styleId="368">
    <w:name w:val="IEEEStds List Level 5 Continued"/>
    <w:basedOn w:val="339"/>
    <w:qFormat/>
    <w:uiPriority w:val="0"/>
    <w:pPr>
      <w:ind w:left="3056"/>
    </w:pPr>
  </w:style>
  <w:style w:type="paragraph" w:customStyle="1" w:styleId="369">
    <w:name w:val="IEEEStds Norm Refs"/>
    <w:basedOn w:val="339"/>
    <w:qFormat/>
    <w:uiPriority w:val="0"/>
  </w:style>
  <w:style w:type="paragraph" w:customStyle="1" w:styleId="370">
    <w:name w:val="IEEEStds Abbreviation List"/>
    <w:basedOn w:val="339"/>
    <w:qFormat/>
    <w:uiPriority w:val="0"/>
    <w:pPr>
      <w:tabs>
        <w:tab w:val="left" w:pos="1440"/>
      </w:tabs>
      <w:ind w:left="720" w:hanging="720"/>
      <w:contextualSpacing/>
    </w:pPr>
  </w:style>
  <w:style w:type="paragraph" w:customStyle="1" w:styleId="371">
    <w:name w:val="IEEEStds Note Continued"/>
    <w:basedOn w:val="339"/>
    <w:qFormat/>
    <w:uiPriority w:val="0"/>
    <w:pPr>
      <w:keepLines/>
      <w:spacing w:before="120" w:after="120"/>
    </w:pPr>
    <w:rPr>
      <w:sz w:val="18"/>
    </w:rPr>
  </w:style>
  <w:style w:type="paragraph" w:customStyle="1" w:styleId="372">
    <w:name w:val="IEEEStds Table Footer Note"/>
    <w:basedOn w:val="339"/>
    <w:qFormat/>
    <w:uiPriority w:val="0"/>
    <w:pPr>
      <w:spacing w:before="120" w:after="120"/>
    </w:pPr>
    <w:rPr>
      <w:sz w:val="18"/>
    </w:rPr>
  </w:style>
  <w:style w:type="paragraph" w:customStyle="1" w:styleId="373">
    <w:name w:val="IEEEStds Table Footer Note Continued"/>
    <w:basedOn w:val="339"/>
    <w:qFormat/>
    <w:uiPriority w:val="0"/>
    <w:pPr>
      <w:spacing w:after="120"/>
    </w:pPr>
    <w:rPr>
      <w:sz w:val="18"/>
    </w:rPr>
  </w:style>
  <w:style w:type="paragraph" w:customStyle="1" w:styleId="374">
    <w:name w:val="IEEEStds Table Footnote Continued"/>
    <w:basedOn w:val="339"/>
    <w:qFormat/>
    <w:uiPriority w:val="0"/>
    <w:pPr>
      <w:spacing w:after="120"/>
    </w:pPr>
    <w:rPr>
      <w:sz w:val="18"/>
    </w:rPr>
  </w:style>
  <w:style w:type="paragraph" w:customStyle="1" w:styleId="375">
    <w:name w:val="IEEEStds Table Source"/>
    <w:basedOn w:val="339"/>
    <w:qFormat/>
    <w:uiPriority w:val="0"/>
    <w:pPr>
      <w:spacing w:before="120" w:after="120"/>
    </w:pPr>
    <w:rPr>
      <w:sz w:val="18"/>
    </w:rPr>
  </w:style>
  <w:style w:type="paragraph" w:customStyle="1" w:styleId="376">
    <w:name w:val="IEEEStds Figure Note"/>
    <w:basedOn w:val="339"/>
    <w:qFormat/>
    <w:uiPriority w:val="0"/>
    <w:pPr>
      <w:spacing w:before="120" w:after="120"/>
    </w:pPr>
    <w:rPr>
      <w:sz w:val="18"/>
    </w:rPr>
  </w:style>
  <w:style w:type="paragraph" w:customStyle="1" w:styleId="377">
    <w:name w:val="IEEEStds Figure Note Continued"/>
    <w:basedOn w:val="339"/>
    <w:qFormat/>
    <w:uiPriority w:val="0"/>
    <w:pPr>
      <w:spacing w:after="120"/>
    </w:pPr>
    <w:rPr>
      <w:sz w:val="18"/>
    </w:rPr>
  </w:style>
  <w:style w:type="paragraph" w:customStyle="1" w:styleId="378">
    <w:name w:val="IEEEStds Figure Source"/>
    <w:basedOn w:val="339"/>
    <w:qFormat/>
    <w:uiPriority w:val="0"/>
    <w:pPr>
      <w:jc w:val="center"/>
    </w:pPr>
    <w:rPr>
      <w:sz w:val="18"/>
    </w:rPr>
  </w:style>
  <w:style w:type="paragraph" w:customStyle="1" w:styleId="379">
    <w:name w:val="IEEEStds Figure Key"/>
    <w:basedOn w:val="339"/>
    <w:qFormat/>
    <w:uiPriority w:val="0"/>
    <w:pPr>
      <w:spacing w:before="120" w:after="120"/>
    </w:pPr>
    <w:rPr>
      <w:sz w:val="18"/>
    </w:rPr>
  </w:style>
  <w:style w:type="paragraph" w:customStyle="1" w:styleId="380">
    <w:name w:val="IEEEStds Quotation"/>
    <w:basedOn w:val="339"/>
    <w:qFormat/>
    <w:uiPriority w:val="0"/>
    <w:pPr>
      <w:ind w:left="1077" w:right="1077"/>
    </w:pPr>
    <w:rPr>
      <w:i/>
    </w:rPr>
  </w:style>
  <w:style w:type="paragraph" w:customStyle="1" w:styleId="381">
    <w:name w:val="IEEEStds Numbered Example"/>
    <w:basedOn w:val="339"/>
    <w:next w:val="4"/>
    <w:qFormat/>
    <w:uiPriority w:val="0"/>
    <w:pPr>
      <w:pBdr>
        <w:top w:val="single" w:color="auto" w:sz="4" w:space="1"/>
        <w:left w:val="single" w:color="auto" w:sz="4" w:space="4"/>
        <w:bottom w:val="single" w:color="auto" w:sz="4" w:space="1"/>
        <w:right w:val="single" w:color="auto" w:sz="4" w:space="4"/>
      </w:pBdr>
      <w:shd w:val="clear" w:color="auto" w:fill="E6E6E6"/>
      <w:spacing w:before="240"/>
    </w:pPr>
  </w:style>
  <w:style w:type="paragraph" w:customStyle="1" w:styleId="382">
    <w:name w:val="IEEEStds Example Text"/>
    <w:basedOn w:val="339"/>
    <w:qFormat/>
    <w:uiPriority w:val="0"/>
    <w:pPr>
      <w:pBdr>
        <w:top w:val="single" w:color="auto" w:sz="4" w:space="1"/>
        <w:left w:val="single" w:color="auto" w:sz="4" w:space="4"/>
        <w:bottom w:val="single" w:color="auto" w:sz="4" w:space="1"/>
        <w:right w:val="single" w:color="auto" w:sz="4" w:space="4"/>
      </w:pBdr>
      <w:shd w:val="clear" w:color="auto" w:fill="E6E6E6"/>
    </w:pPr>
  </w:style>
  <w:style w:type="paragraph" w:customStyle="1" w:styleId="383">
    <w:name w:val="IEEEStds Computer Code Indent 1"/>
    <w:basedOn w:val="170"/>
    <w:qFormat/>
    <w:uiPriority w:val="0"/>
    <w:pPr>
      <w:spacing w:after="120"/>
      <w:ind w:left="896"/>
      <w:contextualSpacing/>
      <w:jc w:val="left"/>
    </w:pPr>
  </w:style>
  <w:style w:type="paragraph" w:customStyle="1" w:styleId="384">
    <w:name w:val="IEEEStds Computer Code Indent 2"/>
    <w:basedOn w:val="170"/>
    <w:qFormat/>
    <w:uiPriority w:val="0"/>
    <w:pPr>
      <w:spacing w:after="120"/>
      <w:ind w:left="1440"/>
      <w:contextualSpacing/>
      <w:jc w:val="left"/>
    </w:pPr>
  </w:style>
  <w:style w:type="paragraph" w:customStyle="1" w:styleId="385">
    <w:name w:val="IEEEStds Computer Code Indent 3"/>
    <w:basedOn w:val="170"/>
    <w:qFormat/>
    <w:uiPriority w:val="0"/>
    <w:pPr>
      <w:spacing w:after="120"/>
      <w:ind w:left="1985"/>
      <w:contextualSpacing/>
      <w:jc w:val="left"/>
    </w:pPr>
  </w:style>
  <w:style w:type="paragraph" w:customStyle="1" w:styleId="386">
    <w:name w:val="IEEEStds Designation"/>
    <w:basedOn w:val="339"/>
    <w:next w:val="387"/>
    <w:qFormat/>
    <w:uiPriority w:val="0"/>
    <w:pPr>
      <w:spacing w:after="0"/>
      <w:jc w:val="right"/>
    </w:pPr>
    <w:rPr>
      <w:rFonts w:ascii="Arial" w:hAnsi="Arial"/>
      <w:b/>
      <w:sz w:val="22"/>
    </w:rPr>
  </w:style>
  <w:style w:type="paragraph" w:customStyle="1" w:styleId="387">
    <w:name w:val="IEEEStds Related Article"/>
    <w:basedOn w:val="339"/>
    <w:qFormat/>
    <w:uiPriority w:val="0"/>
    <w:pPr>
      <w:contextualSpacing/>
      <w:jc w:val="right"/>
    </w:pPr>
    <w:rPr>
      <w:rFonts w:ascii="Arial" w:hAnsi="Arial"/>
      <w:sz w:val="18"/>
    </w:rPr>
  </w:style>
  <w:style w:type="paragraph" w:customStyle="1" w:styleId="388">
    <w:name w:val="IEEEStds Approval Body"/>
    <w:basedOn w:val="339"/>
    <w:qFormat/>
    <w:uiPriority w:val="0"/>
    <w:rPr>
      <w:rFonts w:ascii="Arial" w:hAnsi="Arial"/>
      <w:b/>
      <w:sz w:val="22"/>
    </w:rPr>
  </w:style>
  <w:style w:type="paragraph" w:customStyle="1" w:styleId="389">
    <w:name w:val="IEEEStds Approval Date"/>
    <w:basedOn w:val="339"/>
    <w:qFormat/>
    <w:uiPriority w:val="0"/>
    <w:rPr>
      <w:rFonts w:ascii="Arial" w:hAnsi="Arial"/>
      <w:sz w:val="22"/>
    </w:rPr>
  </w:style>
  <w:style w:type="paragraph" w:customStyle="1" w:styleId="390">
    <w:name w:val="IEEEStds Accredited By"/>
    <w:basedOn w:val="339"/>
    <w:qFormat/>
    <w:uiPriority w:val="0"/>
    <w:rPr>
      <w:rFonts w:ascii="Arial" w:hAnsi="Arial"/>
      <w:b/>
    </w:rPr>
  </w:style>
  <w:style w:type="paragraph" w:customStyle="1" w:styleId="391">
    <w:name w:val="IEEEStds Secretariat"/>
    <w:basedOn w:val="339"/>
    <w:qFormat/>
    <w:uiPriority w:val="0"/>
    <w:rPr>
      <w:rFonts w:ascii="Arial" w:hAnsi="Arial"/>
      <w:b/>
    </w:rPr>
  </w:style>
  <w:style w:type="paragraph" w:customStyle="1" w:styleId="392">
    <w:name w:val="IEEEStds Acknowledgments Title"/>
    <w:basedOn w:val="338"/>
    <w:qFormat/>
    <w:uiPriority w:val="0"/>
    <w:pPr>
      <w:spacing w:after="240"/>
      <w:outlineLvl w:val="0"/>
    </w:pPr>
  </w:style>
  <w:style w:type="paragraph" w:customStyle="1" w:styleId="393">
    <w:name w:val="IEEEStds Acknowledgments Text"/>
    <w:basedOn w:val="339"/>
    <w:qFormat/>
    <w:uiPriority w:val="0"/>
  </w:style>
  <w:style w:type="paragraph" w:customStyle="1" w:styleId="394">
    <w:name w:val="IEEEStds Participants Heading"/>
    <w:basedOn w:val="338"/>
    <w:qFormat/>
    <w:uiPriority w:val="0"/>
    <w:pPr>
      <w:spacing w:after="240"/>
      <w:outlineLvl w:val="0"/>
    </w:pPr>
  </w:style>
  <w:style w:type="paragraph" w:customStyle="1" w:styleId="395">
    <w:name w:val="IEEEStds Participants Text"/>
    <w:basedOn w:val="339"/>
    <w:qFormat/>
    <w:uiPriority w:val="0"/>
  </w:style>
  <w:style w:type="paragraph" w:customStyle="1" w:styleId="396">
    <w:name w:val="IEEEStds Figure Footnote"/>
    <w:basedOn w:val="339"/>
    <w:qFormat/>
    <w:uiPriority w:val="0"/>
    <w:pPr>
      <w:spacing w:after="120"/>
    </w:pPr>
    <w:rPr>
      <w:sz w:val="18"/>
    </w:rPr>
  </w:style>
  <w:style w:type="paragraph" w:customStyle="1" w:styleId="397">
    <w:name w:val="IEEEStds Figure Footnote Continued"/>
    <w:basedOn w:val="339"/>
    <w:qFormat/>
    <w:uiPriority w:val="0"/>
    <w:pPr>
      <w:spacing w:after="120"/>
      <w:contextualSpacing/>
    </w:pPr>
    <w:rPr>
      <w:sz w:val="18"/>
    </w:rPr>
  </w:style>
  <w:style w:type="paragraph" w:customStyle="1" w:styleId="398">
    <w:name w:val="IEEEStds Working Group Officers"/>
    <w:basedOn w:val="339"/>
    <w:qFormat/>
    <w:uiPriority w:val="0"/>
    <w:pPr>
      <w:contextualSpacing/>
      <w:jc w:val="center"/>
    </w:pPr>
  </w:style>
  <w:style w:type="paragraph" w:customStyle="1" w:styleId="399">
    <w:name w:val="IEEEStds Standards Board Members"/>
    <w:basedOn w:val="339"/>
    <w:qFormat/>
    <w:uiPriority w:val="0"/>
    <w:pPr>
      <w:contextualSpacing/>
      <w:jc w:val="left"/>
    </w:pPr>
    <w:rPr>
      <w:sz w:val="18"/>
    </w:rPr>
  </w:style>
  <w:style w:type="paragraph" w:customStyle="1" w:styleId="400">
    <w:name w:val="IEEEStds Balloting Committee Members"/>
    <w:basedOn w:val="339"/>
    <w:qFormat/>
    <w:uiPriority w:val="0"/>
    <w:pPr>
      <w:contextualSpacing/>
      <w:jc w:val="left"/>
    </w:pPr>
    <w:rPr>
      <w:sz w:val="18"/>
    </w:rPr>
  </w:style>
  <w:style w:type="paragraph" w:customStyle="1" w:styleId="401">
    <w:name w:val="IEEEStds Standards Board Officers"/>
    <w:basedOn w:val="339"/>
    <w:qFormat/>
    <w:uiPriority w:val="0"/>
    <w:pPr>
      <w:contextualSpacing/>
      <w:jc w:val="center"/>
    </w:pPr>
  </w:style>
  <w:style w:type="paragraph" w:customStyle="1" w:styleId="402">
    <w:name w:val="IEEEStds Standards Board Liaisons"/>
    <w:basedOn w:val="339"/>
    <w:qFormat/>
    <w:uiPriority w:val="0"/>
    <w:pPr>
      <w:contextualSpacing/>
      <w:jc w:val="center"/>
    </w:pPr>
  </w:style>
  <w:style w:type="paragraph" w:customStyle="1" w:styleId="403">
    <w:name w:val="IEEEStds Working Group Members"/>
    <w:basedOn w:val="339"/>
    <w:qFormat/>
    <w:uiPriority w:val="0"/>
    <w:pPr>
      <w:contextualSpacing/>
      <w:jc w:val="left"/>
    </w:pPr>
    <w:rPr>
      <w:sz w:val="18"/>
    </w:rPr>
  </w:style>
  <w:style w:type="paragraph" w:customStyle="1" w:styleId="404">
    <w:name w:val="IEEEStds Publisher Name"/>
    <w:basedOn w:val="339"/>
    <w:next w:val="405"/>
    <w:qFormat/>
    <w:uiPriority w:val="0"/>
    <w:pPr>
      <w:spacing w:after="0"/>
      <w:jc w:val="left"/>
    </w:pPr>
    <w:rPr>
      <w:rFonts w:ascii="Arial" w:hAnsi="Arial"/>
      <w:sz w:val="14"/>
    </w:rPr>
  </w:style>
  <w:style w:type="paragraph" w:customStyle="1" w:styleId="405">
    <w:name w:val="IEEEStds Publisher Address"/>
    <w:basedOn w:val="339"/>
    <w:qFormat/>
    <w:uiPriority w:val="0"/>
    <w:rPr>
      <w:rFonts w:ascii="Arial" w:hAnsi="Arial"/>
      <w:sz w:val="14"/>
    </w:rPr>
  </w:style>
  <w:style w:type="paragraph" w:customStyle="1" w:styleId="406">
    <w:name w:val="IEEEStds License"/>
    <w:basedOn w:val="339"/>
    <w:qFormat/>
    <w:uiPriority w:val="0"/>
    <w:pPr>
      <w:contextualSpacing/>
      <w:jc w:val="left"/>
    </w:pPr>
    <w:rPr>
      <w:rFonts w:ascii="Arial" w:hAnsi="Arial"/>
      <w:sz w:val="14"/>
    </w:rPr>
  </w:style>
  <w:style w:type="paragraph" w:customStyle="1" w:styleId="407">
    <w:name w:val="IEEEStds Copyright"/>
    <w:basedOn w:val="339"/>
    <w:qFormat/>
    <w:uiPriority w:val="0"/>
    <w:pPr>
      <w:spacing w:after="0"/>
      <w:jc w:val="left"/>
    </w:pPr>
    <w:rPr>
      <w:rFonts w:ascii="Arial" w:hAnsi="Arial"/>
      <w:sz w:val="14"/>
    </w:rPr>
  </w:style>
  <w:style w:type="paragraph" w:customStyle="1" w:styleId="408">
    <w:name w:val="IEEEStds Published"/>
    <w:basedOn w:val="339"/>
    <w:qFormat/>
    <w:uiPriority w:val="0"/>
    <w:pPr>
      <w:jc w:val="left"/>
    </w:pPr>
    <w:rPr>
      <w:rFonts w:ascii="Arial" w:hAnsi="Arial"/>
      <w:sz w:val="14"/>
    </w:rPr>
  </w:style>
  <w:style w:type="paragraph" w:customStyle="1" w:styleId="409">
    <w:name w:val="IEEEStds ISBN Product Number"/>
    <w:basedOn w:val="339"/>
    <w:qFormat/>
    <w:uiPriority w:val="0"/>
    <w:pPr>
      <w:tabs>
        <w:tab w:val="left" w:pos="567"/>
        <w:tab w:val="left" w:pos="2552"/>
      </w:tabs>
      <w:contextualSpacing/>
      <w:jc w:val="left"/>
    </w:pPr>
    <w:rPr>
      <w:rFonts w:ascii="Arial" w:hAnsi="Arial"/>
      <w:sz w:val="14"/>
    </w:rPr>
  </w:style>
  <w:style w:type="paragraph" w:customStyle="1" w:styleId="410">
    <w:name w:val="IEEEStds Supplementary"/>
    <w:basedOn w:val="339"/>
    <w:qFormat/>
    <w:uiPriority w:val="0"/>
    <w:pPr>
      <w:spacing w:after="0"/>
      <w:jc w:val="left"/>
    </w:pPr>
    <w:rPr>
      <w:rFonts w:ascii="Arial" w:hAnsi="Arial"/>
      <w:i/>
      <w:sz w:val="14"/>
    </w:rPr>
  </w:style>
  <w:style w:type="paragraph" w:customStyle="1" w:styleId="411">
    <w:name w:val="IEEEStds Paragraph Centered"/>
    <w:basedOn w:val="339"/>
    <w:qFormat/>
    <w:uiPriority w:val="0"/>
    <w:pPr>
      <w:jc w:val="center"/>
    </w:pPr>
  </w:style>
  <w:style w:type="paragraph" w:customStyle="1" w:styleId="412">
    <w:name w:val="IEEEStds Introduction Heading"/>
    <w:basedOn w:val="338"/>
    <w:next w:val="344"/>
    <w:qFormat/>
    <w:uiPriority w:val="0"/>
    <w:pPr>
      <w:spacing w:after="240"/>
      <w:outlineLvl w:val="0"/>
    </w:pPr>
  </w:style>
  <w:style w:type="paragraph" w:customStyle="1" w:styleId="413">
    <w:name w:val="IEEEStds Equation Where Para"/>
    <w:basedOn w:val="339"/>
    <w:qFormat/>
    <w:uiPriority w:val="0"/>
  </w:style>
  <w:style w:type="paragraph" w:customStyle="1" w:styleId="414">
    <w:name w:val="IEEEStds Sponsor Committee"/>
    <w:basedOn w:val="339"/>
    <w:qFormat/>
    <w:uiPriority w:val="0"/>
    <w:pPr>
      <w:spacing w:after="0"/>
    </w:pPr>
    <w:rPr>
      <w:rFonts w:ascii="Arial" w:hAnsi="Arial"/>
      <w:b/>
    </w:rPr>
  </w:style>
  <w:style w:type="paragraph" w:customStyle="1" w:styleId="415">
    <w:name w:val="IEEEStds Sponsor Society"/>
    <w:basedOn w:val="339"/>
    <w:qFormat/>
    <w:uiPriority w:val="0"/>
    <w:rPr>
      <w:rFonts w:ascii="Arial" w:hAnsi="Arial"/>
      <w:b/>
    </w:rPr>
  </w:style>
  <w:style w:type="paragraph" w:customStyle="1" w:styleId="416">
    <w:name w:val="IEEEStds Sponsor Boilerplate"/>
    <w:basedOn w:val="339"/>
    <w:qFormat/>
    <w:uiPriority w:val="0"/>
    <w:pPr>
      <w:spacing w:after="0"/>
      <w:contextualSpacing/>
    </w:pPr>
    <w:rPr>
      <w:rFonts w:ascii="Arial" w:hAnsi="Arial"/>
    </w:rPr>
  </w:style>
  <w:style w:type="character" w:customStyle="1" w:styleId="417">
    <w:name w:val="IEEEStds ColorRed"/>
    <w:qFormat/>
    <w:uiPriority w:val="1"/>
    <w:rPr>
      <w:color w:val="FF0000"/>
    </w:rPr>
  </w:style>
  <w:style w:type="character" w:customStyle="1" w:styleId="418">
    <w:name w:val="IEEEStds ColorDarkRed"/>
    <w:qFormat/>
    <w:uiPriority w:val="1"/>
    <w:rPr>
      <w:color w:val="C00000"/>
    </w:rPr>
  </w:style>
  <w:style w:type="character" w:customStyle="1" w:styleId="419">
    <w:name w:val="IEEEStds ColorOrange"/>
    <w:qFormat/>
    <w:uiPriority w:val="1"/>
    <w:rPr>
      <w:color w:val="FFC000"/>
    </w:rPr>
  </w:style>
  <w:style w:type="character" w:customStyle="1" w:styleId="420">
    <w:name w:val="IEEEStds ColorYellow"/>
    <w:qFormat/>
    <w:uiPriority w:val="1"/>
    <w:rPr>
      <w:color w:val="FFFF00"/>
    </w:rPr>
  </w:style>
  <w:style w:type="character" w:customStyle="1" w:styleId="421">
    <w:name w:val="IEEEStds ColorLightGreen"/>
    <w:qFormat/>
    <w:uiPriority w:val="1"/>
    <w:rPr>
      <w:color w:val="92D050"/>
    </w:rPr>
  </w:style>
  <w:style w:type="character" w:customStyle="1" w:styleId="422">
    <w:name w:val="IEEEStds ColorGreen"/>
    <w:qFormat/>
    <w:uiPriority w:val="1"/>
    <w:rPr>
      <w:color w:val="00B050"/>
    </w:rPr>
  </w:style>
  <w:style w:type="character" w:customStyle="1" w:styleId="423">
    <w:name w:val="IEEEStds ColorLightBlue"/>
    <w:qFormat/>
    <w:uiPriority w:val="1"/>
    <w:rPr>
      <w:color w:val="00B0F0"/>
    </w:rPr>
  </w:style>
  <w:style w:type="character" w:customStyle="1" w:styleId="424">
    <w:name w:val="IEEEStds ColorBlue"/>
    <w:qFormat/>
    <w:uiPriority w:val="1"/>
    <w:rPr>
      <w:color w:val="0070C0"/>
    </w:rPr>
  </w:style>
  <w:style w:type="character" w:customStyle="1" w:styleId="425">
    <w:name w:val="IEEEStds ColorDarkBlue"/>
    <w:qFormat/>
    <w:uiPriority w:val="1"/>
    <w:rPr>
      <w:color w:val="002060"/>
    </w:rPr>
  </w:style>
  <w:style w:type="character" w:customStyle="1" w:styleId="426">
    <w:name w:val="IEEEStds ColorPurple"/>
    <w:qFormat/>
    <w:uiPriority w:val="1"/>
    <w:rPr>
      <w:color w:val="7030A0"/>
    </w:rPr>
  </w:style>
  <w:style w:type="character" w:customStyle="1" w:styleId="427">
    <w:name w:val="IEEEStds StyledContent1"/>
    <w:qFormat/>
    <w:uiPriority w:val="1"/>
    <w:rPr>
      <w:color w:val="996633"/>
    </w:rPr>
  </w:style>
  <w:style w:type="character" w:customStyle="1" w:styleId="428">
    <w:name w:val="IEEEStds StyledContent2"/>
    <w:qFormat/>
    <w:uiPriority w:val="1"/>
    <w:rPr>
      <w:color w:val="FF5050"/>
    </w:rPr>
  </w:style>
  <w:style w:type="character" w:customStyle="1" w:styleId="429">
    <w:name w:val="IEEEStds StyledContent3"/>
    <w:qFormat/>
    <w:uiPriority w:val="1"/>
    <w:rPr>
      <w:color w:val="669900"/>
    </w:rPr>
  </w:style>
  <w:style w:type="character" w:customStyle="1" w:styleId="430">
    <w:name w:val="IEEEStds StyledContent4"/>
    <w:qFormat/>
    <w:uiPriority w:val="1"/>
    <w:rPr>
      <w:color w:val="CC66FF"/>
    </w:rPr>
  </w:style>
  <w:style w:type="character" w:customStyle="1" w:styleId="431">
    <w:name w:val="IEEEStds StyledContent5"/>
    <w:qFormat/>
    <w:uiPriority w:val="1"/>
    <w:rPr>
      <w:color w:val="00CC99"/>
    </w:rPr>
  </w:style>
  <w:style w:type="character" w:customStyle="1" w:styleId="432">
    <w:name w:val="IEEEStds StyledContent6"/>
    <w:qFormat/>
    <w:uiPriority w:val="1"/>
    <w:rPr>
      <w:color w:val="336600"/>
    </w:rPr>
  </w:style>
  <w:style w:type="character" w:customStyle="1" w:styleId="433">
    <w:name w:val="IEEEStds StyledContent7"/>
    <w:qFormat/>
    <w:uiPriority w:val="1"/>
    <w:rPr>
      <w:color w:val="FF33CC"/>
    </w:rPr>
  </w:style>
  <w:style w:type="character" w:customStyle="1" w:styleId="434">
    <w:name w:val="IEEEStds StyledContent8"/>
    <w:qFormat/>
    <w:uiPriority w:val="1"/>
    <w:rPr>
      <w:color w:val="CC3300"/>
    </w:rPr>
  </w:style>
  <w:style w:type="character" w:customStyle="1" w:styleId="435">
    <w:name w:val="IEEEStds StyledContent9"/>
    <w:qFormat/>
    <w:uiPriority w:val="1"/>
    <w:rPr>
      <w:color w:val="FF9966"/>
    </w:rPr>
  </w:style>
  <w:style w:type="paragraph" w:customStyle="1" w:styleId="436">
    <w:name w:val="IEEEStds Introduction Subheading"/>
    <w:basedOn w:val="412"/>
    <w:qFormat/>
    <w:uiPriority w:val="0"/>
    <w:pPr>
      <w:autoSpaceDE w:val="0"/>
      <w:autoSpaceDN w:val="0"/>
      <w:adjustRightInd w:val="0"/>
    </w:pPr>
  </w:style>
  <w:style w:type="paragraph" w:customStyle="1" w:styleId="437">
    <w:name w:val="IEEEStds Head 5 NoAutoNum"/>
    <w:basedOn w:val="167"/>
    <w:qFormat/>
    <w:uiPriority w:val="0"/>
    <w:pPr>
      <w:numPr>
        <w:ilvl w:val="0"/>
        <w:numId w:val="0"/>
      </w:numPr>
      <w:tabs>
        <w:tab w:val="left" w:pos="1514"/>
      </w:tabs>
    </w:pPr>
  </w:style>
  <w:style w:type="character" w:customStyle="1" w:styleId="438">
    <w:name w:val="IEEEStds Monospace"/>
    <w:qFormat/>
    <w:uiPriority w:val="1"/>
    <w:rPr>
      <w:rFonts w:ascii="Courier New" w:hAnsi="Courier New"/>
    </w:rPr>
  </w:style>
  <w:style w:type="paragraph" w:customStyle="1" w:styleId="439">
    <w:name w:val="IEEEStds Title Non-XML"/>
    <w:basedOn w:val="338"/>
    <w:qFormat/>
    <w:uiPriority w:val="0"/>
    <w:pPr>
      <w:spacing w:before="1800" w:after="960"/>
      <w:outlineLvl w:val="0"/>
    </w:pPr>
    <w:rPr>
      <w:sz w:val="46"/>
    </w:rPr>
  </w:style>
  <w:style w:type="paragraph" w:customStyle="1" w:styleId="440">
    <w:name w:val="IEEEStds Editing Instructions"/>
    <w:basedOn w:val="339"/>
    <w:qFormat/>
    <w:uiPriority w:val="0"/>
    <w:rPr>
      <w:b/>
      <w:i/>
    </w:rPr>
  </w:style>
  <w:style w:type="paragraph" w:customStyle="1" w:styleId="441">
    <w:name w:val="IEEEStds Annex Title NoAutoNum"/>
    <w:basedOn w:val="338"/>
    <w:qFormat/>
    <w:uiPriority w:val="0"/>
    <w:pPr>
      <w:keepNext/>
      <w:keepLines/>
      <w:suppressAutoHyphens/>
      <w:spacing w:before="360" w:after="360"/>
      <w:outlineLvl w:val="0"/>
    </w:pPr>
  </w:style>
  <w:style w:type="paragraph" w:customStyle="1" w:styleId="442">
    <w:name w:val="IEEEStds Annex Head 2 NoAutoNum"/>
    <w:basedOn w:val="338"/>
    <w:qFormat/>
    <w:uiPriority w:val="0"/>
    <w:pPr>
      <w:spacing w:before="360" w:after="240"/>
      <w:outlineLvl w:val="1"/>
    </w:pPr>
  </w:style>
  <w:style w:type="paragraph" w:customStyle="1" w:styleId="443">
    <w:name w:val="IEEEStds Annex Head 3 NoAutoNum"/>
    <w:basedOn w:val="338"/>
    <w:qFormat/>
    <w:uiPriority w:val="0"/>
    <w:pPr>
      <w:spacing w:before="240" w:after="240"/>
      <w:outlineLvl w:val="2"/>
    </w:pPr>
    <w:rPr>
      <w:sz w:val="22"/>
    </w:rPr>
  </w:style>
  <w:style w:type="paragraph" w:customStyle="1" w:styleId="444">
    <w:name w:val="IEEEStds Annex Head 4 NoAutoNum"/>
    <w:basedOn w:val="338"/>
    <w:qFormat/>
    <w:uiPriority w:val="0"/>
    <w:pPr>
      <w:spacing w:before="240" w:after="240"/>
      <w:outlineLvl w:val="3"/>
    </w:pPr>
    <w:rPr>
      <w:sz w:val="20"/>
    </w:rPr>
  </w:style>
  <w:style w:type="paragraph" w:customStyle="1" w:styleId="445">
    <w:name w:val="IEEEStds Annex Head 5 NoAutoNum"/>
    <w:basedOn w:val="338"/>
    <w:qFormat/>
    <w:uiPriority w:val="0"/>
    <w:pPr>
      <w:spacing w:before="240" w:after="240"/>
      <w:outlineLvl w:val="4"/>
    </w:pPr>
    <w:rPr>
      <w:sz w:val="20"/>
    </w:rPr>
  </w:style>
  <w:style w:type="paragraph" w:customStyle="1" w:styleId="446">
    <w:name w:val="IEEEStds Annex Head 6 NoAutoNum"/>
    <w:basedOn w:val="338"/>
    <w:qFormat/>
    <w:uiPriority w:val="0"/>
    <w:pPr>
      <w:spacing w:before="240" w:after="240"/>
      <w:outlineLvl w:val="5"/>
    </w:pPr>
    <w:rPr>
      <w:sz w:val="20"/>
    </w:rPr>
  </w:style>
  <w:style w:type="paragraph" w:customStyle="1" w:styleId="447">
    <w:name w:val="IEEEStds Standards Officers"/>
    <w:basedOn w:val="339"/>
    <w:qFormat/>
    <w:uiPriority w:val="0"/>
    <w:pPr>
      <w:ind w:left="357" w:hanging="357"/>
      <w:contextualSpacing/>
      <w:jc w:val="center"/>
    </w:pPr>
  </w:style>
  <w:style w:type="paragraph" w:customStyle="1" w:styleId="448">
    <w:name w:val="IEEEStds Standards Participants"/>
    <w:basedOn w:val="339"/>
    <w:qFormat/>
    <w:uiPriority w:val="0"/>
    <w:pPr>
      <w:ind w:left="357" w:hanging="357"/>
      <w:contextualSpacing/>
      <w:jc w:val="left"/>
    </w:pPr>
    <w:rPr>
      <w:sz w:val="18"/>
    </w:rPr>
  </w:style>
  <w:style w:type="paragraph" w:customStyle="1" w:styleId="449">
    <w:name w:val="IEEEStds Standards Entities Participants"/>
    <w:basedOn w:val="339"/>
    <w:qFormat/>
    <w:uiPriority w:val="0"/>
    <w:pPr>
      <w:ind w:left="357" w:hanging="357"/>
      <w:contextualSpacing/>
      <w:jc w:val="left"/>
    </w:pPr>
    <w:rPr>
      <w:sz w:val="18"/>
    </w:rPr>
  </w:style>
  <w:style w:type="paragraph" w:customStyle="1" w:styleId="450">
    <w:name w:val="IEEEStds Single Note In List"/>
    <w:basedOn w:val="171"/>
    <w:qFormat/>
    <w:uiPriority w:val="0"/>
    <w:pPr>
      <w:autoSpaceDE w:val="0"/>
      <w:autoSpaceDN w:val="0"/>
      <w:adjustRightInd w:val="0"/>
      <w:ind w:left="840"/>
    </w:pPr>
    <w:rPr>
      <w:szCs w:val="24"/>
    </w:rPr>
  </w:style>
  <w:style w:type="paragraph" w:customStyle="1" w:styleId="451">
    <w:name w:val="IEEEStds Numbered List Level 1 In Note"/>
    <w:basedOn w:val="175"/>
    <w:qFormat/>
    <w:uiPriority w:val="0"/>
    <w:pPr>
      <w:tabs>
        <w:tab w:val="left" w:pos="646"/>
      </w:tabs>
      <w:autoSpaceDE w:val="0"/>
      <w:autoSpaceDN w:val="0"/>
      <w:adjustRightInd w:val="0"/>
      <w:spacing w:line="240" w:lineRule="auto"/>
      <w:ind w:left="204"/>
    </w:pPr>
    <w:rPr>
      <w:szCs w:val="24"/>
    </w:rPr>
  </w:style>
  <w:style w:type="paragraph" w:customStyle="1" w:styleId="452">
    <w:name w:val="IEEEStds Figure Panel Caption"/>
    <w:basedOn w:val="184"/>
    <w:qFormat/>
    <w:uiPriority w:val="0"/>
    <w:pPr>
      <w:tabs>
        <w:tab w:val="left" w:pos="1000"/>
      </w:tabs>
      <w:autoSpaceDE w:val="0"/>
      <w:autoSpaceDN w:val="0"/>
      <w:adjustRightInd w:val="0"/>
      <w:ind w:firstLine="280"/>
    </w:pPr>
    <w:rPr>
      <w:szCs w:val="24"/>
    </w:rPr>
  </w:style>
  <w:style w:type="paragraph" w:customStyle="1" w:styleId="453">
    <w:name w:val="IEEEStds Multi EQ Varlist"/>
    <w:basedOn w:val="191"/>
    <w:qFormat/>
    <w:uiPriority w:val="0"/>
    <w:pPr>
      <w:autoSpaceDE w:val="0"/>
      <w:autoSpaceDN w:val="0"/>
      <w:adjustRightInd w:val="0"/>
    </w:pPr>
    <w:rPr>
      <w:szCs w:val="24"/>
    </w:rPr>
  </w:style>
  <w:style w:type="paragraph" w:customStyle="1" w:styleId="454">
    <w:name w:val="IEEEStds Table Footer Paragraph"/>
    <w:basedOn w:val="339"/>
    <w:qFormat/>
    <w:uiPriority w:val="0"/>
    <w:pPr>
      <w:autoSpaceDE w:val="0"/>
      <w:autoSpaceDN w:val="0"/>
      <w:adjustRightInd w:val="0"/>
      <w:spacing w:after="0"/>
    </w:pPr>
    <w:rPr>
      <w:sz w:val="18"/>
      <w:szCs w:val="18"/>
    </w:rPr>
  </w:style>
  <w:style w:type="paragraph" w:customStyle="1" w:styleId="455">
    <w:name w:val="IEEEStds Numbered List Level 2 In Note"/>
    <w:basedOn w:val="451"/>
    <w:qFormat/>
    <w:uiPriority w:val="0"/>
    <w:pPr>
      <w:tabs>
        <w:tab w:val="left" w:pos="2040"/>
      </w:tabs>
      <w:ind w:left="1440"/>
    </w:pPr>
  </w:style>
  <w:style w:type="paragraph" w:customStyle="1" w:styleId="456">
    <w:name w:val="IEEEStds Numbered List Level 3 In Note"/>
    <w:basedOn w:val="455"/>
    <w:qFormat/>
    <w:uiPriority w:val="0"/>
    <w:pPr>
      <w:tabs>
        <w:tab w:val="left" w:pos="2520"/>
      </w:tabs>
      <w:ind w:left="2040" w:hanging="536"/>
    </w:pPr>
  </w:style>
  <w:style w:type="paragraph" w:customStyle="1" w:styleId="457">
    <w:name w:val="IEEEStds Recognized Adopted"/>
    <w:basedOn w:val="339"/>
    <w:qFormat/>
    <w:uiPriority w:val="0"/>
    <w:pPr>
      <w:jc w:val="left"/>
    </w:pPr>
    <w:rPr>
      <w:rFonts w:ascii="Arial" w:hAnsi="Arial"/>
      <w:sz w:val="22"/>
    </w:rPr>
  </w:style>
  <w:style w:type="paragraph" w:customStyle="1" w:styleId="458">
    <w:name w:val="IEEEStds Definitions Continued"/>
    <w:basedOn w:val="188"/>
    <w:qFormat/>
    <w:uiPriority w:val="0"/>
  </w:style>
  <w:style w:type="paragraph" w:customStyle="1" w:styleId="459">
    <w:name w:val="IEEEStds Unordered List Level 1 in Note"/>
    <w:basedOn w:val="339"/>
    <w:qFormat/>
    <w:uiPriority w:val="0"/>
    <w:pPr>
      <w:tabs>
        <w:tab w:val="left" w:pos="896"/>
        <w:tab w:val="left" w:pos="1440"/>
        <w:tab w:val="left" w:pos="1979"/>
        <w:tab w:val="left" w:pos="2517"/>
        <w:tab w:val="left" w:pos="3056"/>
      </w:tabs>
      <w:ind w:left="896" w:hanging="539"/>
    </w:pPr>
  </w:style>
  <w:style w:type="paragraph" w:customStyle="1" w:styleId="460">
    <w:name w:val="IEEEStds Unordered List Level 2 in Note"/>
    <w:basedOn w:val="339"/>
    <w:qFormat/>
    <w:uiPriority w:val="0"/>
    <w:pPr>
      <w:tabs>
        <w:tab w:val="left" w:pos="1440"/>
        <w:tab w:val="left" w:pos="1979"/>
        <w:tab w:val="left" w:pos="2517"/>
        <w:tab w:val="left" w:pos="3056"/>
        <w:tab w:val="left" w:pos="3595"/>
      </w:tabs>
      <w:ind w:left="1435" w:hanging="539"/>
    </w:pPr>
  </w:style>
  <w:style w:type="paragraph" w:customStyle="1" w:styleId="461">
    <w:name w:val="Inera_CharStyleParag"/>
    <w:basedOn w:val="1"/>
    <w:qFormat/>
    <w:uiPriority w:val="0"/>
    <w:pPr>
      <w:autoSpaceDE w:val="0"/>
      <w:autoSpaceDN w:val="0"/>
      <w:adjustRightInd w:val="0"/>
      <w:spacing w:after="200" w:line="276" w:lineRule="auto"/>
    </w:pPr>
    <w:rPr>
      <w:rFonts w:ascii="Calibri" w:hAnsi="Calibri" w:eastAsia="Calibri"/>
      <w:sz w:val="22"/>
      <w:szCs w:val="24"/>
      <w:lang w:val="en-GB" w:eastAsia="en-US"/>
    </w:rPr>
  </w:style>
  <w:style w:type="paragraph" w:customStyle="1" w:styleId="462">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463">
    <w:name w:val="标准文件_注："/>
    <w:next w:val="462"/>
    <w:qFormat/>
    <w:uiPriority w:val="0"/>
    <w:pPr>
      <w:widowControl w:val="0"/>
      <w:numPr>
        <w:ilvl w:val="0"/>
        <w:numId w:val="19"/>
      </w:numPr>
      <w:autoSpaceDE w:val="0"/>
      <w:autoSpaceDN w:val="0"/>
      <w:jc w:val="both"/>
    </w:pPr>
    <w:rPr>
      <w:rFonts w:ascii="宋体" w:hAnsi="Times New Roman" w:eastAsia="宋体" w:cs="Times New Roman"/>
      <w:sz w:val="18"/>
      <w:szCs w:val="18"/>
      <w:lang w:val="en-US" w:eastAsia="zh-CN" w:bidi="ar-SA"/>
    </w:rPr>
  </w:style>
  <w:style w:type="paragraph" w:customStyle="1" w:styleId="464">
    <w:name w:val="标准文件_附录一级条标题"/>
    <w:next w:val="462"/>
    <w:qFormat/>
    <w:uiPriority w:val="0"/>
    <w:pPr>
      <w:widowControl w:val="0"/>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465">
    <w:name w:val="标准文件_附录二级条标题"/>
    <w:next w:val="462"/>
    <w:qFormat/>
    <w:uiPriority w:val="0"/>
    <w:pPr>
      <w:wordWrap w:val="0"/>
      <w:overflowPunct w:val="0"/>
      <w:autoSpaceDE w:val="0"/>
      <w:autoSpaceDN w:val="0"/>
      <w:spacing w:before="50" w:beforeLines="50" w:after="50" w:afterLines="50"/>
      <w:jc w:val="both"/>
      <w:textAlignment w:val="baseline"/>
      <w:outlineLvl w:val="3"/>
    </w:pPr>
    <w:rPr>
      <w:rFonts w:ascii="黑体" w:hAnsi="Times New Roman" w:eastAsia="黑体" w:cs="Times New Roman"/>
      <w:kern w:val="21"/>
      <w:sz w:val="21"/>
      <w:lang w:val="en-US" w:eastAsia="zh-CN" w:bidi="ar-SA"/>
    </w:rPr>
  </w:style>
  <w:style w:type="paragraph" w:customStyle="1" w:styleId="466">
    <w:name w:val="标准文件_字母编号列项（一级）"/>
    <w:qFormat/>
    <w:uiPriority w:val="0"/>
    <w:pPr>
      <w:numPr>
        <w:ilvl w:val="0"/>
        <w:numId w:val="20"/>
      </w:numPr>
      <w:jc w:val="both"/>
    </w:pPr>
    <w:rPr>
      <w:rFonts w:ascii="宋体" w:hAnsi="Times New Roman" w:eastAsia="宋体" w:cs="Times New Roman"/>
      <w:sz w:val="21"/>
      <w:lang w:val="en-US" w:eastAsia="zh-CN" w:bidi="ar-SA"/>
    </w:rPr>
  </w:style>
  <w:style w:type="paragraph" w:customStyle="1" w:styleId="467">
    <w:name w:val="标准文件_二级条标题"/>
    <w:next w:val="462"/>
    <w:qFormat/>
    <w:uiPriority w:val="0"/>
    <w:pPr>
      <w:widowControl w:val="0"/>
      <w:numPr>
        <w:ilvl w:val="3"/>
        <w:numId w:val="21"/>
      </w:numPr>
      <w:spacing w:before="50" w:beforeLines="50" w:after="50" w:afterLines="50"/>
      <w:jc w:val="both"/>
      <w:outlineLvl w:val="2"/>
    </w:pPr>
    <w:rPr>
      <w:rFonts w:ascii="黑体" w:hAnsi="Times New Roman" w:eastAsia="黑体" w:cs="Times New Roman"/>
      <w:sz w:val="21"/>
      <w:lang w:val="en-US" w:eastAsia="zh-CN" w:bidi="ar-SA"/>
    </w:rPr>
  </w:style>
  <w:style w:type="paragraph" w:customStyle="1" w:styleId="468">
    <w:name w:val="标准文件_数字编号列项（二级）"/>
    <w:qFormat/>
    <w:uiPriority w:val="0"/>
    <w:pPr>
      <w:numPr>
        <w:ilvl w:val="1"/>
        <w:numId w:val="20"/>
      </w:numPr>
      <w:tabs>
        <w:tab w:val="left" w:pos="851"/>
      </w:tabs>
      <w:jc w:val="both"/>
    </w:pPr>
    <w:rPr>
      <w:rFonts w:ascii="宋体" w:hAnsi="Times New Roman" w:eastAsia="宋体" w:cs="Times New Roman"/>
      <w:sz w:val="21"/>
      <w:lang w:val="en-US" w:eastAsia="zh-CN" w:bidi="ar-SA"/>
    </w:rPr>
  </w:style>
  <w:style w:type="paragraph" w:customStyle="1" w:styleId="469">
    <w:name w:val="标准文件_附录标识"/>
    <w:next w:val="462"/>
    <w:qFormat/>
    <w:uiPriority w:val="0"/>
    <w:p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470">
    <w:name w:val="标准文件_附录表标题"/>
    <w:next w:val="462"/>
    <w:qFormat/>
    <w:uiPriority w:val="0"/>
    <w:pPr>
      <w:numPr>
        <w:ilvl w:val="1"/>
        <w:numId w:val="22"/>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471">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72">
    <w:name w:val="paragraph"/>
    <w:semiHidden/>
    <w:qFormat/>
    <w:uiPriority w:val="0"/>
    <w:pPr>
      <w:spacing w:before="100" w:beforeAutospacing="1" w:after="100" w:afterAutospacing="1"/>
    </w:pPr>
    <w:rPr>
      <w:rFonts w:ascii="等线" w:hAnsi="等线" w:eastAsia="等线" w:cs="Times New Roman"/>
      <w:sz w:val="24"/>
      <w:szCs w:val="24"/>
      <w:lang w:val="en-US" w:eastAsia="ja-JP" w:bidi="ar-SA"/>
    </w:rPr>
  </w:style>
  <w:style w:type="table" w:customStyle="1" w:styleId="473">
    <w:name w:val="网格型4"/>
    <w:qFormat/>
    <w:uiPriority w:val="59"/>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paragraph" w:customStyle="1" w:styleId="474">
    <w:name w:val="WPSOffice手动目录 1"/>
    <w:qFormat/>
    <w:uiPriority w:val="0"/>
    <w:rPr>
      <w:rFonts w:ascii="Times New Roman" w:hAnsi="Times New Roman" w:eastAsia="宋体" w:cs="Times New Roman"/>
      <w:lang w:val="en-US" w:eastAsia="zh-CN" w:bidi="ar-SA"/>
    </w:rPr>
  </w:style>
  <w:style w:type="paragraph" w:customStyle="1" w:styleId="475">
    <w:name w:val="WPSOffice手动目录 2"/>
    <w:qFormat/>
    <w:uiPriority w:val="0"/>
    <w:pPr>
      <w:ind w:left="200" w:leftChars="200"/>
    </w:pPr>
    <w:rPr>
      <w:rFonts w:ascii="Times New Roman" w:hAnsi="Times New Roman" w:eastAsia="宋体" w:cs="Times New Roman"/>
      <w:lang w:val="en-US" w:eastAsia="zh-CN" w:bidi="ar-SA"/>
    </w:rPr>
  </w:style>
  <w:style w:type="table" w:customStyle="1" w:styleId="476">
    <w:name w:val="网格型1"/>
    <w:basedOn w:val="89"/>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7">
    <w:name w:val="Normal1"/>
    <w:qFormat/>
    <w:uiPriority w:val="0"/>
    <w:pPr>
      <w:jc w:val="both"/>
    </w:pPr>
    <w:rPr>
      <w:rFonts w:ascii="Times New Roman" w:hAnsi="Times New Roman" w:eastAsia="宋体" w:cs="Times New Roman"/>
      <w:kern w:val="2"/>
      <w:sz w:val="21"/>
      <w:szCs w:val="21"/>
      <w:lang w:val="en-US" w:eastAsia="zh-CN" w:bidi="ar-SA"/>
    </w:rPr>
  </w:style>
  <w:style w:type="character" w:customStyle="1" w:styleId="478">
    <w:name w:val="font11"/>
    <w:basedOn w:val="91"/>
    <w:qFormat/>
    <w:uiPriority w:val="0"/>
    <w:rPr>
      <w:rFonts w:hint="eastAsia" w:ascii="宋体" w:hAnsi="宋体" w:eastAsia="宋体" w:cs="宋体"/>
      <w:color w:val="000000"/>
      <w:sz w:val="20"/>
      <w:szCs w:val="20"/>
      <w:u w:val="none"/>
    </w:rPr>
  </w:style>
  <w:style w:type="paragraph" w:customStyle="1" w:styleId="479">
    <w:name w:val="Revision"/>
    <w:hidden/>
    <w:unhideWhenUsed/>
    <w:qFormat/>
    <w:uiPriority w:val="99"/>
    <w:rPr>
      <w:rFonts w:ascii="Times New Roman" w:hAnsi="Times New Roman" w:eastAsia="宋体" w:cs="Times New Roman"/>
      <w:sz w:val="24"/>
      <w:lang w:val="en-US" w:eastAsia="ja-JP" w:bidi="ar-SA"/>
    </w:rPr>
  </w:style>
  <w:style w:type="character" w:customStyle="1" w:styleId="480">
    <w:name w:val="Unresolved Mention"/>
    <w:basedOn w:val="91"/>
    <w:semiHidden/>
    <w:unhideWhenUsed/>
    <w:qFormat/>
    <w:uiPriority w:val="99"/>
    <w:rPr>
      <w:color w:val="605E5C"/>
      <w:shd w:val="clear" w:color="auto" w:fill="E1DFDD"/>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7FF2434-A9B3-4E80-8074-59D75215F94E}">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97</Pages>
  <Words>3006</Words>
  <Characters>17767</Characters>
  <Lines>1133</Lines>
  <Paragraphs>307</Paragraphs>
  <TotalTime>43</TotalTime>
  <ScaleCrop>false</ScaleCrop>
  <LinksUpToDate>false</LinksUpToDate>
  <CharactersWithSpaces>20605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2026-04-27T20:13:00Z</dcterms:created>
  <dc:creator>IEEE Standards</dc:creator>
  <cp:lastModifiedBy>刘柏炜(2025013245)</cp:lastModifiedBy>
  <cp:lastPrinted>2026-03-07T03:12:00Z</cp:lastPrinted>
  <dcterms:modified xsi:type="dcterms:W3CDTF">2026-05-07T04:35:41Z</dcterms:modified>
  <dc:title>IEEE Standards - draft standard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eyJoZGlkIjoiMTVkYzAyMjc2MTFjNGY3OGUwNWIzMzY0NGY0YzVkNmUiLCJ1c2VySWQiOiIxNzQxNjAyNjk5In0=</vt:lpwstr>
  </property>
  <property fmtid="{D5CDD505-2E9C-101B-9397-08002B2CF9AE}" pid="3" name="KSOProductBuildVer">
    <vt:lpwstr>2052-12.1.0.25865</vt:lpwstr>
  </property>
  <property fmtid="{D5CDD505-2E9C-101B-9397-08002B2CF9AE}" pid="4" name="ICV">
    <vt:lpwstr>885D96C8CC2C7D55D802B96904829799_43</vt:lpwstr>
  </property>
  <property fmtid="{D5CDD505-2E9C-101B-9397-08002B2CF9AE}" pid="5" name="GrammarlyDocumentId">
    <vt:lpwstr>d455b920-b620-42fe-8752-8cb9588cb950</vt:lpwstr>
  </property>
</Properties>
</file>